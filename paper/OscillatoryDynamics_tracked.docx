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0D040" w14:textId="27B20236" w:rsidR="0023368E" w:rsidRPr="00A20AEF" w:rsidRDefault="00437550">
      <w:pPr>
        <w:jc w:val="center"/>
        <w:rPr>
          <w:rFonts w:ascii="Times New Roman" w:eastAsia="Times New Roman" w:hAnsi="Times New Roman" w:cs="Times New Roman"/>
          <w:strike/>
          <w:color w:val="131413"/>
          <w:sz w:val="24"/>
          <w:szCs w:val="24"/>
          <w:lang w:val="en-US"/>
        </w:rPr>
      </w:pPr>
      <w:r w:rsidRPr="00A20AEF">
        <w:rPr>
          <w:rFonts w:ascii="Times New Roman" w:eastAsia="Times New Roman" w:hAnsi="Times New Roman" w:cs="Times New Roman"/>
          <w:color w:val="131413"/>
          <w:sz w:val="24"/>
          <w:szCs w:val="24"/>
          <w:lang w:val="en-US"/>
        </w:rPr>
        <w:t xml:space="preserve">Oscillatory dynamics during sense-making of complex </w:t>
      </w:r>
      <w:r w:rsidR="00F5118C">
        <w:rPr>
          <w:rFonts w:ascii="Times New Roman" w:eastAsia="Times New Roman" w:hAnsi="Times New Roman" w:cs="Times New Roman"/>
          <w:color w:val="131413"/>
          <w:sz w:val="24"/>
          <w:szCs w:val="24"/>
          <w:lang w:val="en-US"/>
        </w:rPr>
        <w:t xml:space="preserve">naturalistic </w:t>
      </w:r>
      <w:r w:rsidRPr="00A20AEF">
        <w:rPr>
          <w:rFonts w:ascii="Times New Roman" w:eastAsia="Times New Roman" w:hAnsi="Times New Roman" w:cs="Times New Roman"/>
          <w:color w:val="131413"/>
          <w:sz w:val="24"/>
          <w:szCs w:val="24"/>
          <w:lang w:val="en-US"/>
        </w:rPr>
        <w:t>symbolic and non</w:t>
      </w:r>
      <w:r w:rsidR="000B5294">
        <w:rPr>
          <w:rFonts w:ascii="Times New Roman" w:eastAsia="Times New Roman" w:hAnsi="Times New Roman" w:cs="Times New Roman"/>
          <w:color w:val="131413"/>
          <w:sz w:val="24"/>
          <w:szCs w:val="24"/>
          <w:lang w:val="en-US"/>
        </w:rPr>
        <w:t>-</w:t>
      </w:r>
      <w:r w:rsidRPr="00A20AEF">
        <w:rPr>
          <w:rFonts w:ascii="Times New Roman" w:eastAsia="Times New Roman" w:hAnsi="Times New Roman" w:cs="Times New Roman"/>
          <w:color w:val="131413"/>
          <w:sz w:val="24"/>
          <w:szCs w:val="24"/>
          <w:lang w:val="en-US"/>
        </w:rPr>
        <w:t xml:space="preserve">symbolic mathematical </w:t>
      </w:r>
      <w:commentRangeStart w:id="0"/>
      <w:commentRangeStart w:id="1"/>
      <w:commentRangeStart w:id="2"/>
      <w:commentRangeStart w:id="3"/>
      <w:r w:rsidR="004A58B4">
        <w:rPr>
          <w:rFonts w:ascii="Times New Roman" w:eastAsia="Times New Roman" w:hAnsi="Times New Roman" w:cs="Times New Roman"/>
          <w:color w:val="131413"/>
          <w:sz w:val="24"/>
          <w:szCs w:val="24"/>
          <w:lang w:val="en-US"/>
        </w:rPr>
        <w:t>demonstration</w:t>
      </w:r>
      <w:r w:rsidRPr="00A20AEF">
        <w:rPr>
          <w:rFonts w:ascii="Times New Roman" w:eastAsia="Times New Roman" w:hAnsi="Times New Roman" w:cs="Times New Roman"/>
          <w:color w:val="131413"/>
          <w:sz w:val="24"/>
          <w:szCs w:val="24"/>
          <w:lang w:val="en-US"/>
        </w:rPr>
        <w:t>s</w:t>
      </w:r>
      <w:commentRangeEnd w:id="0"/>
      <w:r w:rsidR="00DD4F4C">
        <w:rPr>
          <w:rStyle w:val="CommentReference"/>
        </w:rPr>
        <w:commentReference w:id="0"/>
      </w:r>
      <w:commentRangeEnd w:id="1"/>
      <w:commentRangeEnd w:id="2"/>
      <w:commentRangeEnd w:id="3"/>
      <w:r w:rsidR="00E67704">
        <w:rPr>
          <w:rStyle w:val="CommentReference"/>
        </w:rPr>
        <w:commentReference w:id="1"/>
      </w:r>
      <w:r w:rsidR="004C7A8B">
        <w:rPr>
          <w:rStyle w:val="CommentReference"/>
        </w:rPr>
        <w:commentReference w:id="2"/>
      </w:r>
      <w:r w:rsidR="00E67704">
        <w:rPr>
          <w:rStyle w:val="CommentReference"/>
        </w:rPr>
        <w:commentReference w:id="3"/>
      </w:r>
      <w:r w:rsidRPr="00A20AEF">
        <w:rPr>
          <w:rFonts w:ascii="Times New Roman" w:eastAsia="Times New Roman" w:hAnsi="Times New Roman" w:cs="Times New Roman"/>
          <w:strike/>
          <w:color w:val="131413"/>
          <w:sz w:val="24"/>
          <w:szCs w:val="24"/>
          <w:lang w:val="en-US"/>
        </w:rPr>
        <w:t xml:space="preserve"> </w:t>
      </w:r>
    </w:p>
    <w:p w14:paraId="1151FE05" w14:textId="77777777" w:rsidR="0023368E" w:rsidRPr="00A20AEF" w:rsidRDefault="0023368E">
      <w:pPr>
        <w:jc w:val="center"/>
        <w:rPr>
          <w:rFonts w:ascii="Times New Roman" w:eastAsia="Times New Roman" w:hAnsi="Times New Roman" w:cs="Times New Roman"/>
          <w:strike/>
          <w:color w:val="131413"/>
          <w:sz w:val="24"/>
          <w:szCs w:val="24"/>
          <w:lang w:val="en-US"/>
        </w:rPr>
      </w:pPr>
    </w:p>
    <w:p w14:paraId="33828B52" w14:textId="0D8C938A" w:rsidR="00F453C9" w:rsidRPr="00EC7858" w:rsidRDefault="00F453C9" w:rsidP="00F453C9">
      <w:pPr>
        <w:spacing w:line="480" w:lineRule="auto"/>
        <w:rPr>
          <w:ins w:id="4" w:author="Venera Gashaj" w:date="2023-05-04T20:24:00Z"/>
          <w:rFonts w:ascii="Times New Roman" w:eastAsia="Times New Roman" w:hAnsi="Times New Roman" w:cs="Times New Roman"/>
          <w:b/>
          <w:bCs/>
          <w:sz w:val="24"/>
          <w:szCs w:val="24"/>
          <w:lang w:val="en-US"/>
        </w:rPr>
      </w:pPr>
      <w:commentRangeStart w:id="5"/>
      <w:r>
        <w:rPr>
          <w:rFonts w:ascii="Times New Roman" w:eastAsia="Times New Roman" w:hAnsi="Times New Roman" w:cs="Times New Roman"/>
          <w:b/>
          <w:bCs/>
          <w:sz w:val="24"/>
          <w:szCs w:val="24"/>
          <w:lang w:val="en-US"/>
        </w:rPr>
        <w:t xml:space="preserve">Symbolic </w:t>
      </w:r>
      <w:commentRangeEnd w:id="5"/>
      <w:ins w:id="6" w:author="Venera Gashaj" w:date="2023-05-04T20:24:00Z">
        <w:r>
          <w:rPr>
            <w:rStyle w:val="CommentReference"/>
          </w:rPr>
          <w:commentReference w:id="5"/>
        </w:r>
        <w:r>
          <w:rPr>
            <w:rFonts w:ascii="Times New Roman" w:eastAsia="Times New Roman" w:hAnsi="Times New Roman" w:cs="Times New Roman"/>
            <w:b/>
            <w:bCs/>
            <w:sz w:val="24"/>
            <w:szCs w:val="24"/>
            <w:lang w:val="en-US"/>
          </w:rPr>
          <w:t>and non-symbolic reasoning in mathematics</w:t>
        </w:r>
      </w:ins>
    </w:p>
    <w:p w14:paraId="32279631" w14:textId="70C4C5CC" w:rsidR="00F453C9" w:rsidRDefault="00F453C9" w:rsidP="00F453C9">
      <w:pPr>
        <w:spacing w:line="480" w:lineRule="auto"/>
        <w:rPr>
          <w:ins w:id="7" w:author="Venera Gashaj" w:date="2023-05-04T20:24:00Z"/>
          <w:rFonts w:ascii="Times New Roman" w:eastAsia="Times New Roman" w:hAnsi="Times New Roman" w:cs="Times New Roman"/>
          <w:color w:val="131413"/>
          <w:sz w:val="24"/>
          <w:szCs w:val="24"/>
          <w:lang w:val="en-US"/>
        </w:rPr>
      </w:pPr>
      <w:ins w:id="8" w:author="Venera Gashaj" w:date="2023-05-04T20:24:00Z">
        <w:r>
          <w:rPr>
            <w:rFonts w:ascii="Times New Roman" w:eastAsia="Times New Roman" w:hAnsi="Times New Roman" w:cs="Times New Roman"/>
            <w:color w:val="131413"/>
            <w:sz w:val="24"/>
            <w:szCs w:val="24"/>
            <w:lang w:val="en-US"/>
          </w:rPr>
          <w:t xml:space="preserve">Established in France in 1935, </w:t>
        </w:r>
        <w:r w:rsidRPr="00DE4599">
          <w:rPr>
            <w:rFonts w:ascii="Times New Roman" w:eastAsia="Times New Roman" w:hAnsi="Times New Roman" w:cs="Times New Roman"/>
            <w:color w:val="131413"/>
            <w:sz w:val="24"/>
            <w:szCs w:val="24"/>
            <w:lang w:val="en-US"/>
          </w:rPr>
          <w:t xml:space="preserve">Nicolas </w:t>
        </w:r>
        <w:proofErr w:type="spellStart"/>
        <w:r w:rsidRPr="00DE4599">
          <w:rPr>
            <w:rFonts w:ascii="Times New Roman" w:eastAsia="Times New Roman" w:hAnsi="Times New Roman" w:cs="Times New Roman"/>
            <w:color w:val="131413"/>
            <w:sz w:val="24"/>
            <w:szCs w:val="24"/>
            <w:lang w:val="en-US"/>
          </w:rPr>
          <w:t>Bourbaki</w:t>
        </w:r>
        <w:proofErr w:type="spellEnd"/>
        <w:r>
          <w:rPr>
            <w:rFonts w:ascii="Times New Roman" w:eastAsia="Times New Roman" w:hAnsi="Times New Roman" w:cs="Times New Roman"/>
            <w:color w:val="131413"/>
            <w:sz w:val="24"/>
            <w:szCs w:val="24"/>
            <w:lang w:val="en-US"/>
          </w:rPr>
          <w:t>—</w:t>
        </w:r>
        <w:r w:rsidRPr="00DE4599">
          <w:rPr>
            <w:rFonts w:ascii="Times New Roman" w:eastAsia="Times New Roman" w:hAnsi="Times New Roman" w:cs="Times New Roman"/>
            <w:color w:val="131413"/>
            <w:sz w:val="24"/>
            <w:szCs w:val="24"/>
            <w:lang w:val="en-US"/>
          </w:rPr>
          <w:t>the collective pseudonym of a</w:t>
        </w:r>
        <w:r>
          <w:rPr>
            <w:rFonts w:ascii="Times New Roman" w:eastAsia="Times New Roman" w:hAnsi="Times New Roman" w:cs="Times New Roman"/>
            <w:color w:val="131413"/>
            <w:sz w:val="24"/>
            <w:szCs w:val="24"/>
            <w:lang w:val="en-US"/>
          </w:rPr>
          <w:t>n influential</w:t>
        </w:r>
        <w:r w:rsidRPr="00DE4599">
          <w:rPr>
            <w:rFonts w:ascii="Times New Roman" w:eastAsia="Times New Roman" w:hAnsi="Times New Roman" w:cs="Times New Roman"/>
            <w:color w:val="131413"/>
            <w:sz w:val="24"/>
            <w:szCs w:val="24"/>
            <w:lang w:val="en-US"/>
          </w:rPr>
          <w:t xml:space="preserve"> group of mathematicians</w:t>
        </w:r>
        <w:r>
          <w:rPr>
            <w:rFonts w:ascii="Times New Roman" w:eastAsia="Times New Roman" w:hAnsi="Times New Roman" w:cs="Times New Roman"/>
            <w:color w:val="131413"/>
            <w:sz w:val="24"/>
            <w:szCs w:val="24"/>
            <w:lang w:val="en-US"/>
          </w:rPr>
          <w:t>—made a significant impact on</w:t>
        </w:r>
        <w:r w:rsidRPr="00DE4599">
          <w:rPr>
            <w:rFonts w:ascii="Times New Roman" w:eastAsia="Times New Roman" w:hAnsi="Times New Roman" w:cs="Times New Roman"/>
            <w:color w:val="131413"/>
            <w:sz w:val="24"/>
            <w:szCs w:val="24"/>
            <w:lang w:val="en-US"/>
          </w:rPr>
          <w:t xml:space="preserve"> mathematics and mathematics education</w:t>
        </w:r>
        <w:r>
          <w:rPr>
            <w:rFonts w:ascii="Times New Roman" w:eastAsia="Times New Roman" w:hAnsi="Times New Roman" w:cs="Times New Roman"/>
            <w:color w:val="131413"/>
            <w:sz w:val="24"/>
            <w:szCs w:val="24"/>
            <w:lang w:val="en-US"/>
          </w:rPr>
          <w:t xml:space="preserve"> throughout the last century.</w:t>
        </w:r>
      </w:ins>
      <w:moveToRangeStart w:id="9" w:author="Venera Gashaj" w:date="2023-05-04T20:24:00Z" w:name="move134124293"/>
      <w:moveTo w:id="10" w:author="Venera Gashaj" w:date="2023-05-04T20:24:00Z">
        <w:r>
          <w:rPr>
            <w:rFonts w:ascii="Times New Roman" w:eastAsia="Times New Roman" w:hAnsi="Times New Roman" w:cs="Times New Roman"/>
            <w:color w:val="131413"/>
            <w:sz w:val="24"/>
            <w:szCs w:val="24"/>
            <w:lang w:val="en-US"/>
          </w:rPr>
          <w:t xml:space="preserve"> </w:t>
        </w:r>
        <w:proofErr w:type="spellStart"/>
        <w:r>
          <w:rPr>
            <w:rFonts w:ascii="Times New Roman" w:eastAsia="Times New Roman" w:hAnsi="Times New Roman" w:cs="Times New Roman"/>
            <w:color w:val="131413"/>
            <w:sz w:val="24"/>
            <w:szCs w:val="24"/>
            <w:lang w:val="en-US"/>
          </w:rPr>
          <w:t>Bourbaki</w:t>
        </w:r>
        <w:proofErr w:type="spellEnd"/>
        <w:r>
          <w:rPr>
            <w:rFonts w:ascii="Times New Roman" w:eastAsia="Times New Roman" w:hAnsi="Times New Roman" w:cs="Times New Roman"/>
            <w:color w:val="131413"/>
            <w:sz w:val="24"/>
            <w:szCs w:val="24"/>
            <w:lang w:val="en-US"/>
          </w:rPr>
          <w:t xml:space="preserve"> was</w:t>
        </w:r>
        <w:r w:rsidRPr="00DE4599">
          <w:rPr>
            <w:rFonts w:ascii="Times New Roman" w:eastAsia="Times New Roman" w:hAnsi="Times New Roman" w:cs="Times New Roman"/>
            <w:color w:val="131413"/>
            <w:sz w:val="24"/>
            <w:szCs w:val="24"/>
            <w:lang w:val="en-US"/>
          </w:rPr>
          <w:t xml:space="preserve"> instrumental in the </w:t>
        </w:r>
        <w:proofErr w:type="spellStart"/>
        <w:r w:rsidRPr="001022DE">
          <w:rPr>
            <w:rFonts w:ascii="Times New Roman" w:eastAsia="Times New Roman" w:hAnsi="Times New Roman" w:cs="Times New Roman"/>
            <w:i/>
            <w:iCs/>
            <w:color w:val="131413"/>
            <w:sz w:val="24"/>
            <w:szCs w:val="24"/>
            <w:lang w:val="en-US"/>
          </w:rPr>
          <w:t>Moderne</w:t>
        </w:r>
        <w:proofErr w:type="spellEnd"/>
        <w:r w:rsidRPr="001022DE">
          <w:rPr>
            <w:rFonts w:ascii="Times New Roman" w:eastAsia="Times New Roman" w:hAnsi="Times New Roman" w:cs="Times New Roman"/>
            <w:i/>
            <w:iCs/>
            <w:color w:val="131413"/>
            <w:sz w:val="24"/>
            <w:szCs w:val="24"/>
            <w:lang w:val="en-US"/>
          </w:rPr>
          <w:t xml:space="preserve"> </w:t>
        </w:r>
        <w:proofErr w:type="spellStart"/>
        <w:r w:rsidRPr="001022DE">
          <w:rPr>
            <w:rFonts w:ascii="Times New Roman" w:eastAsia="Times New Roman" w:hAnsi="Times New Roman" w:cs="Times New Roman"/>
            <w:i/>
            <w:iCs/>
            <w:color w:val="131413"/>
            <w:sz w:val="24"/>
            <w:szCs w:val="24"/>
            <w:lang w:val="en-US"/>
          </w:rPr>
          <w:t>Mathématique</w:t>
        </w:r>
        <w:proofErr w:type="spellEnd"/>
        <w:r w:rsidRPr="00DE4599">
          <w:rPr>
            <w:rFonts w:ascii="Times New Roman" w:eastAsia="Times New Roman" w:hAnsi="Times New Roman" w:cs="Times New Roman"/>
            <w:color w:val="131413"/>
            <w:sz w:val="24"/>
            <w:szCs w:val="24"/>
            <w:lang w:val="en-US"/>
          </w:rPr>
          <w:t xml:space="preserve"> movement that modernized </w:t>
        </w:r>
        <w:r>
          <w:rPr>
            <w:rFonts w:ascii="Times New Roman" w:eastAsia="Times New Roman" w:hAnsi="Times New Roman" w:cs="Times New Roman"/>
            <w:color w:val="131413"/>
            <w:sz w:val="24"/>
            <w:szCs w:val="24"/>
            <w:lang w:val="en-US"/>
          </w:rPr>
          <w:t xml:space="preserve">mathematics education in France, and it influenced the </w:t>
        </w:r>
        <w:r w:rsidRPr="001022DE">
          <w:rPr>
            <w:rFonts w:ascii="Times New Roman" w:eastAsia="Times New Roman" w:hAnsi="Times New Roman" w:cs="Times New Roman"/>
            <w:i/>
            <w:iCs/>
            <w:color w:val="131413"/>
            <w:sz w:val="24"/>
            <w:szCs w:val="24"/>
            <w:lang w:val="en-US"/>
          </w:rPr>
          <w:t>New Math</w:t>
        </w:r>
        <w:r>
          <w:rPr>
            <w:rFonts w:ascii="Times New Roman" w:eastAsia="Times New Roman" w:hAnsi="Times New Roman" w:cs="Times New Roman"/>
            <w:color w:val="131413"/>
            <w:sz w:val="24"/>
            <w:szCs w:val="24"/>
            <w:lang w:val="en-US"/>
          </w:rPr>
          <w:t xml:space="preserve"> movement in the United States (Munson, 2010). </w:t>
        </w:r>
      </w:moveTo>
      <w:moveToRangeEnd w:id="9"/>
      <w:ins w:id="11" w:author="Venera Gashaj" w:date="2023-05-04T20:24:00Z">
        <w:r>
          <w:rPr>
            <w:rFonts w:ascii="Times New Roman" w:eastAsia="Times New Roman" w:hAnsi="Times New Roman" w:cs="Times New Roman"/>
            <w:color w:val="131413"/>
            <w:sz w:val="24"/>
            <w:szCs w:val="24"/>
            <w:lang w:val="en-US"/>
          </w:rPr>
          <w:t xml:space="preserve">Core to this approach was an emphasis on rigor and formal, symbolic argumentation that came at the expense of visuals and imagery—symbolic rigor over non-symbolic intuition. </w:t>
        </w:r>
        <w:proofErr w:type="spellStart"/>
        <w:r>
          <w:rPr>
            <w:rFonts w:ascii="Times New Roman" w:eastAsia="Times New Roman" w:hAnsi="Times New Roman" w:cs="Times New Roman"/>
            <w:color w:val="131413"/>
            <w:sz w:val="24"/>
            <w:szCs w:val="24"/>
            <w:lang w:val="en-US"/>
          </w:rPr>
          <w:t>Bourbaki’s</w:t>
        </w:r>
        <w:proofErr w:type="spellEnd"/>
        <w:r>
          <w:rPr>
            <w:rFonts w:ascii="Times New Roman" w:eastAsia="Times New Roman" w:hAnsi="Times New Roman" w:cs="Times New Roman"/>
            <w:color w:val="131413"/>
            <w:sz w:val="24"/>
            <w:szCs w:val="24"/>
            <w:lang w:val="en-US"/>
          </w:rPr>
          <w:t xml:space="preserve"> approach to mathematics spilled over to mathematics education, with approaches such as </w:t>
        </w:r>
        <w:r w:rsidRPr="001022DE">
          <w:rPr>
            <w:rFonts w:ascii="Times New Roman" w:eastAsia="Times New Roman" w:hAnsi="Times New Roman" w:cs="Times New Roman"/>
            <w:i/>
            <w:iCs/>
            <w:color w:val="131413"/>
            <w:sz w:val="24"/>
            <w:szCs w:val="24"/>
            <w:lang w:val="en-US"/>
          </w:rPr>
          <w:t>New Math</w:t>
        </w:r>
        <w:r>
          <w:rPr>
            <w:rFonts w:ascii="Times New Roman" w:eastAsia="Times New Roman" w:hAnsi="Times New Roman" w:cs="Times New Roman"/>
            <w:color w:val="131413"/>
            <w:sz w:val="24"/>
            <w:szCs w:val="24"/>
            <w:lang w:val="en-US"/>
          </w:rPr>
          <w:t xml:space="preserve"> emphasizing an understanding of mathematical fundamentals even at the expense of more intuitive but less rigorous examples.</w:t>
        </w:r>
      </w:ins>
    </w:p>
    <w:p w14:paraId="33B9A1A1" w14:textId="57B930C4" w:rsidR="00F453C9" w:rsidRDefault="00F453C9" w:rsidP="005C713A">
      <w:pPr>
        <w:spacing w:line="480" w:lineRule="auto"/>
        <w:ind w:firstLine="720"/>
        <w:rPr>
          <w:ins w:id="12" w:author="Venera Gashaj" w:date="2023-05-04T20:24:00Z"/>
          <w:rFonts w:ascii="Times New Roman" w:eastAsia="Times New Roman" w:hAnsi="Times New Roman" w:cs="Times New Roman"/>
          <w:color w:val="131413"/>
          <w:sz w:val="24"/>
          <w:szCs w:val="24"/>
          <w:lang w:val="en-US"/>
        </w:rPr>
      </w:pPr>
      <w:ins w:id="13" w:author="Venera Gashaj" w:date="2023-05-04T20:24:00Z">
        <w:r>
          <w:rPr>
            <w:rFonts w:ascii="Times New Roman" w:eastAsia="Times New Roman" w:hAnsi="Times New Roman" w:cs="Times New Roman"/>
            <w:color w:val="131413"/>
            <w:sz w:val="24"/>
            <w:szCs w:val="24"/>
            <w:lang w:val="en-US"/>
          </w:rPr>
          <w:t>Debates</w:t>
        </w:r>
      </w:ins>
      <w:moveToRangeStart w:id="14" w:author="Venera Gashaj" w:date="2023-05-04T20:24:00Z" w:name="move134124294"/>
      <w:moveTo w:id="15" w:author="Venera Gashaj" w:date="2023-05-04T20:24:00Z">
        <w:r>
          <w:rPr>
            <w:rFonts w:ascii="Times New Roman" w:eastAsia="Times New Roman" w:hAnsi="Times New Roman" w:cs="Times New Roman"/>
            <w:color w:val="131413"/>
            <w:sz w:val="24"/>
            <w:szCs w:val="24"/>
            <w:lang w:val="en-US"/>
          </w:rPr>
          <w:t xml:space="preserve"> regarding (symbolic) rigor over (non-symbolic) intuition in mathematics education continue to the present day (see, e.g., </w:t>
        </w:r>
        <w:proofErr w:type="spellStart"/>
        <w:r w:rsidRPr="00471EED">
          <w:rPr>
            <w:rFonts w:ascii="Times New Roman" w:eastAsia="Times New Roman" w:hAnsi="Times New Roman" w:cs="Times New Roman"/>
            <w:color w:val="131413"/>
            <w:sz w:val="24"/>
            <w:szCs w:val="24"/>
            <w:lang w:val="en-US"/>
          </w:rPr>
          <w:t>Trninic</w:t>
        </w:r>
        <w:proofErr w:type="spellEnd"/>
        <w:r w:rsidRPr="00471EED">
          <w:rPr>
            <w:rFonts w:ascii="Times New Roman" w:eastAsia="Times New Roman" w:hAnsi="Times New Roman" w:cs="Times New Roman"/>
            <w:color w:val="131413"/>
            <w:sz w:val="24"/>
            <w:szCs w:val="24"/>
            <w:lang w:val="en-US"/>
          </w:rPr>
          <w:t>,</w:t>
        </w:r>
        <w:r>
          <w:rPr>
            <w:rFonts w:ascii="Times New Roman" w:eastAsia="Times New Roman" w:hAnsi="Times New Roman" w:cs="Times New Roman"/>
            <w:color w:val="131413"/>
            <w:sz w:val="24"/>
            <w:szCs w:val="24"/>
            <w:lang w:val="en-US"/>
          </w:rPr>
          <w:t xml:space="preserve"> </w:t>
        </w:r>
        <w:r w:rsidRPr="00471EED">
          <w:rPr>
            <w:rFonts w:ascii="Times New Roman" w:eastAsia="Times New Roman" w:hAnsi="Times New Roman" w:cs="Times New Roman"/>
            <w:color w:val="131413"/>
            <w:sz w:val="24"/>
            <w:szCs w:val="24"/>
            <w:lang w:val="en-US"/>
          </w:rPr>
          <w:t xml:space="preserve">Wagner, &amp; </w:t>
        </w:r>
        <w:proofErr w:type="spellStart"/>
        <w:r w:rsidRPr="00471EED">
          <w:rPr>
            <w:rFonts w:ascii="Times New Roman" w:eastAsia="Times New Roman" w:hAnsi="Times New Roman" w:cs="Times New Roman"/>
            <w:color w:val="131413"/>
            <w:sz w:val="24"/>
            <w:szCs w:val="24"/>
            <w:lang w:val="en-US"/>
          </w:rPr>
          <w:t>Kapur</w:t>
        </w:r>
        <w:proofErr w:type="spellEnd"/>
        <w:r>
          <w:rPr>
            <w:rFonts w:ascii="Times New Roman" w:eastAsia="Times New Roman" w:hAnsi="Times New Roman" w:cs="Times New Roman"/>
            <w:color w:val="131413"/>
            <w:sz w:val="24"/>
            <w:szCs w:val="24"/>
            <w:lang w:val="en-US"/>
          </w:rPr>
          <w:t xml:space="preserve">, </w:t>
        </w:r>
        <w:r w:rsidRPr="00471EED">
          <w:rPr>
            <w:rFonts w:ascii="Times New Roman" w:eastAsia="Times New Roman" w:hAnsi="Times New Roman" w:cs="Times New Roman"/>
            <w:color w:val="131413"/>
            <w:sz w:val="24"/>
            <w:szCs w:val="24"/>
            <w:lang w:val="en-US"/>
          </w:rPr>
          <w:t>2018</w:t>
        </w:r>
        <w:r>
          <w:rPr>
            <w:rFonts w:ascii="Times New Roman" w:eastAsia="Times New Roman" w:hAnsi="Times New Roman" w:cs="Times New Roman"/>
            <w:color w:val="131413"/>
            <w:sz w:val="24"/>
            <w:szCs w:val="24"/>
            <w:lang w:val="en-US"/>
          </w:rPr>
          <w:t xml:space="preserve">). </w:t>
        </w:r>
      </w:moveTo>
      <w:moveToRangeEnd w:id="14"/>
      <w:ins w:id="16" w:author="Venera Gashaj" w:date="2023-05-04T20:24:00Z">
        <w:r>
          <w:rPr>
            <w:rFonts w:ascii="Times New Roman" w:eastAsia="Times New Roman" w:hAnsi="Times New Roman" w:cs="Times New Roman"/>
            <w:color w:val="131413"/>
            <w:sz w:val="24"/>
            <w:szCs w:val="24"/>
            <w:lang w:val="en-US"/>
          </w:rPr>
          <w:t xml:space="preserve">Because these debates concern the apparent difference between formal mathematics as a discipline (formal, symbolic) and mathematical reasoning that goes on inside the minds of mathematicians (intuitive, possibly non-symbolic), neuroimaging techniques could provide a novel and powerful source of evidence in this debate. </w:t>
        </w:r>
        <w:proofErr w:type="gramStart"/>
        <w:r>
          <w:rPr>
            <w:rFonts w:ascii="Times New Roman" w:eastAsia="Times New Roman" w:hAnsi="Times New Roman" w:cs="Times New Roman"/>
            <w:color w:val="131413"/>
            <w:sz w:val="24"/>
            <w:szCs w:val="24"/>
            <w:lang w:val="en-US"/>
          </w:rPr>
          <w:t>At the moment</w:t>
        </w:r>
        <w:proofErr w:type="gramEnd"/>
        <w:r>
          <w:rPr>
            <w:rFonts w:ascii="Times New Roman" w:eastAsia="Times New Roman" w:hAnsi="Times New Roman" w:cs="Times New Roman"/>
            <w:color w:val="131413"/>
            <w:sz w:val="24"/>
            <w:szCs w:val="24"/>
            <w:lang w:val="en-US"/>
          </w:rPr>
          <w:t xml:space="preserve">, however, we know relatively little about what goes on in the brains of individuals when they engage with symbolic or non-symbolic </w:t>
        </w:r>
        <w:r w:rsidR="005C713A">
          <w:rPr>
            <w:rFonts w:ascii="Times New Roman" w:eastAsia="Times New Roman" w:hAnsi="Times New Roman" w:cs="Times New Roman"/>
            <w:color w:val="131413"/>
            <w:sz w:val="24"/>
            <w:szCs w:val="24"/>
            <w:lang w:val="en-US"/>
          </w:rPr>
          <w:t>mathematical reasoning in a naturalistic manner</w:t>
        </w:r>
        <w:r>
          <w:rPr>
            <w:rFonts w:ascii="Times New Roman" w:eastAsia="Times New Roman" w:hAnsi="Times New Roman" w:cs="Times New Roman"/>
            <w:color w:val="131413"/>
            <w:sz w:val="24"/>
            <w:szCs w:val="24"/>
            <w:lang w:val="en-US"/>
          </w:rPr>
          <w:t xml:space="preserve">. The present study uses </w:t>
        </w:r>
        <w:r w:rsidRPr="009F52F7">
          <w:rPr>
            <w:rFonts w:ascii="Times New Roman" w:eastAsia="Times New Roman" w:hAnsi="Times New Roman" w:cs="Times New Roman"/>
            <w:color w:val="131413"/>
            <w:sz w:val="24"/>
            <w:szCs w:val="24"/>
            <w:lang w:val="en-US"/>
          </w:rPr>
          <w:t xml:space="preserve">electroencephalogram (EEG) </w:t>
        </w:r>
        <w:r>
          <w:rPr>
            <w:rFonts w:ascii="Times New Roman" w:eastAsia="Times New Roman" w:hAnsi="Times New Roman" w:cs="Times New Roman"/>
            <w:color w:val="131413"/>
            <w:sz w:val="24"/>
            <w:szCs w:val="24"/>
            <w:lang w:val="en-US"/>
          </w:rPr>
          <w:t>imaging to explore the neural activity underlying naturalistic mathematical reasoning involving symbolic and non-symbolic stimuli.</w:t>
        </w:r>
      </w:ins>
    </w:p>
    <w:p w14:paraId="737A706E" w14:textId="77777777" w:rsidR="00F453C9" w:rsidRPr="005E3E8C" w:rsidRDefault="00F453C9" w:rsidP="00F453C9">
      <w:pPr>
        <w:spacing w:line="480" w:lineRule="auto"/>
        <w:rPr>
          <w:rFonts w:ascii="Times New Roman" w:eastAsia="Times New Roman" w:hAnsi="Times New Roman" w:cs="Times New Roman"/>
          <w:b/>
          <w:bCs/>
          <w:sz w:val="24"/>
          <w:szCs w:val="24"/>
          <w:lang w:val="en-US"/>
        </w:rPr>
      </w:pPr>
      <w:ins w:id="17" w:author="Venera Gashaj" w:date="2023-05-04T20:24:00Z">
        <w:r>
          <w:rPr>
            <w:rFonts w:ascii="Times New Roman" w:eastAsia="Times New Roman" w:hAnsi="Times New Roman" w:cs="Times New Roman"/>
            <w:b/>
            <w:bCs/>
            <w:sz w:val="24"/>
            <w:szCs w:val="24"/>
            <w:lang w:val="en-US"/>
          </w:rPr>
          <w:t xml:space="preserve">Research on symbolic </w:t>
        </w:r>
      </w:ins>
      <w:r>
        <w:rPr>
          <w:rFonts w:ascii="Times New Roman" w:eastAsia="Times New Roman" w:hAnsi="Times New Roman" w:cs="Times New Roman"/>
          <w:b/>
          <w:bCs/>
          <w:sz w:val="24"/>
          <w:szCs w:val="24"/>
          <w:lang w:val="en-US"/>
        </w:rPr>
        <w:t>and non-symbolic skills</w:t>
      </w:r>
      <w:ins w:id="18" w:author="Venera Gashaj" w:date="2023-05-04T20:24:00Z">
        <w:r>
          <w:rPr>
            <w:rFonts w:ascii="Times New Roman" w:eastAsia="Times New Roman" w:hAnsi="Times New Roman" w:cs="Times New Roman"/>
            <w:b/>
            <w:bCs/>
            <w:sz w:val="24"/>
            <w:szCs w:val="24"/>
            <w:lang w:val="en-US"/>
          </w:rPr>
          <w:t xml:space="preserve"> </w:t>
        </w:r>
      </w:ins>
    </w:p>
    <w:p w14:paraId="3B382F16" w14:textId="0531928D" w:rsidR="00F453C9" w:rsidRPr="00A20AEF" w:rsidRDefault="00437550" w:rsidP="00F453C9">
      <w:pPr>
        <w:spacing w:line="480" w:lineRule="auto"/>
        <w:rPr>
          <w:rFonts w:ascii="Times New Roman" w:eastAsia="Times New Roman" w:hAnsi="Times New Roman" w:cs="Times New Roman"/>
          <w:sz w:val="24"/>
          <w:szCs w:val="24"/>
          <w:lang w:val="en-US"/>
        </w:rPr>
      </w:pPr>
      <w:del w:id="19" w:author="Venera Gashaj" w:date="2023-05-04T20:24:00Z">
        <w:r w:rsidRPr="00A20AEF">
          <w:rPr>
            <w:rFonts w:ascii="Times New Roman" w:eastAsia="Times New Roman" w:hAnsi="Times New Roman" w:cs="Times New Roman"/>
            <w:sz w:val="24"/>
            <w:szCs w:val="24"/>
            <w:lang w:val="en-US"/>
          </w:rPr>
          <w:lastRenderedPageBreak/>
          <w:delText>Researchers have speculated</w:delText>
        </w:r>
      </w:del>
      <w:ins w:id="20" w:author="Venera Gashaj" w:date="2023-05-04T20:24:00Z">
        <w:r w:rsidR="00F453C9">
          <w:rPr>
            <w:rFonts w:ascii="Times New Roman" w:eastAsia="Times New Roman" w:hAnsi="Times New Roman" w:cs="Times New Roman"/>
            <w:sz w:val="24"/>
            <w:szCs w:val="24"/>
            <w:lang w:val="en-US"/>
          </w:rPr>
          <w:t>It is argued</w:t>
        </w:r>
      </w:ins>
      <w:r w:rsidR="00F453C9">
        <w:rPr>
          <w:rFonts w:ascii="Times New Roman" w:eastAsia="Times New Roman" w:hAnsi="Times New Roman" w:cs="Times New Roman"/>
          <w:sz w:val="24"/>
          <w:szCs w:val="24"/>
          <w:lang w:val="en-US"/>
        </w:rPr>
        <w:t xml:space="preserve"> </w:t>
      </w:r>
      <w:r w:rsidR="00F453C9" w:rsidRPr="00A20AEF">
        <w:rPr>
          <w:rFonts w:ascii="Times New Roman" w:eastAsia="Times New Roman" w:hAnsi="Times New Roman" w:cs="Times New Roman"/>
          <w:sz w:val="24"/>
          <w:szCs w:val="24"/>
          <w:lang w:val="en-US"/>
        </w:rPr>
        <w:t>that we are born with an intuitive sense of quantity (</w:t>
      </w:r>
      <w:proofErr w:type="spellStart"/>
      <w:r w:rsidR="00F453C9" w:rsidRPr="00A20AEF">
        <w:rPr>
          <w:rFonts w:ascii="Times New Roman" w:eastAsia="Times New Roman" w:hAnsi="Times New Roman" w:cs="Times New Roman"/>
          <w:sz w:val="24"/>
          <w:szCs w:val="24"/>
          <w:lang w:val="en-US"/>
        </w:rPr>
        <w:t>Feigenson</w:t>
      </w:r>
      <w:proofErr w:type="spellEnd"/>
      <w:r w:rsidR="00F453C9" w:rsidRPr="00A20AEF">
        <w:rPr>
          <w:rFonts w:ascii="Times New Roman" w:eastAsia="Times New Roman" w:hAnsi="Times New Roman" w:cs="Times New Roman"/>
          <w:sz w:val="24"/>
          <w:szCs w:val="24"/>
          <w:lang w:val="en-US"/>
        </w:rPr>
        <w:t xml:space="preserve">, </w:t>
      </w:r>
      <w:proofErr w:type="spellStart"/>
      <w:r w:rsidR="00F453C9" w:rsidRPr="00A20AEF">
        <w:rPr>
          <w:rFonts w:ascii="Times New Roman" w:eastAsia="Times New Roman" w:hAnsi="Times New Roman" w:cs="Times New Roman"/>
          <w:sz w:val="24"/>
          <w:szCs w:val="24"/>
          <w:lang w:val="en-US"/>
        </w:rPr>
        <w:t>Dehaene</w:t>
      </w:r>
      <w:proofErr w:type="spellEnd"/>
      <w:r w:rsidR="00F453C9" w:rsidRPr="00A20AEF">
        <w:rPr>
          <w:rFonts w:ascii="Times New Roman" w:eastAsia="Times New Roman" w:hAnsi="Times New Roman" w:cs="Times New Roman"/>
          <w:sz w:val="24"/>
          <w:szCs w:val="24"/>
          <w:lang w:val="en-US"/>
        </w:rPr>
        <w:t xml:space="preserve">, &amp; </w:t>
      </w:r>
      <w:proofErr w:type="spellStart"/>
      <w:r w:rsidR="00F453C9" w:rsidRPr="00A20AEF">
        <w:rPr>
          <w:rFonts w:ascii="Times New Roman" w:eastAsia="Times New Roman" w:hAnsi="Times New Roman" w:cs="Times New Roman"/>
          <w:sz w:val="24"/>
          <w:szCs w:val="24"/>
          <w:lang w:val="en-US"/>
        </w:rPr>
        <w:t>Spelke</w:t>
      </w:r>
      <w:proofErr w:type="spellEnd"/>
      <w:r w:rsidR="00F453C9" w:rsidRPr="00A20AEF">
        <w:rPr>
          <w:rFonts w:ascii="Times New Roman" w:eastAsia="Times New Roman" w:hAnsi="Times New Roman" w:cs="Times New Roman"/>
          <w:sz w:val="24"/>
          <w:szCs w:val="24"/>
          <w:lang w:val="en-US"/>
        </w:rPr>
        <w:t>, 2004)</w:t>
      </w:r>
      <w:r w:rsidR="00F453C9">
        <w:rPr>
          <w:rFonts w:ascii="Times New Roman" w:eastAsia="Times New Roman" w:hAnsi="Times New Roman" w:cs="Times New Roman"/>
          <w:sz w:val="24"/>
          <w:szCs w:val="24"/>
          <w:lang w:val="en-US"/>
        </w:rPr>
        <w:t xml:space="preserve">, </w:t>
      </w:r>
      <w:del w:id="21" w:author="Venera Gashaj" w:date="2023-05-04T20:24:00Z">
        <w:r w:rsidR="00D03FCB">
          <w:rPr>
            <w:rFonts w:ascii="Times New Roman" w:eastAsia="Times New Roman" w:hAnsi="Times New Roman" w:cs="Times New Roman"/>
            <w:sz w:val="24"/>
            <w:szCs w:val="24"/>
            <w:lang w:val="en-US"/>
          </w:rPr>
          <w:delText xml:space="preserve">argued to </w:delText>
        </w:r>
        <w:r w:rsidRPr="00A20AEF">
          <w:rPr>
            <w:rFonts w:ascii="Times New Roman" w:eastAsia="Times New Roman" w:hAnsi="Times New Roman" w:cs="Times New Roman"/>
            <w:sz w:val="24"/>
            <w:szCs w:val="24"/>
            <w:lang w:val="en-US"/>
          </w:rPr>
          <w:delText>develop</w:delText>
        </w:r>
      </w:del>
      <w:ins w:id="22" w:author="Venera Gashaj" w:date="2023-05-04T20:24:00Z">
        <w:r w:rsidR="00F453C9">
          <w:rPr>
            <w:rFonts w:ascii="Times New Roman" w:eastAsia="Times New Roman" w:hAnsi="Times New Roman" w:cs="Times New Roman"/>
            <w:sz w:val="24"/>
            <w:szCs w:val="24"/>
            <w:lang w:val="en-US"/>
          </w:rPr>
          <w:t xml:space="preserve">which </w:t>
        </w:r>
        <w:r w:rsidR="00F453C9" w:rsidRPr="00A20AEF">
          <w:rPr>
            <w:rFonts w:ascii="Times New Roman" w:eastAsia="Times New Roman" w:hAnsi="Times New Roman" w:cs="Times New Roman"/>
            <w:sz w:val="24"/>
            <w:szCs w:val="24"/>
            <w:lang w:val="en-US"/>
          </w:rPr>
          <w:t>develop</w:t>
        </w:r>
        <w:r w:rsidR="00F453C9">
          <w:rPr>
            <w:rFonts w:ascii="Times New Roman" w:eastAsia="Times New Roman" w:hAnsi="Times New Roman" w:cs="Times New Roman"/>
            <w:sz w:val="24"/>
            <w:szCs w:val="24"/>
            <w:lang w:val="en-US"/>
          </w:rPr>
          <w:t>s</w:t>
        </w:r>
      </w:ins>
      <w:r w:rsidR="00F453C9" w:rsidRPr="00A20AEF">
        <w:rPr>
          <w:rFonts w:ascii="Times New Roman" w:eastAsia="Times New Roman" w:hAnsi="Times New Roman" w:cs="Times New Roman"/>
          <w:sz w:val="24"/>
          <w:szCs w:val="24"/>
          <w:lang w:val="en-US"/>
        </w:rPr>
        <w:t xml:space="preserve"> in the first two years of life (Wood &amp; </w:t>
      </w:r>
      <w:proofErr w:type="spellStart"/>
      <w:r w:rsidR="00F453C9" w:rsidRPr="00A20AEF">
        <w:rPr>
          <w:rFonts w:ascii="Times New Roman" w:eastAsia="Times New Roman" w:hAnsi="Times New Roman" w:cs="Times New Roman"/>
          <w:sz w:val="24"/>
          <w:szCs w:val="24"/>
          <w:lang w:val="en-US"/>
        </w:rPr>
        <w:t>Spelke</w:t>
      </w:r>
      <w:proofErr w:type="spellEnd"/>
      <w:r w:rsidR="00F453C9" w:rsidRPr="00A20AEF">
        <w:rPr>
          <w:rFonts w:ascii="Times New Roman" w:eastAsia="Times New Roman" w:hAnsi="Times New Roman" w:cs="Times New Roman"/>
          <w:sz w:val="24"/>
          <w:szCs w:val="24"/>
          <w:lang w:val="en-US"/>
        </w:rPr>
        <w:t xml:space="preserve">, 2005; Gelman &amp; </w:t>
      </w:r>
      <w:proofErr w:type="spellStart"/>
      <w:r w:rsidR="00F453C9" w:rsidRPr="00A20AEF">
        <w:rPr>
          <w:rFonts w:ascii="Times New Roman" w:eastAsia="Times New Roman" w:hAnsi="Times New Roman" w:cs="Times New Roman"/>
          <w:sz w:val="24"/>
          <w:szCs w:val="24"/>
          <w:lang w:val="en-US"/>
        </w:rPr>
        <w:t>Gallistel</w:t>
      </w:r>
      <w:proofErr w:type="spellEnd"/>
      <w:r w:rsidR="00F453C9" w:rsidRPr="00A20AEF">
        <w:rPr>
          <w:rFonts w:ascii="Times New Roman" w:eastAsia="Times New Roman" w:hAnsi="Times New Roman" w:cs="Times New Roman"/>
          <w:sz w:val="24"/>
          <w:szCs w:val="24"/>
          <w:lang w:val="en-US"/>
        </w:rPr>
        <w:t>, 1986). This non-symbolic number understanding, or as Geary (1995) would categorize it</w:t>
      </w:r>
      <w:r w:rsidR="00F453C9">
        <w:rPr>
          <w:rFonts w:ascii="Times New Roman" w:eastAsia="Times New Roman" w:hAnsi="Times New Roman" w:cs="Times New Roman"/>
          <w:sz w:val="24"/>
          <w:szCs w:val="24"/>
          <w:lang w:val="en-US"/>
        </w:rPr>
        <w:t>,</w:t>
      </w:r>
      <w:r w:rsidR="00F453C9" w:rsidRPr="00A20AEF">
        <w:rPr>
          <w:rFonts w:ascii="Times New Roman" w:eastAsia="Times New Roman" w:hAnsi="Times New Roman" w:cs="Times New Roman"/>
          <w:sz w:val="24"/>
          <w:szCs w:val="24"/>
          <w:lang w:val="en-US"/>
        </w:rPr>
        <w:t xml:space="preserve"> </w:t>
      </w:r>
      <w:r w:rsidR="00F453C9" w:rsidRPr="00EC7858">
        <w:rPr>
          <w:rFonts w:ascii="Times New Roman" w:eastAsia="Times New Roman" w:hAnsi="Times New Roman" w:cs="Times New Roman"/>
          <w:i/>
          <w:iCs/>
          <w:sz w:val="24"/>
          <w:szCs w:val="24"/>
          <w:lang w:val="en-US"/>
        </w:rPr>
        <w:t>biologically primary cognitive ability</w:t>
      </w:r>
      <w:r w:rsidR="00F453C9" w:rsidRPr="00A20AEF">
        <w:rPr>
          <w:rFonts w:ascii="Times New Roman" w:eastAsia="Times New Roman" w:hAnsi="Times New Roman" w:cs="Times New Roman"/>
          <w:sz w:val="24"/>
          <w:szCs w:val="24"/>
          <w:lang w:val="en-US"/>
        </w:rPr>
        <w:t xml:space="preserve">, helps students explore the concept of numbers by estimating, comparing, and combining sets of visuals, such as dots or other geometric forms. While </w:t>
      </w:r>
      <w:r w:rsidR="00F453C9" w:rsidRPr="00A20AEF">
        <w:rPr>
          <w:rFonts w:ascii="Times New Roman" w:eastAsia="Times New Roman" w:hAnsi="Times New Roman" w:cs="Times New Roman"/>
          <w:i/>
          <w:sz w:val="24"/>
          <w:szCs w:val="24"/>
          <w:lang w:val="en-US"/>
        </w:rPr>
        <w:t>non-symbolic skills</w:t>
      </w:r>
      <w:r w:rsidR="00F453C9" w:rsidRPr="00A20AEF">
        <w:rPr>
          <w:rFonts w:ascii="Times New Roman" w:eastAsia="Times New Roman" w:hAnsi="Times New Roman" w:cs="Times New Roman"/>
          <w:sz w:val="24"/>
          <w:szCs w:val="24"/>
          <w:lang w:val="en-US"/>
        </w:rPr>
        <w:t xml:space="preserve"> are innate, </w:t>
      </w:r>
      <w:r w:rsidR="00F453C9" w:rsidRPr="00A20AEF">
        <w:rPr>
          <w:rFonts w:ascii="Times New Roman" w:eastAsia="Times New Roman" w:hAnsi="Times New Roman" w:cs="Times New Roman"/>
          <w:i/>
          <w:sz w:val="24"/>
          <w:szCs w:val="24"/>
          <w:lang w:val="en-US"/>
        </w:rPr>
        <w:t>symbolic skills</w:t>
      </w:r>
      <w:r w:rsidR="00F453C9" w:rsidRPr="00A20AEF">
        <w:rPr>
          <w:rFonts w:ascii="Times New Roman" w:eastAsia="Times New Roman" w:hAnsi="Times New Roman" w:cs="Times New Roman"/>
          <w:sz w:val="24"/>
          <w:szCs w:val="24"/>
          <w:lang w:val="en-US"/>
        </w:rPr>
        <w:t xml:space="preserve"> are </w:t>
      </w:r>
      <w:del w:id="23" w:author="Venera Gashaj" w:date="2023-05-04T20:24:00Z">
        <w:r w:rsidRPr="00A20AEF">
          <w:rPr>
            <w:rFonts w:ascii="Times New Roman" w:eastAsia="Times New Roman" w:hAnsi="Times New Roman" w:cs="Times New Roman"/>
            <w:sz w:val="24"/>
            <w:szCs w:val="24"/>
            <w:lang w:val="en-US"/>
          </w:rPr>
          <w:delText xml:space="preserve">believed to be </w:delText>
        </w:r>
      </w:del>
      <w:r w:rsidR="00F453C9" w:rsidRPr="00A20AEF">
        <w:rPr>
          <w:rFonts w:ascii="Times New Roman" w:eastAsia="Times New Roman" w:hAnsi="Times New Roman" w:cs="Times New Roman"/>
          <w:sz w:val="24"/>
          <w:szCs w:val="24"/>
          <w:lang w:val="en-US"/>
        </w:rPr>
        <w:t>culturally acquired</w:t>
      </w:r>
      <w:r w:rsidR="00F453C9">
        <w:rPr>
          <w:rFonts w:ascii="Times New Roman" w:eastAsia="Times New Roman" w:hAnsi="Times New Roman" w:cs="Times New Roman"/>
          <w:sz w:val="24"/>
          <w:szCs w:val="24"/>
          <w:lang w:val="en-US"/>
        </w:rPr>
        <w:t xml:space="preserve">, </w:t>
      </w:r>
      <w:r w:rsidR="00F453C9" w:rsidRPr="00EC7858">
        <w:rPr>
          <w:rFonts w:ascii="Times New Roman" w:eastAsia="Times New Roman" w:hAnsi="Times New Roman" w:cs="Times New Roman"/>
          <w:i/>
          <w:iCs/>
          <w:sz w:val="24"/>
          <w:szCs w:val="24"/>
          <w:lang w:val="en-US"/>
        </w:rPr>
        <w:t>biologically secondary cognitive abilities</w:t>
      </w:r>
      <w:r w:rsidR="00F453C9" w:rsidRPr="00A20AEF">
        <w:rPr>
          <w:rFonts w:ascii="Times New Roman" w:eastAsia="Times New Roman" w:hAnsi="Times New Roman" w:cs="Times New Roman"/>
          <w:sz w:val="24"/>
          <w:szCs w:val="24"/>
          <w:lang w:val="en-US"/>
        </w:rPr>
        <w:t xml:space="preserve"> </w:t>
      </w:r>
      <w:r w:rsidR="00F453C9">
        <w:rPr>
          <w:rFonts w:ascii="Times New Roman" w:eastAsia="Times New Roman" w:hAnsi="Times New Roman" w:cs="Times New Roman"/>
          <w:sz w:val="24"/>
          <w:szCs w:val="24"/>
          <w:lang w:val="en-US"/>
        </w:rPr>
        <w:t>(</w:t>
      </w:r>
      <w:r w:rsidR="00F453C9" w:rsidRPr="00A20AEF">
        <w:rPr>
          <w:rFonts w:ascii="Times New Roman" w:eastAsia="Times New Roman" w:hAnsi="Times New Roman" w:cs="Times New Roman"/>
          <w:sz w:val="24"/>
          <w:szCs w:val="24"/>
          <w:lang w:val="en-US"/>
        </w:rPr>
        <w:t>Geary, 1995), developing</w:t>
      </w:r>
      <w:ins w:id="24" w:author="Venera Gashaj" w:date="2023-05-04T20:24:00Z">
        <w:r w:rsidR="00F453C9">
          <w:rPr>
            <w:rFonts w:ascii="Times New Roman" w:eastAsia="Times New Roman" w:hAnsi="Times New Roman" w:cs="Times New Roman"/>
            <w:sz w:val="24"/>
            <w:szCs w:val="24"/>
            <w:lang w:val="en-US"/>
          </w:rPr>
          <w:t>,</w:t>
        </w:r>
        <w:r w:rsidR="00F453C9" w:rsidRPr="00A20AEF">
          <w:rPr>
            <w:rFonts w:ascii="Times New Roman" w:eastAsia="Times New Roman" w:hAnsi="Times New Roman" w:cs="Times New Roman"/>
            <w:sz w:val="24"/>
            <w:szCs w:val="24"/>
            <w:lang w:val="en-US"/>
          </w:rPr>
          <w:t xml:space="preserve"> approximately</w:t>
        </w:r>
        <w:r w:rsidR="00F453C9">
          <w:rPr>
            <w:rFonts w:ascii="Times New Roman" w:eastAsia="Times New Roman" w:hAnsi="Times New Roman" w:cs="Times New Roman"/>
            <w:sz w:val="24"/>
            <w:szCs w:val="24"/>
            <w:lang w:val="en-US"/>
          </w:rPr>
          <w:t>,</w:t>
        </w:r>
      </w:ins>
      <w:r w:rsidR="00F453C9" w:rsidRPr="00A20AEF">
        <w:rPr>
          <w:rFonts w:ascii="Times New Roman" w:eastAsia="Times New Roman" w:hAnsi="Times New Roman" w:cs="Times New Roman"/>
          <w:sz w:val="24"/>
          <w:szCs w:val="24"/>
          <w:lang w:val="en-US"/>
        </w:rPr>
        <w:t xml:space="preserve"> from the age of </w:t>
      </w:r>
      <w:del w:id="25" w:author="Venera Gashaj" w:date="2023-05-04T20:24:00Z">
        <w:r w:rsidRPr="00A20AEF">
          <w:rPr>
            <w:rFonts w:ascii="Times New Roman" w:eastAsia="Times New Roman" w:hAnsi="Times New Roman" w:cs="Times New Roman"/>
            <w:sz w:val="24"/>
            <w:szCs w:val="24"/>
            <w:lang w:val="en-US"/>
          </w:rPr>
          <w:delText>approximately 2.5</w:delText>
        </w:r>
      </w:del>
      <w:ins w:id="26" w:author="Venera Gashaj" w:date="2023-05-04T20:24:00Z">
        <w:r w:rsidR="00F453C9">
          <w:rPr>
            <w:rFonts w:ascii="Times New Roman" w:eastAsia="Times New Roman" w:hAnsi="Times New Roman" w:cs="Times New Roman"/>
            <w:sz w:val="24"/>
            <w:szCs w:val="24"/>
            <w:lang w:val="en-US"/>
          </w:rPr>
          <w:t>two and a half</w:t>
        </w:r>
      </w:ins>
      <w:r w:rsidR="00F453C9" w:rsidRPr="00A20AEF">
        <w:rPr>
          <w:rFonts w:ascii="Times New Roman" w:eastAsia="Times New Roman" w:hAnsi="Times New Roman" w:cs="Times New Roman"/>
          <w:sz w:val="24"/>
          <w:szCs w:val="24"/>
          <w:lang w:val="en-US"/>
        </w:rPr>
        <w:t xml:space="preserve"> years</w:t>
      </w:r>
      <w:ins w:id="27" w:author="Venera Gashaj" w:date="2023-05-04T20:24:00Z">
        <w:r w:rsidR="00F453C9" w:rsidRPr="00A20AEF">
          <w:rPr>
            <w:rFonts w:ascii="Times New Roman" w:eastAsia="Times New Roman" w:hAnsi="Times New Roman" w:cs="Times New Roman"/>
            <w:sz w:val="24"/>
            <w:szCs w:val="24"/>
            <w:lang w:val="en-US"/>
          </w:rPr>
          <w:t xml:space="preserve"> </w:t>
        </w:r>
        <w:r w:rsidR="00F453C9">
          <w:rPr>
            <w:rFonts w:ascii="Times New Roman" w:eastAsia="Times New Roman" w:hAnsi="Times New Roman" w:cs="Times New Roman"/>
            <w:sz w:val="24"/>
            <w:szCs w:val="24"/>
            <w:lang w:val="en-US"/>
          </w:rPr>
          <w:t>onward</w:t>
        </w:r>
      </w:ins>
      <w:r w:rsidR="00F453C9">
        <w:rPr>
          <w:rFonts w:ascii="Times New Roman" w:eastAsia="Times New Roman" w:hAnsi="Times New Roman" w:cs="Times New Roman"/>
          <w:sz w:val="24"/>
          <w:szCs w:val="24"/>
          <w:lang w:val="en-US"/>
        </w:rPr>
        <w:t xml:space="preserve"> </w:t>
      </w:r>
      <w:r w:rsidR="00F453C9" w:rsidRPr="00A20AEF">
        <w:rPr>
          <w:rFonts w:ascii="Times New Roman" w:eastAsia="Times New Roman" w:hAnsi="Times New Roman" w:cs="Times New Roman"/>
          <w:sz w:val="24"/>
          <w:szCs w:val="24"/>
          <w:lang w:val="en-US"/>
        </w:rPr>
        <w:t>(</w:t>
      </w:r>
      <w:proofErr w:type="spellStart"/>
      <w:r w:rsidR="00F453C9" w:rsidRPr="00A20AEF">
        <w:rPr>
          <w:rFonts w:ascii="Times New Roman" w:eastAsia="Times New Roman" w:hAnsi="Times New Roman" w:cs="Times New Roman"/>
          <w:sz w:val="24"/>
          <w:szCs w:val="24"/>
          <w:lang w:val="en-US"/>
        </w:rPr>
        <w:t>DeLoache</w:t>
      </w:r>
      <w:proofErr w:type="spellEnd"/>
      <w:r w:rsidR="00F453C9" w:rsidRPr="00A20AEF">
        <w:rPr>
          <w:rFonts w:ascii="Times New Roman" w:eastAsia="Times New Roman" w:hAnsi="Times New Roman" w:cs="Times New Roman"/>
          <w:sz w:val="24"/>
          <w:szCs w:val="24"/>
          <w:lang w:val="en-US"/>
        </w:rPr>
        <w:t>, Miller, &amp; Rosengren, 1997). These acquired skills include the ability to represent numbers verbally (strings of words) and visually (strings of Arabic number symbols)</w:t>
      </w:r>
      <w:r w:rsidR="00F453C9">
        <w:rPr>
          <w:rFonts w:ascii="Times New Roman" w:eastAsia="Times New Roman" w:hAnsi="Times New Roman" w:cs="Times New Roman"/>
          <w:sz w:val="24"/>
          <w:szCs w:val="24"/>
          <w:lang w:val="en-US"/>
        </w:rPr>
        <w:t>,</w:t>
      </w:r>
      <w:r w:rsidR="00F453C9" w:rsidRPr="00A20AEF">
        <w:rPr>
          <w:rFonts w:ascii="Times New Roman" w:eastAsia="Times New Roman" w:hAnsi="Times New Roman" w:cs="Times New Roman"/>
          <w:sz w:val="24"/>
          <w:szCs w:val="24"/>
          <w:lang w:val="en-US"/>
        </w:rPr>
        <w:t xml:space="preserve"> but do not contain any semantic information about the meaning of the number words and symbols (</w:t>
      </w:r>
      <w:proofErr w:type="spellStart"/>
      <w:r w:rsidR="00F453C9" w:rsidRPr="00A20AEF">
        <w:rPr>
          <w:rFonts w:ascii="Times New Roman" w:eastAsia="Times New Roman" w:hAnsi="Times New Roman" w:cs="Times New Roman"/>
          <w:sz w:val="24"/>
          <w:szCs w:val="24"/>
          <w:lang w:val="en-US"/>
        </w:rPr>
        <w:t>Dehaene</w:t>
      </w:r>
      <w:proofErr w:type="spellEnd"/>
      <w:r w:rsidR="00F453C9" w:rsidRPr="00A20AEF">
        <w:rPr>
          <w:rFonts w:ascii="Times New Roman" w:eastAsia="Times New Roman" w:hAnsi="Times New Roman" w:cs="Times New Roman"/>
          <w:sz w:val="24"/>
          <w:szCs w:val="24"/>
          <w:lang w:val="en-US"/>
        </w:rPr>
        <w:t xml:space="preserve"> &amp; Cohen, 1995).</w:t>
      </w:r>
    </w:p>
    <w:p w14:paraId="4F4642C8" w14:textId="77777777" w:rsidR="0023368E" w:rsidRPr="00A20AEF" w:rsidRDefault="00437550" w:rsidP="0070137C">
      <w:pPr>
        <w:spacing w:line="480" w:lineRule="auto"/>
        <w:ind w:firstLine="720"/>
        <w:rPr>
          <w:del w:id="28" w:author="Venera Gashaj" w:date="2023-05-04T20:24:00Z"/>
          <w:rFonts w:ascii="Times New Roman" w:eastAsia="Times New Roman" w:hAnsi="Times New Roman" w:cs="Times New Roman"/>
          <w:color w:val="131413"/>
          <w:sz w:val="24"/>
          <w:szCs w:val="24"/>
          <w:lang w:val="en-US"/>
        </w:rPr>
      </w:pPr>
      <w:del w:id="29" w:author="Venera Gashaj" w:date="2023-05-04T20:24:00Z">
        <w:r w:rsidRPr="00A20AEF">
          <w:rPr>
            <w:rFonts w:ascii="Times New Roman" w:eastAsia="Times New Roman" w:hAnsi="Times New Roman" w:cs="Times New Roman"/>
            <w:color w:val="131413"/>
            <w:sz w:val="24"/>
            <w:szCs w:val="24"/>
            <w:lang w:val="en-US"/>
          </w:rPr>
          <w:delText xml:space="preserve">Typically, children understand non-symbolic magnitudes before they understand what number words and numbers represent. </w:delText>
        </w:r>
      </w:del>
      <w:r w:rsidR="00F453C9" w:rsidRPr="00A20AEF">
        <w:rPr>
          <w:rFonts w:ascii="Times New Roman" w:eastAsia="Times New Roman" w:hAnsi="Times New Roman" w:cs="Times New Roman"/>
          <w:color w:val="131413"/>
          <w:sz w:val="24"/>
          <w:szCs w:val="24"/>
          <w:lang w:val="en-US"/>
        </w:rPr>
        <w:t>It has been argued that children must understand non-symbolic quantities before they can apply number words to quantities</w:t>
      </w:r>
      <w:del w:id="30" w:author="Venera Gashaj" w:date="2023-05-04T20:24:00Z">
        <w:r w:rsidRPr="00A20AEF">
          <w:rPr>
            <w:rFonts w:ascii="Times New Roman" w:eastAsia="Times New Roman" w:hAnsi="Times New Roman" w:cs="Times New Roman"/>
            <w:color w:val="131413"/>
            <w:sz w:val="24"/>
            <w:szCs w:val="24"/>
            <w:lang w:val="en-US"/>
          </w:rPr>
          <w:delText>; in other words, non-symbolic quantities give meaning to numbers.</w:delText>
        </w:r>
      </w:del>
      <w:ins w:id="31" w:author="Venera Gashaj" w:date="2023-05-04T20:24:00Z">
        <w:r w:rsidR="00F453C9" w:rsidRPr="00A20AEF">
          <w:rPr>
            <w:rFonts w:ascii="Times New Roman" w:eastAsia="Times New Roman" w:hAnsi="Times New Roman" w:cs="Times New Roman"/>
            <w:color w:val="131413"/>
            <w:sz w:val="24"/>
            <w:szCs w:val="24"/>
            <w:lang w:val="en-US"/>
          </w:rPr>
          <w:t>.</w:t>
        </w:r>
      </w:ins>
      <w:r w:rsidR="00F453C9" w:rsidRPr="00A20AEF">
        <w:rPr>
          <w:rFonts w:ascii="Times New Roman" w:eastAsia="Times New Roman" w:hAnsi="Times New Roman" w:cs="Times New Roman"/>
          <w:color w:val="131413"/>
          <w:sz w:val="24"/>
          <w:szCs w:val="24"/>
          <w:lang w:val="en-US"/>
        </w:rPr>
        <w:t xml:space="preserve"> The triple-code model </w:t>
      </w:r>
      <w:r w:rsidR="00F453C9">
        <w:rPr>
          <w:rFonts w:ascii="Times New Roman" w:eastAsia="Times New Roman" w:hAnsi="Times New Roman" w:cs="Times New Roman"/>
          <w:color w:val="131413"/>
          <w:sz w:val="24"/>
          <w:szCs w:val="24"/>
          <w:lang w:val="en-US"/>
        </w:rPr>
        <w:t>(</w:t>
      </w:r>
      <w:proofErr w:type="spellStart"/>
      <w:r w:rsidR="00F453C9" w:rsidRPr="00A20AEF">
        <w:rPr>
          <w:rFonts w:ascii="Times New Roman" w:eastAsia="Times New Roman" w:hAnsi="Times New Roman" w:cs="Times New Roman"/>
          <w:sz w:val="24"/>
          <w:szCs w:val="24"/>
          <w:lang w:val="en-US"/>
        </w:rPr>
        <w:t>Dehaene</w:t>
      </w:r>
      <w:proofErr w:type="spellEnd"/>
      <w:r w:rsidR="00F453C9">
        <w:rPr>
          <w:rFonts w:ascii="Times New Roman" w:eastAsia="Times New Roman" w:hAnsi="Times New Roman" w:cs="Times New Roman"/>
          <w:color w:val="131413"/>
          <w:sz w:val="24"/>
          <w:szCs w:val="24"/>
          <w:lang w:val="en-US"/>
        </w:rPr>
        <w:t xml:space="preserve">, 1992) </w:t>
      </w:r>
      <w:r w:rsidR="00F453C9" w:rsidRPr="00A20AEF">
        <w:rPr>
          <w:rFonts w:ascii="Times New Roman" w:eastAsia="Times New Roman" w:hAnsi="Times New Roman" w:cs="Times New Roman"/>
          <w:color w:val="131413"/>
          <w:sz w:val="24"/>
          <w:szCs w:val="24"/>
          <w:lang w:val="en-US"/>
        </w:rPr>
        <w:t xml:space="preserve">assumes that numerical processing happens in an analog, Arabic, or verbal code (or format). The first code is also referred to as </w:t>
      </w:r>
      <w:ins w:id="32" w:author="Venera Gashaj" w:date="2023-05-04T20:24:00Z">
        <w:r w:rsidR="00F453C9">
          <w:rPr>
            <w:rFonts w:ascii="Times New Roman" w:eastAsia="Times New Roman" w:hAnsi="Times New Roman" w:cs="Times New Roman"/>
            <w:color w:val="131413"/>
            <w:sz w:val="24"/>
            <w:szCs w:val="24"/>
            <w:lang w:val="en-US"/>
          </w:rPr>
          <w:t>“</w:t>
        </w:r>
      </w:ins>
      <w:r w:rsidR="00F453C9" w:rsidRPr="00A20AEF">
        <w:rPr>
          <w:rFonts w:ascii="Times New Roman" w:eastAsia="Times New Roman" w:hAnsi="Times New Roman" w:cs="Times New Roman"/>
          <w:color w:val="131413"/>
          <w:sz w:val="24"/>
          <w:szCs w:val="24"/>
          <w:lang w:val="en-US"/>
        </w:rPr>
        <w:t>non-symbolic</w:t>
      </w:r>
      <w:ins w:id="33" w:author="Venera Gashaj" w:date="2023-05-04T20:24:00Z">
        <w:r w:rsidR="00F453C9">
          <w:rPr>
            <w:rFonts w:ascii="Times New Roman" w:eastAsia="Times New Roman" w:hAnsi="Times New Roman" w:cs="Times New Roman"/>
            <w:color w:val="131413"/>
            <w:sz w:val="24"/>
            <w:szCs w:val="24"/>
            <w:lang w:val="en-US"/>
          </w:rPr>
          <w:t>”</w:t>
        </w:r>
      </w:ins>
      <w:r w:rsidR="00F453C9" w:rsidRPr="00A20AEF">
        <w:rPr>
          <w:rFonts w:ascii="Times New Roman" w:eastAsia="Times New Roman" w:hAnsi="Times New Roman" w:cs="Times New Roman"/>
          <w:color w:val="131413"/>
          <w:sz w:val="24"/>
          <w:szCs w:val="24"/>
          <w:lang w:val="en-US"/>
        </w:rPr>
        <w:t xml:space="preserve"> format, whereas the </w:t>
      </w:r>
      <w:del w:id="34" w:author="Venera Gashaj" w:date="2023-05-04T20:24:00Z">
        <w:r w:rsidRPr="00A20AEF">
          <w:rPr>
            <w:rFonts w:ascii="Times New Roman" w:eastAsia="Times New Roman" w:hAnsi="Times New Roman" w:cs="Times New Roman"/>
            <w:color w:val="131413"/>
            <w:sz w:val="24"/>
            <w:szCs w:val="24"/>
            <w:lang w:val="en-US"/>
          </w:rPr>
          <w:delText xml:space="preserve">two </w:delText>
        </w:r>
      </w:del>
      <w:r w:rsidR="00F453C9">
        <w:rPr>
          <w:rFonts w:ascii="Times New Roman" w:eastAsia="Times New Roman" w:hAnsi="Times New Roman" w:cs="Times New Roman"/>
          <w:color w:val="131413"/>
          <w:sz w:val="24"/>
          <w:szCs w:val="24"/>
          <w:lang w:val="en-US"/>
        </w:rPr>
        <w:t xml:space="preserve">latter codes are also </w:t>
      </w:r>
      <w:del w:id="35" w:author="Venera Gashaj" w:date="2023-05-04T20:24:00Z">
        <w:r w:rsidRPr="00A20AEF">
          <w:rPr>
            <w:rFonts w:ascii="Times New Roman" w:eastAsia="Times New Roman" w:hAnsi="Times New Roman" w:cs="Times New Roman"/>
            <w:color w:val="131413"/>
            <w:sz w:val="24"/>
            <w:szCs w:val="24"/>
            <w:lang w:val="en-US"/>
          </w:rPr>
          <w:delText xml:space="preserve">referred to as </w:delText>
        </w:r>
      </w:del>
      <w:ins w:id="36" w:author="Venera Gashaj" w:date="2023-05-04T20:24:00Z">
        <w:r w:rsidR="00F453C9">
          <w:rPr>
            <w:rFonts w:ascii="Times New Roman" w:eastAsia="Times New Roman" w:hAnsi="Times New Roman" w:cs="Times New Roman"/>
            <w:color w:val="131413"/>
            <w:sz w:val="24"/>
            <w:szCs w:val="24"/>
            <w:lang w:val="en-US"/>
          </w:rPr>
          <w:t>called</w:t>
        </w:r>
        <w:r w:rsidR="00F453C9" w:rsidRPr="00A20AEF">
          <w:rPr>
            <w:rFonts w:ascii="Times New Roman" w:eastAsia="Times New Roman" w:hAnsi="Times New Roman" w:cs="Times New Roman"/>
            <w:color w:val="131413"/>
            <w:sz w:val="24"/>
            <w:szCs w:val="24"/>
            <w:lang w:val="en-US"/>
          </w:rPr>
          <w:t xml:space="preserve"> </w:t>
        </w:r>
        <w:r w:rsidR="00F453C9">
          <w:rPr>
            <w:rFonts w:ascii="Times New Roman" w:eastAsia="Times New Roman" w:hAnsi="Times New Roman" w:cs="Times New Roman"/>
            <w:color w:val="131413"/>
            <w:sz w:val="24"/>
            <w:szCs w:val="24"/>
            <w:lang w:val="en-US"/>
          </w:rPr>
          <w:t>“</w:t>
        </w:r>
      </w:ins>
      <w:r w:rsidR="00F453C9" w:rsidRPr="00A20AEF">
        <w:rPr>
          <w:rFonts w:ascii="Times New Roman" w:eastAsia="Times New Roman" w:hAnsi="Times New Roman" w:cs="Times New Roman"/>
          <w:color w:val="131413"/>
          <w:sz w:val="24"/>
          <w:szCs w:val="24"/>
          <w:lang w:val="en-US"/>
        </w:rPr>
        <w:t>symbolic</w:t>
      </w:r>
      <w:ins w:id="37" w:author="Venera Gashaj" w:date="2023-05-04T20:24:00Z">
        <w:r w:rsidR="00F453C9">
          <w:rPr>
            <w:rFonts w:ascii="Times New Roman" w:eastAsia="Times New Roman" w:hAnsi="Times New Roman" w:cs="Times New Roman"/>
            <w:color w:val="131413"/>
            <w:sz w:val="24"/>
            <w:szCs w:val="24"/>
            <w:lang w:val="en-US"/>
          </w:rPr>
          <w:t>”</w:t>
        </w:r>
      </w:ins>
      <w:r w:rsidR="00F453C9" w:rsidRPr="00A20AEF">
        <w:rPr>
          <w:rFonts w:ascii="Times New Roman" w:eastAsia="Times New Roman" w:hAnsi="Times New Roman" w:cs="Times New Roman"/>
          <w:color w:val="131413"/>
          <w:sz w:val="24"/>
          <w:szCs w:val="24"/>
          <w:lang w:val="en-US"/>
        </w:rPr>
        <w:t xml:space="preserve"> skills (</w:t>
      </w:r>
      <w:proofErr w:type="spellStart"/>
      <w:r w:rsidR="00F453C9" w:rsidRPr="00A20AEF">
        <w:rPr>
          <w:rFonts w:ascii="Times New Roman" w:eastAsia="Times New Roman" w:hAnsi="Times New Roman" w:cs="Times New Roman"/>
          <w:color w:val="131413"/>
          <w:sz w:val="24"/>
          <w:szCs w:val="24"/>
          <w:lang w:val="en-US"/>
        </w:rPr>
        <w:t>Dehaene</w:t>
      </w:r>
      <w:proofErr w:type="spellEnd"/>
      <w:r w:rsidR="00F453C9" w:rsidRPr="00A20AEF">
        <w:rPr>
          <w:rFonts w:ascii="Times New Roman" w:eastAsia="Times New Roman" w:hAnsi="Times New Roman" w:cs="Times New Roman"/>
          <w:color w:val="131413"/>
          <w:sz w:val="24"/>
          <w:szCs w:val="24"/>
          <w:lang w:val="en-US"/>
        </w:rPr>
        <w:t xml:space="preserve">, 1992). Per Geary’s primary and secondary skills, as well as </w:t>
      </w:r>
      <w:proofErr w:type="spellStart"/>
      <w:r w:rsidR="00F453C9" w:rsidRPr="00A20AEF">
        <w:rPr>
          <w:rFonts w:ascii="Times New Roman" w:eastAsia="Times New Roman" w:hAnsi="Times New Roman" w:cs="Times New Roman"/>
          <w:color w:val="131413"/>
          <w:sz w:val="24"/>
          <w:szCs w:val="24"/>
          <w:lang w:val="en-US"/>
        </w:rPr>
        <w:t>Dehaene’s</w:t>
      </w:r>
      <w:proofErr w:type="spellEnd"/>
      <w:r w:rsidR="00F453C9" w:rsidRPr="00A20AEF">
        <w:rPr>
          <w:rFonts w:ascii="Times New Roman" w:eastAsia="Times New Roman" w:hAnsi="Times New Roman" w:cs="Times New Roman"/>
          <w:color w:val="131413"/>
          <w:sz w:val="24"/>
          <w:szCs w:val="24"/>
          <w:lang w:val="en-US"/>
        </w:rPr>
        <w:t xml:space="preserve"> triple-code model, the </w:t>
      </w:r>
      <w:r w:rsidR="00F453C9">
        <w:rPr>
          <w:rFonts w:ascii="Times New Roman" w:eastAsia="Times New Roman" w:hAnsi="Times New Roman" w:cs="Times New Roman"/>
          <w:color w:val="131413"/>
          <w:sz w:val="24"/>
          <w:szCs w:val="24"/>
          <w:lang w:val="en-US"/>
        </w:rPr>
        <w:t>“</w:t>
      </w:r>
      <w:r w:rsidR="00F453C9" w:rsidRPr="00A20AEF">
        <w:rPr>
          <w:rFonts w:ascii="Times New Roman" w:eastAsia="Times New Roman" w:hAnsi="Times New Roman" w:cs="Times New Roman"/>
          <w:color w:val="131413"/>
          <w:sz w:val="24"/>
          <w:szCs w:val="24"/>
          <w:lang w:val="en-US"/>
        </w:rPr>
        <w:t>access deficit hypothesis</w:t>
      </w:r>
      <w:r w:rsidR="00F453C9">
        <w:rPr>
          <w:rFonts w:ascii="Times New Roman" w:eastAsia="Times New Roman" w:hAnsi="Times New Roman" w:cs="Times New Roman"/>
          <w:color w:val="131413"/>
          <w:sz w:val="24"/>
          <w:szCs w:val="24"/>
          <w:lang w:val="en-US"/>
        </w:rPr>
        <w:t>”</w:t>
      </w:r>
      <w:r w:rsidR="00F453C9" w:rsidRPr="00A20AEF">
        <w:rPr>
          <w:rFonts w:ascii="Times New Roman" w:eastAsia="Times New Roman" w:hAnsi="Times New Roman" w:cs="Times New Roman"/>
          <w:color w:val="131413"/>
          <w:sz w:val="24"/>
          <w:szCs w:val="24"/>
          <w:lang w:val="en-US"/>
        </w:rPr>
        <w:t xml:space="preserve"> assumes that having </w:t>
      </w:r>
      <w:r w:rsidR="00F453C9" w:rsidRPr="00EC7858">
        <w:rPr>
          <w:rFonts w:ascii="Times New Roman" w:eastAsia="Times New Roman" w:hAnsi="Times New Roman" w:cs="Times New Roman"/>
          <w:color w:val="131413"/>
          <w:sz w:val="24"/>
          <w:szCs w:val="24"/>
          <w:lang w:val="en-US"/>
        </w:rPr>
        <w:t>difficulties in learning math</w:t>
      </w:r>
      <w:r w:rsidR="00F453C9" w:rsidRPr="00A20AEF">
        <w:rPr>
          <w:rFonts w:ascii="Times New Roman" w:eastAsia="Times New Roman" w:hAnsi="Times New Roman" w:cs="Times New Roman"/>
          <w:color w:val="131413"/>
          <w:sz w:val="24"/>
          <w:szCs w:val="24"/>
          <w:lang w:val="en-US"/>
        </w:rPr>
        <w:t xml:space="preserve"> can be attributed to not having well-developed or acquired symbolic skills (e.g., De </w:t>
      </w:r>
      <w:proofErr w:type="spellStart"/>
      <w:r w:rsidR="00F453C9" w:rsidRPr="00A20AEF">
        <w:rPr>
          <w:rFonts w:ascii="Times New Roman" w:eastAsia="Times New Roman" w:hAnsi="Times New Roman" w:cs="Times New Roman"/>
          <w:color w:val="131413"/>
          <w:sz w:val="24"/>
          <w:szCs w:val="24"/>
          <w:lang w:val="en-US"/>
        </w:rPr>
        <w:t>Smedt</w:t>
      </w:r>
      <w:proofErr w:type="spellEnd"/>
      <w:r w:rsidR="00F453C9" w:rsidRPr="00A20AEF">
        <w:rPr>
          <w:rFonts w:ascii="Times New Roman" w:eastAsia="Times New Roman" w:hAnsi="Times New Roman" w:cs="Times New Roman"/>
          <w:color w:val="131413"/>
          <w:sz w:val="24"/>
          <w:szCs w:val="24"/>
          <w:lang w:val="en-US"/>
        </w:rPr>
        <w:t xml:space="preserve"> &amp; Gilmore, 2011)</w:t>
      </w:r>
      <w:r w:rsidR="00F453C9">
        <w:rPr>
          <w:rFonts w:ascii="Times New Roman" w:eastAsia="Times New Roman" w:hAnsi="Times New Roman" w:cs="Times New Roman"/>
          <w:color w:val="131413"/>
          <w:sz w:val="24"/>
          <w:szCs w:val="24"/>
          <w:lang w:val="en-US"/>
        </w:rPr>
        <w:t xml:space="preserve">, </w:t>
      </w:r>
      <w:r w:rsidR="005C713A">
        <w:rPr>
          <w:rFonts w:ascii="Times New Roman" w:eastAsia="Times New Roman" w:hAnsi="Times New Roman" w:cs="Times New Roman"/>
          <w:color w:val="131413"/>
          <w:sz w:val="24"/>
          <w:szCs w:val="24"/>
          <w:lang w:val="en-US"/>
        </w:rPr>
        <w:t xml:space="preserve">even </w:t>
      </w:r>
      <w:del w:id="38" w:author="Venera Gashaj" w:date="2023-05-04T20:24:00Z">
        <w:r w:rsidRPr="00A20AEF">
          <w:rPr>
            <w:rFonts w:ascii="Times New Roman" w:eastAsia="Times New Roman" w:hAnsi="Times New Roman" w:cs="Times New Roman"/>
            <w:color w:val="131413"/>
            <w:sz w:val="24"/>
            <w:szCs w:val="24"/>
            <w:lang w:val="en-US"/>
          </w:rPr>
          <w:delText>while</w:delText>
        </w:r>
      </w:del>
      <w:ins w:id="39" w:author="Venera Gashaj" w:date="2023-05-04T20:24:00Z">
        <w:r w:rsidR="005C713A">
          <w:rPr>
            <w:rFonts w:ascii="Times New Roman" w:eastAsia="Times New Roman" w:hAnsi="Times New Roman" w:cs="Times New Roman"/>
            <w:color w:val="131413"/>
            <w:sz w:val="24"/>
            <w:szCs w:val="24"/>
            <w:lang w:val="en-US"/>
          </w:rPr>
          <w:t>alongside normally developed</w:t>
        </w:r>
      </w:ins>
      <w:r w:rsidR="005C713A">
        <w:rPr>
          <w:rFonts w:ascii="Times New Roman" w:eastAsia="Times New Roman" w:hAnsi="Times New Roman" w:cs="Times New Roman"/>
          <w:color w:val="131413"/>
          <w:sz w:val="24"/>
          <w:szCs w:val="24"/>
          <w:lang w:val="en-US"/>
        </w:rPr>
        <w:t xml:space="preserve"> non-symbolic skills</w:t>
      </w:r>
      <w:del w:id="40" w:author="Venera Gashaj" w:date="2023-05-04T20:24:00Z">
        <w:r w:rsidRPr="00A20AEF">
          <w:rPr>
            <w:rFonts w:ascii="Times New Roman" w:eastAsia="Times New Roman" w:hAnsi="Times New Roman" w:cs="Times New Roman"/>
            <w:color w:val="131413"/>
            <w:sz w:val="24"/>
            <w:szCs w:val="24"/>
            <w:lang w:val="en-US"/>
          </w:rPr>
          <w:delText xml:space="preserve"> </w:delText>
        </w:r>
        <w:r w:rsidR="0070137C">
          <w:rPr>
            <w:rFonts w:ascii="Times New Roman" w:eastAsia="Times New Roman" w:hAnsi="Times New Roman" w:cs="Times New Roman"/>
            <w:color w:val="131413"/>
            <w:sz w:val="24"/>
            <w:szCs w:val="24"/>
            <w:lang w:val="en-US"/>
          </w:rPr>
          <w:delText>remain</w:delText>
        </w:r>
        <w:r w:rsidR="0070137C" w:rsidRPr="00A20AEF">
          <w:rPr>
            <w:rFonts w:ascii="Times New Roman" w:eastAsia="Times New Roman" w:hAnsi="Times New Roman" w:cs="Times New Roman"/>
            <w:color w:val="131413"/>
            <w:sz w:val="24"/>
            <w:szCs w:val="24"/>
            <w:lang w:val="en-US"/>
          </w:rPr>
          <w:delText xml:space="preserve"> </w:delText>
        </w:r>
        <w:r w:rsidRPr="00A20AEF">
          <w:rPr>
            <w:rFonts w:ascii="Times New Roman" w:eastAsia="Times New Roman" w:hAnsi="Times New Roman" w:cs="Times New Roman"/>
            <w:color w:val="131413"/>
            <w:sz w:val="24"/>
            <w:szCs w:val="24"/>
            <w:lang w:val="en-US"/>
          </w:rPr>
          <w:delText xml:space="preserve">intact. </w:delText>
        </w:r>
        <w:r w:rsidR="0070137C">
          <w:rPr>
            <w:rFonts w:ascii="Times New Roman" w:eastAsia="Times New Roman" w:hAnsi="Times New Roman" w:cs="Times New Roman"/>
            <w:color w:val="131413"/>
            <w:sz w:val="24"/>
            <w:szCs w:val="24"/>
            <w:lang w:val="en-US"/>
          </w:rPr>
          <w:delText>An empirical</w:delText>
        </w:r>
      </w:del>
      <w:ins w:id="41" w:author="Venera Gashaj" w:date="2023-05-04T20:24:00Z">
        <w:r w:rsidR="00F453C9" w:rsidRPr="00A20AEF">
          <w:rPr>
            <w:rFonts w:ascii="Times New Roman" w:eastAsia="Times New Roman" w:hAnsi="Times New Roman" w:cs="Times New Roman"/>
            <w:color w:val="131413"/>
            <w:sz w:val="24"/>
            <w:szCs w:val="24"/>
            <w:lang w:val="en-US"/>
          </w:rPr>
          <w:t xml:space="preserve">. </w:t>
        </w:r>
        <w:r w:rsidR="00F453C9">
          <w:rPr>
            <w:rFonts w:ascii="Times New Roman" w:eastAsia="Times New Roman" w:hAnsi="Times New Roman" w:cs="Times New Roman"/>
            <w:color w:val="131413"/>
            <w:sz w:val="24"/>
            <w:szCs w:val="24"/>
            <w:lang w:val="en-US"/>
          </w:rPr>
          <w:t>One</w:t>
        </w:r>
      </w:ins>
      <w:r w:rsidR="00F453C9">
        <w:rPr>
          <w:rFonts w:ascii="Times New Roman" w:eastAsia="Times New Roman" w:hAnsi="Times New Roman" w:cs="Times New Roman"/>
          <w:color w:val="131413"/>
          <w:sz w:val="24"/>
          <w:szCs w:val="24"/>
          <w:lang w:val="en-US"/>
        </w:rPr>
        <w:t xml:space="preserve"> source of evidence </w:t>
      </w:r>
      <w:del w:id="42" w:author="Venera Gashaj" w:date="2023-05-04T20:24:00Z">
        <w:r w:rsidR="0070137C">
          <w:rPr>
            <w:rFonts w:ascii="Times New Roman" w:eastAsia="Times New Roman" w:hAnsi="Times New Roman" w:cs="Times New Roman"/>
            <w:color w:val="131413"/>
            <w:sz w:val="24"/>
            <w:szCs w:val="24"/>
            <w:lang w:val="en-US"/>
          </w:rPr>
          <w:delText>in</w:delText>
        </w:r>
        <w:r w:rsidR="0070137C" w:rsidRPr="00A20AEF">
          <w:rPr>
            <w:rFonts w:ascii="Times New Roman" w:eastAsia="Times New Roman" w:hAnsi="Times New Roman" w:cs="Times New Roman"/>
            <w:color w:val="131413"/>
            <w:sz w:val="24"/>
            <w:szCs w:val="24"/>
            <w:lang w:val="en-US"/>
          </w:rPr>
          <w:delText xml:space="preserve"> </w:delText>
        </w:r>
        <w:r w:rsidR="0070137C">
          <w:rPr>
            <w:rFonts w:ascii="Times New Roman" w:eastAsia="Times New Roman" w:hAnsi="Times New Roman" w:cs="Times New Roman"/>
            <w:color w:val="131413"/>
            <w:sz w:val="24"/>
            <w:szCs w:val="24"/>
            <w:lang w:val="en-US"/>
          </w:rPr>
          <w:delText>support of</w:delText>
        </w:r>
      </w:del>
      <w:ins w:id="43" w:author="Venera Gashaj" w:date="2023-05-04T20:24:00Z">
        <w:r w:rsidR="00F453C9">
          <w:rPr>
            <w:rFonts w:ascii="Times New Roman" w:eastAsia="Times New Roman" w:hAnsi="Times New Roman" w:cs="Times New Roman"/>
            <w:color w:val="131413"/>
            <w:sz w:val="24"/>
            <w:szCs w:val="24"/>
            <w:lang w:val="en-US"/>
          </w:rPr>
          <w:t>supporting</w:t>
        </w:r>
      </w:ins>
      <w:r w:rsidR="00F453C9" w:rsidRPr="00A20AEF">
        <w:rPr>
          <w:rFonts w:ascii="Times New Roman" w:eastAsia="Times New Roman" w:hAnsi="Times New Roman" w:cs="Times New Roman"/>
          <w:color w:val="131413"/>
          <w:sz w:val="24"/>
          <w:szCs w:val="24"/>
          <w:lang w:val="en-US"/>
        </w:rPr>
        <w:t xml:space="preserve"> </w:t>
      </w:r>
      <w:r w:rsidR="00F453C9" w:rsidRPr="00EC7858">
        <w:rPr>
          <w:rFonts w:ascii="Times New Roman" w:eastAsia="Times New Roman" w:hAnsi="Times New Roman" w:cs="Times New Roman"/>
          <w:color w:val="131413"/>
          <w:sz w:val="24"/>
          <w:szCs w:val="24"/>
          <w:lang w:val="en-US"/>
        </w:rPr>
        <w:t>different are</w:t>
      </w:r>
      <w:r w:rsidR="00F453C9">
        <w:rPr>
          <w:rFonts w:ascii="Times New Roman" w:eastAsia="Times New Roman" w:hAnsi="Times New Roman" w:cs="Times New Roman"/>
          <w:color w:val="131413"/>
          <w:sz w:val="24"/>
          <w:szCs w:val="24"/>
          <w:lang w:val="en-US"/>
        </w:rPr>
        <w:t>a</w:t>
      </w:r>
      <w:r w:rsidR="00F453C9" w:rsidRPr="00EC7858">
        <w:rPr>
          <w:rFonts w:ascii="Times New Roman" w:eastAsia="Times New Roman" w:hAnsi="Times New Roman" w:cs="Times New Roman"/>
          <w:color w:val="131413"/>
          <w:sz w:val="24"/>
          <w:szCs w:val="24"/>
          <w:lang w:val="en-US"/>
        </w:rPr>
        <w:t xml:space="preserve">s of </w:t>
      </w:r>
      <w:r w:rsidR="00F453C9" w:rsidRPr="00A20AEF">
        <w:rPr>
          <w:rFonts w:ascii="Times New Roman" w:eastAsia="Times New Roman" w:hAnsi="Times New Roman" w:cs="Times New Roman"/>
          <w:color w:val="131413"/>
          <w:sz w:val="24"/>
          <w:szCs w:val="24"/>
          <w:lang w:val="en-US"/>
        </w:rPr>
        <w:t>math</w:t>
      </w:r>
      <w:r w:rsidR="00F453C9">
        <w:rPr>
          <w:rFonts w:ascii="Times New Roman" w:eastAsia="Times New Roman" w:hAnsi="Times New Roman" w:cs="Times New Roman"/>
          <w:color w:val="131413"/>
          <w:sz w:val="24"/>
          <w:szCs w:val="24"/>
          <w:lang w:val="en-US"/>
        </w:rPr>
        <w:t>ematical development</w:t>
      </w:r>
      <w:r w:rsidR="00F453C9" w:rsidRPr="00A20AEF">
        <w:rPr>
          <w:rFonts w:ascii="Times New Roman" w:eastAsia="Times New Roman" w:hAnsi="Times New Roman" w:cs="Times New Roman"/>
          <w:color w:val="131413"/>
          <w:sz w:val="24"/>
          <w:szCs w:val="24"/>
          <w:lang w:val="en-US"/>
        </w:rPr>
        <w:t xml:space="preserve"> comes from longitudinal studies examining the relations between non-symbolic and symbolic skills and their effect on math achievement. Those studies show that both skills directly predict math achievement (e.g., Jordan et al., 2010; </w:t>
      </w:r>
      <w:proofErr w:type="spellStart"/>
      <w:r w:rsidR="00F453C9" w:rsidRPr="00A20AEF">
        <w:rPr>
          <w:rFonts w:ascii="Times New Roman" w:eastAsia="Times New Roman" w:hAnsi="Times New Roman" w:cs="Times New Roman"/>
          <w:color w:val="131413"/>
          <w:sz w:val="24"/>
          <w:szCs w:val="24"/>
          <w:lang w:val="en-US"/>
        </w:rPr>
        <w:t>Gashaj</w:t>
      </w:r>
      <w:proofErr w:type="spellEnd"/>
      <w:r w:rsidR="00F453C9" w:rsidRPr="00A20AEF">
        <w:rPr>
          <w:rFonts w:ascii="Times New Roman" w:eastAsia="Times New Roman" w:hAnsi="Times New Roman" w:cs="Times New Roman"/>
          <w:color w:val="131413"/>
          <w:sz w:val="24"/>
          <w:szCs w:val="24"/>
          <w:lang w:val="en-US"/>
        </w:rPr>
        <w:t xml:space="preserve">, </w:t>
      </w:r>
      <w:proofErr w:type="spellStart"/>
      <w:r w:rsidR="00F453C9" w:rsidRPr="00A20AEF">
        <w:rPr>
          <w:rFonts w:ascii="Times New Roman" w:eastAsia="Times New Roman" w:hAnsi="Times New Roman" w:cs="Times New Roman"/>
          <w:color w:val="131413"/>
          <w:sz w:val="24"/>
          <w:szCs w:val="24"/>
          <w:lang w:val="en-US"/>
        </w:rPr>
        <w:t>Oberer</w:t>
      </w:r>
      <w:proofErr w:type="spellEnd"/>
      <w:r w:rsidR="00F453C9" w:rsidRPr="00A20AEF">
        <w:rPr>
          <w:rFonts w:ascii="Times New Roman" w:eastAsia="Times New Roman" w:hAnsi="Times New Roman" w:cs="Times New Roman"/>
          <w:color w:val="131413"/>
          <w:sz w:val="24"/>
          <w:szCs w:val="24"/>
          <w:lang w:val="en-US"/>
        </w:rPr>
        <w:t xml:space="preserve">, Mast, &amp; </w:t>
      </w:r>
      <w:proofErr w:type="spellStart"/>
      <w:r w:rsidR="00F453C9" w:rsidRPr="00A20AEF">
        <w:rPr>
          <w:rFonts w:ascii="Times New Roman" w:eastAsia="Times New Roman" w:hAnsi="Times New Roman" w:cs="Times New Roman"/>
          <w:color w:val="131413"/>
          <w:sz w:val="24"/>
          <w:szCs w:val="24"/>
          <w:lang w:val="en-US"/>
        </w:rPr>
        <w:t>Roebers</w:t>
      </w:r>
      <w:proofErr w:type="spellEnd"/>
      <w:r w:rsidR="00F453C9" w:rsidRPr="00A20AEF">
        <w:rPr>
          <w:rFonts w:ascii="Times New Roman" w:eastAsia="Times New Roman" w:hAnsi="Times New Roman" w:cs="Times New Roman"/>
          <w:color w:val="131413"/>
          <w:sz w:val="24"/>
          <w:szCs w:val="24"/>
          <w:lang w:val="en-US"/>
        </w:rPr>
        <w:t>, 2018).</w:t>
      </w:r>
    </w:p>
    <w:p w14:paraId="02E926B6" w14:textId="2B0CDCFF" w:rsidR="005C713A" w:rsidRDefault="00935962" w:rsidP="00E41BCB">
      <w:pPr>
        <w:spacing w:line="480" w:lineRule="auto"/>
        <w:ind w:firstLine="720"/>
        <w:rPr>
          <w:rFonts w:ascii="Times New Roman" w:eastAsia="Times New Roman" w:hAnsi="Times New Roman" w:cs="Times New Roman"/>
          <w:color w:val="131413"/>
          <w:sz w:val="24"/>
          <w:szCs w:val="24"/>
          <w:lang w:val="en-US"/>
        </w:rPr>
      </w:pPr>
      <w:del w:id="44" w:author="Venera Gashaj" w:date="2023-05-04T20:24:00Z">
        <w:r w:rsidRPr="00A20AEF">
          <w:rPr>
            <w:rFonts w:ascii="Times New Roman" w:eastAsia="Times New Roman" w:hAnsi="Times New Roman" w:cs="Times New Roman"/>
            <w:color w:val="131413"/>
            <w:sz w:val="24"/>
            <w:szCs w:val="24"/>
            <w:lang w:val="en-US"/>
          </w:rPr>
          <w:delText>This suggests that symbolic and non-symbolic skills can be distinguished behaviorally</w:delText>
        </w:r>
        <w:r w:rsidR="0039776E">
          <w:rPr>
            <w:rFonts w:ascii="Times New Roman" w:eastAsia="Times New Roman" w:hAnsi="Times New Roman" w:cs="Times New Roman"/>
            <w:color w:val="131413"/>
            <w:sz w:val="24"/>
            <w:szCs w:val="24"/>
            <w:lang w:val="en-US"/>
          </w:rPr>
          <w:delText>.</w:delText>
        </w:r>
        <w:r>
          <w:rPr>
            <w:rFonts w:ascii="Times New Roman" w:eastAsia="Times New Roman" w:hAnsi="Times New Roman" w:cs="Times New Roman"/>
            <w:color w:val="131413"/>
            <w:sz w:val="24"/>
            <w:szCs w:val="24"/>
            <w:lang w:val="en-US"/>
          </w:rPr>
          <w:delText xml:space="preserve"> Moreover</w:delText>
        </w:r>
      </w:del>
      <w:ins w:id="45" w:author="Venera Gashaj" w:date="2023-05-04T20:24:00Z">
        <w:r w:rsidR="00F453C9">
          <w:rPr>
            <w:rFonts w:ascii="Times New Roman" w:eastAsia="Times New Roman" w:hAnsi="Times New Roman" w:cs="Times New Roman"/>
            <w:color w:val="131413"/>
            <w:sz w:val="24"/>
            <w:szCs w:val="24"/>
            <w:lang w:val="en-US"/>
          </w:rPr>
          <w:t xml:space="preserve"> </w:t>
        </w:r>
        <w:r w:rsidR="00A81251">
          <w:rPr>
            <w:rFonts w:ascii="Times New Roman" w:eastAsia="Times New Roman" w:hAnsi="Times New Roman" w:cs="Times New Roman"/>
            <w:color w:val="131413"/>
            <w:sz w:val="24"/>
            <w:szCs w:val="24"/>
            <w:lang w:val="en-US"/>
          </w:rPr>
          <w:t>Conversely</w:t>
        </w:r>
      </w:ins>
      <w:r w:rsidR="00F453C9" w:rsidRPr="00A20AEF">
        <w:rPr>
          <w:rFonts w:ascii="Times New Roman" w:eastAsia="Times New Roman" w:hAnsi="Times New Roman" w:cs="Times New Roman"/>
          <w:color w:val="131413"/>
          <w:sz w:val="24"/>
          <w:szCs w:val="24"/>
          <w:lang w:val="en-US"/>
        </w:rPr>
        <w:t xml:space="preserve">, the effect of non-symbolic skills can be mediated by symbolic skills (e.g., </w:t>
      </w:r>
      <w:proofErr w:type="spellStart"/>
      <w:r w:rsidR="00F453C9" w:rsidRPr="00A20AEF">
        <w:rPr>
          <w:rFonts w:ascii="Times New Roman" w:eastAsia="Times New Roman" w:hAnsi="Times New Roman" w:cs="Times New Roman"/>
          <w:color w:val="131413"/>
          <w:sz w:val="24"/>
          <w:szCs w:val="24"/>
          <w:lang w:val="en-US"/>
        </w:rPr>
        <w:t>Cirino</w:t>
      </w:r>
      <w:proofErr w:type="spellEnd"/>
      <w:r w:rsidR="00F453C9" w:rsidRPr="00A20AEF">
        <w:rPr>
          <w:rFonts w:ascii="Times New Roman" w:eastAsia="Times New Roman" w:hAnsi="Times New Roman" w:cs="Times New Roman"/>
          <w:color w:val="131413"/>
          <w:sz w:val="24"/>
          <w:szCs w:val="24"/>
          <w:lang w:val="en-US"/>
        </w:rPr>
        <w:t>, 2010</w:t>
      </w:r>
      <w:del w:id="46" w:author="Venera Gashaj" w:date="2023-05-04T20:24:00Z">
        <w:r w:rsidR="00437550" w:rsidRPr="00A20AEF">
          <w:rPr>
            <w:rFonts w:ascii="Times New Roman" w:eastAsia="Times New Roman" w:hAnsi="Times New Roman" w:cs="Times New Roman"/>
            <w:color w:val="131413"/>
            <w:sz w:val="24"/>
            <w:szCs w:val="24"/>
            <w:lang w:val="en-US"/>
          </w:rPr>
          <w:delText>). Indeed,</w:delText>
        </w:r>
      </w:del>
      <w:ins w:id="47" w:author="Venera Gashaj" w:date="2023-05-04T20:24:00Z">
        <w:r w:rsidR="00F453C9" w:rsidRPr="00A20AEF">
          <w:rPr>
            <w:rFonts w:ascii="Times New Roman" w:eastAsia="Times New Roman" w:hAnsi="Times New Roman" w:cs="Times New Roman"/>
            <w:color w:val="131413"/>
            <w:sz w:val="24"/>
            <w:szCs w:val="24"/>
            <w:lang w:val="en-US"/>
          </w:rPr>
          <w:t>)</w:t>
        </w:r>
        <w:r w:rsidR="00A81251">
          <w:rPr>
            <w:rFonts w:ascii="Times New Roman" w:eastAsia="Times New Roman" w:hAnsi="Times New Roman" w:cs="Times New Roman"/>
            <w:color w:val="131413"/>
            <w:sz w:val="24"/>
            <w:szCs w:val="24"/>
            <w:lang w:val="en-US"/>
          </w:rPr>
          <w:t>, and</w:t>
        </w:r>
      </w:ins>
      <w:r w:rsidR="00F453C9" w:rsidRPr="00A20AEF">
        <w:rPr>
          <w:rFonts w:ascii="Times New Roman" w:eastAsia="Times New Roman" w:hAnsi="Times New Roman" w:cs="Times New Roman"/>
          <w:color w:val="131413"/>
          <w:sz w:val="24"/>
          <w:szCs w:val="24"/>
          <w:lang w:val="en-US"/>
        </w:rPr>
        <w:t xml:space="preserve"> </w:t>
      </w:r>
      <w:r w:rsidR="00F453C9" w:rsidRPr="00A20AEF">
        <w:rPr>
          <w:rFonts w:ascii="Times New Roman" w:eastAsia="Times New Roman" w:hAnsi="Times New Roman" w:cs="Times New Roman"/>
          <w:color w:val="131413"/>
          <w:sz w:val="24"/>
          <w:szCs w:val="24"/>
          <w:lang w:val="en-US"/>
        </w:rPr>
        <w:lastRenderedPageBreak/>
        <w:t xml:space="preserve">some researchers </w:t>
      </w:r>
      <w:del w:id="48" w:author="Venera Gashaj" w:date="2023-05-04T20:24:00Z">
        <w:r w:rsidR="00437550" w:rsidRPr="00A20AEF">
          <w:rPr>
            <w:rFonts w:ascii="Times New Roman" w:eastAsia="Times New Roman" w:hAnsi="Times New Roman" w:cs="Times New Roman"/>
            <w:color w:val="131413"/>
            <w:sz w:val="24"/>
            <w:szCs w:val="24"/>
            <w:lang w:val="en-US"/>
          </w:rPr>
          <w:delText>argue</w:delText>
        </w:r>
      </w:del>
      <w:ins w:id="49" w:author="Venera Gashaj" w:date="2023-05-04T20:24:00Z">
        <w:r w:rsidR="00F453C9">
          <w:rPr>
            <w:rFonts w:ascii="Times New Roman" w:eastAsia="Times New Roman" w:hAnsi="Times New Roman" w:cs="Times New Roman"/>
            <w:color w:val="131413"/>
            <w:sz w:val="24"/>
            <w:szCs w:val="24"/>
            <w:lang w:val="en-US"/>
          </w:rPr>
          <w:t>have argued</w:t>
        </w:r>
      </w:ins>
      <w:r w:rsidR="00F453C9" w:rsidRPr="00A20AEF">
        <w:rPr>
          <w:rFonts w:ascii="Times New Roman" w:eastAsia="Times New Roman" w:hAnsi="Times New Roman" w:cs="Times New Roman"/>
          <w:color w:val="131413"/>
          <w:sz w:val="24"/>
          <w:szCs w:val="24"/>
          <w:lang w:val="en-US"/>
        </w:rPr>
        <w:t xml:space="preserve"> that symbolic skills enhance non-symbolic skills in the course of development, and vice versa (Piazza, Pica, Izard, </w:t>
      </w:r>
      <w:proofErr w:type="spellStart"/>
      <w:r w:rsidR="00F453C9" w:rsidRPr="00A20AEF">
        <w:rPr>
          <w:rFonts w:ascii="Times New Roman" w:eastAsia="Times New Roman" w:hAnsi="Times New Roman" w:cs="Times New Roman"/>
          <w:color w:val="131413"/>
          <w:sz w:val="24"/>
          <w:szCs w:val="24"/>
          <w:lang w:val="en-US"/>
        </w:rPr>
        <w:t>Spelke</w:t>
      </w:r>
      <w:proofErr w:type="spellEnd"/>
      <w:r w:rsidR="00F453C9" w:rsidRPr="00A20AEF">
        <w:rPr>
          <w:rFonts w:ascii="Times New Roman" w:eastAsia="Times New Roman" w:hAnsi="Times New Roman" w:cs="Times New Roman"/>
          <w:color w:val="131413"/>
          <w:sz w:val="24"/>
          <w:szCs w:val="24"/>
          <w:lang w:val="en-US"/>
        </w:rPr>
        <w:t xml:space="preserve">, &amp; </w:t>
      </w:r>
      <w:proofErr w:type="spellStart"/>
      <w:r w:rsidR="00F453C9" w:rsidRPr="00A20AEF">
        <w:rPr>
          <w:rFonts w:ascii="Times New Roman" w:eastAsia="Times New Roman" w:hAnsi="Times New Roman" w:cs="Times New Roman"/>
          <w:color w:val="131413"/>
          <w:sz w:val="24"/>
          <w:szCs w:val="24"/>
          <w:lang w:val="en-US"/>
        </w:rPr>
        <w:t>Dehaene</w:t>
      </w:r>
      <w:proofErr w:type="spellEnd"/>
      <w:r w:rsidR="00F453C9" w:rsidRPr="00A20AEF">
        <w:rPr>
          <w:rFonts w:ascii="Times New Roman" w:eastAsia="Times New Roman" w:hAnsi="Times New Roman" w:cs="Times New Roman"/>
          <w:color w:val="131413"/>
          <w:sz w:val="24"/>
          <w:szCs w:val="24"/>
          <w:lang w:val="en-US"/>
        </w:rPr>
        <w:t xml:space="preserve">, 2013). </w:t>
      </w:r>
      <w:del w:id="50" w:author="Venera Gashaj" w:date="2023-05-04T20:24:00Z">
        <w:r w:rsidR="00437550" w:rsidRPr="00A20AEF">
          <w:rPr>
            <w:rFonts w:ascii="Times New Roman" w:eastAsia="Times New Roman" w:hAnsi="Times New Roman" w:cs="Times New Roman"/>
            <w:color w:val="131413"/>
            <w:sz w:val="24"/>
            <w:szCs w:val="24"/>
            <w:lang w:val="en-US"/>
          </w:rPr>
          <w:delText xml:space="preserve">Tall (1998) claimed that students move to formal mathematics in different ways; some build up on imagery </w:delText>
        </w:r>
        <w:r w:rsidR="007B503B">
          <w:rPr>
            <w:rFonts w:ascii="Times New Roman" w:eastAsia="Times New Roman" w:hAnsi="Times New Roman" w:cs="Times New Roman"/>
            <w:color w:val="131413"/>
            <w:sz w:val="24"/>
            <w:szCs w:val="24"/>
            <w:lang w:val="en-US"/>
          </w:rPr>
          <w:delText xml:space="preserve">(i.e., </w:delText>
        </w:r>
        <w:r w:rsidR="00437550" w:rsidRPr="00A20AEF">
          <w:rPr>
            <w:rFonts w:ascii="Times New Roman" w:eastAsia="Times New Roman" w:hAnsi="Times New Roman" w:cs="Times New Roman"/>
            <w:color w:val="131413"/>
            <w:sz w:val="24"/>
            <w:szCs w:val="24"/>
            <w:lang w:val="en-US"/>
          </w:rPr>
          <w:delText xml:space="preserve">more non-symbolic </w:delText>
        </w:r>
        <w:r w:rsidR="007B503B">
          <w:rPr>
            <w:rFonts w:ascii="Times New Roman" w:eastAsia="Times New Roman" w:hAnsi="Times New Roman" w:cs="Times New Roman"/>
            <w:color w:val="131413"/>
            <w:sz w:val="24"/>
            <w:szCs w:val="24"/>
            <w:lang w:val="en-US"/>
          </w:rPr>
          <w:delText>form</w:delText>
        </w:r>
        <w:r w:rsidR="00437550" w:rsidRPr="00A20AEF">
          <w:rPr>
            <w:rFonts w:ascii="Times New Roman" w:eastAsia="Times New Roman" w:hAnsi="Times New Roman" w:cs="Times New Roman"/>
            <w:color w:val="131413"/>
            <w:sz w:val="24"/>
            <w:szCs w:val="24"/>
            <w:lang w:val="en-US"/>
          </w:rPr>
          <w:delText>s</w:delText>
        </w:r>
        <w:r w:rsidR="007B503B">
          <w:rPr>
            <w:rFonts w:ascii="Times New Roman" w:eastAsia="Times New Roman" w:hAnsi="Times New Roman" w:cs="Times New Roman"/>
            <w:color w:val="131413"/>
            <w:sz w:val="24"/>
            <w:szCs w:val="24"/>
            <w:lang w:val="en-US"/>
          </w:rPr>
          <w:delText>)</w:delText>
        </w:r>
        <w:r w:rsidR="00437550" w:rsidRPr="00A20AEF">
          <w:rPr>
            <w:rFonts w:ascii="Times New Roman" w:eastAsia="Times New Roman" w:hAnsi="Times New Roman" w:cs="Times New Roman"/>
            <w:color w:val="131413"/>
            <w:sz w:val="24"/>
            <w:szCs w:val="24"/>
            <w:lang w:val="en-US"/>
          </w:rPr>
          <w:delText xml:space="preserve">, while others build a consistent theory of symbolic, more formal mathematics from the beginning. </w:delText>
        </w:r>
        <w:r w:rsidR="009315F7">
          <w:rPr>
            <w:rFonts w:ascii="Times New Roman" w:eastAsia="Times New Roman" w:hAnsi="Times New Roman" w:cs="Times New Roman"/>
            <w:color w:val="131413"/>
            <w:sz w:val="24"/>
            <w:szCs w:val="24"/>
            <w:lang w:val="en-US"/>
          </w:rPr>
          <w:delText>H</w:delText>
        </w:r>
        <w:r w:rsidR="00437550" w:rsidRPr="00A20AEF">
          <w:rPr>
            <w:rFonts w:ascii="Times New Roman" w:eastAsia="Times New Roman" w:hAnsi="Times New Roman" w:cs="Times New Roman"/>
            <w:color w:val="131413"/>
            <w:sz w:val="24"/>
            <w:szCs w:val="24"/>
            <w:lang w:val="en-US"/>
          </w:rPr>
          <w:delText>e concludes</w:delText>
        </w:r>
        <w:r w:rsidR="009315F7">
          <w:rPr>
            <w:rFonts w:ascii="Times New Roman" w:eastAsia="Times New Roman" w:hAnsi="Times New Roman" w:cs="Times New Roman"/>
            <w:color w:val="131413"/>
            <w:sz w:val="24"/>
            <w:szCs w:val="24"/>
            <w:lang w:val="en-US"/>
          </w:rPr>
          <w:delText>:</w:delText>
        </w:r>
      </w:del>
    </w:p>
    <w:p w14:paraId="2786DD02" w14:textId="77777777" w:rsidR="0023368E" w:rsidRPr="00A20AEF" w:rsidRDefault="00437550" w:rsidP="00EC7858">
      <w:pPr>
        <w:spacing w:line="480" w:lineRule="auto"/>
        <w:ind w:left="720"/>
        <w:rPr>
          <w:del w:id="51" w:author="Venera Gashaj" w:date="2023-05-04T20:24:00Z"/>
          <w:rFonts w:ascii="Times New Roman" w:eastAsia="Times New Roman" w:hAnsi="Times New Roman" w:cs="Times New Roman"/>
          <w:color w:val="131413"/>
          <w:sz w:val="24"/>
          <w:szCs w:val="24"/>
          <w:lang w:val="en-US"/>
        </w:rPr>
      </w:pPr>
      <w:del w:id="52" w:author="Venera Gashaj" w:date="2023-05-04T20:24:00Z">
        <w:r w:rsidRPr="00A20AEF">
          <w:rPr>
            <w:rFonts w:ascii="Times New Roman" w:eastAsia="Times New Roman" w:hAnsi="Times New Roman" w:cs="Times New Roman"/>
            <w:color w:val="131413"/>
            <w:sz w:val="24"/>
            <w:szCs w:val="24"/>
            <w:lang w:val="en-US"/>
          </w:rPr>
          <w:delText xml:space="preserve">The cognitive development of students needs to be </w:delText>
        </w:r>
        <w:r w:rsidR="001022DE" w:rsidRPr="00A20AEF">
          <w:rPr>
            <w:rFonts w:ascii="Times New Roman" w:eastAsia="Times New Roman" w:hAnsi="Times New Roman" w:cs="Times New Roman"/>
            <w:color w:val="131413"/>
            <w:sz w:val="24"/>
            <w:szCs w:val="24"/>
            <w:lang w:val="en-US"/>
          </w:rPr>
          <w:delText>considered</w:delText>
        </w:r>
        <w:r w:rsidRPr="00A20AEF">
          <w:rPr>
            <w:rFonts w:ascii="Times New Roman" w:eastAsia="Times New Roman" w:hAnsi="Times New Roman" w:cs="Times New Roman"/>
            <w:color w:val="131413"/>
            <w:sz w:val="24"/>
            <w:szCs w:val="24"/>
            <w:lang w:val="en-US"/>
          </w:rPr>
          <w:delText xml:space="preserve"> so that </w:delText>
        </w:r>
        <w:r w:rsidR="004A58B4">
          <w:rPr>
            <w:rFonts w:ascii="Times New Roman" w:eastAsia="Times New Roman" w:hAnsi="Times New Roman" w:cs="Times New Roman"/>
            <w:color w:val="131413"/>
            <w:sz w:val="24"/>
            <w:szCs w:val="24"/>
            <w:lang w:val="en-US"/>
          </w:rPr>
          <w:delText>demonstration</w:delText>
        </w:r>
        <w:r w:rsidRPr="00A20AEF">
          <w:rPr>
            <w:rFonts w:ascii="Times New Roman" w:eastAsia="Times New Roman" w:hAnsi="Times New Roman" w:cs="Times New Roman"/>
            <w:color w:val="131413"/>
            <w:sz w:val="24"/>
            <w:szCs w:val="24"/>
            <w:lang w:val="en-US"/>
          </w:rPr>
          <w:delText xml:space="preserve">s are presented in forms that are potentially meaningful for them. This requires educators and mathematicians to rethink the nature of mathematical </w:delText>
        </w:r>
        <w:r w:rsidR="004A58B4">
          <w:rPr>
            <w:rFonts w:ascii="Times New Roman" w:eastAsia="Times New Roman" w:hAnsi="Times New Roman" w:cs="Times New Roman"/>
            <w:color w:val="131413"/>
            <w:sz w:val="24"/>
            <w:szCs w:val="24"/>
            <w:lang w:val="en-US"/>
          </w:rPr>
          <w:delText>demonstration</w:delText>
        </w:r>
        <w:r w:rsidRPr="00A20AEF">
          <w:rPr>
            <w:rFonts w:ascii="Times New Roman" w:eastAsia="Times New Roman" w:hAnsi="Times New Roman" w:cs="Times New Roman"/>
            <w:color w:val="131413"/>
            <w:sz w:val="24"/>
            <w:szCs w:val="24"/>
            <w:lang w:val="en-US"/>
          </w:rPr>
          <w:delText xml:space="preserve"> and to consider the use of different types of </w:delText>
        </w:r>
        <w:r w:rsidR="004A58B4">
          <w:rPr>
            <w:rFonts w:ascii="Times New Roman" w:eastAsia="Times New Roman" w:hAnsi="Times New Roman" w:cs="Times New Roman"/>
            <w:color w:val="131413"/>
            <w:sz w:val="24"/>
            <w:szCs w:val="24"/>
            <w:lang w:val="en-US"/>
          </w:rPr>
          <w:delText>demonstration</w:delText>
        </w:r>
        <w:r w:rsidRPr="00A20AEF">
          <w:rPr>
            <w:rFonts w:ascii="Times New Roman" w:eastAsia="Times New Roman" w:hAnsi="Times New Roman" w:cs="Times New Roman"/>
            <w:color w:val="131413"/>
            <w:sz w:val="24"/>
            <w:szCs w:val="24"/>
            <w:lang w:val="en-US"/>
          </w:rPr>
          <w:delText xml:space="preserve"> related to the cognitive development of the individual. (Tall, 1998</w:delText>
        </w:r>
        <w:r w:rsidR="009315F7">
          <w:rPr>
            <w:rFonts w:ascii="Times New Roman" w:eastAsia="Times New Roman" w:hAnsi="Times New Roman" w:cs="Times New Roman"/>
            <w:color w:val="131413"/>
            <w:sz w:val="24"/>
            <w:szCs w:val="24"/>
            <w:lang w:val="en-US"/>
          </w:rPr>
          <w:delText>,</w:delText>
        </w:r>
        <w:r w:rsidR="009315F7" w:rsidRPr="009315F7">
          <w:rPr>
            <w:rFonts w:ascii="Times New Roman" w:eastAsia="Times New Roman" w:hAnsi="Times New Roman" w:cs="Times New Roman"/>
            <w:color w:val="131413"/>
            <w:sz w:val="24"/>
            <w:szCs w:val="24"/>
            <w:lang w:val="en-US"/>
          </w:rPr>
          <w:delText xml:space="preserve"> </w:delText>
        </w:r>
        <w:r w:rsidR="009315F7" w:rsidRPr="00A20AEF">
          <w:rPr>
            <w:rFonts w:ascii="Times New Roman" w:eastAsia="Times New Roman" w:hAnsi="Times New Roman" w:cs="Times New Roman"/>
            <w:color w:val="131413"/>
            <w:sz w:val="24"/>
            <w:szCs w:val="24"/>
            <w:lang w:val="en-US"/>
          </w:rPr>
          <w:delText>p.18</w:delText>
        </w:r>
        <w:r w:rsidRPr="00A20AEF">
          <w:rPr>
            <w:rFonts w:ascii="Times New Roman" w:eastAsia="Times New Roman" w:hAnsi="Times New Roman" w:cs="Times New Roman"/>
            <w:color w:val="131413"/>
            <w:sz w:val="24"/>
            <w:szCs w:val="24"/>
            <w:lang w:val="en-US"/>
          </w:rPr>
          <w:delText>)</w:delText>
        </w:r>
      </w:del>
    </w:p>
    <w:p w14:paraId="3B8B73D3" w14:textId="117F0D32" w:rsidR="00066724" w:rsidRDefault="00F453C9" w:rsidP="00F26248">
      <w:pPr>
        <w:spacing w:line="480" w:lineRule="auto"/>
        <w:ind w:firstLine="720"/>
        <w:rPr>
          <w:rFonts w:ascii="Times New Roman" w:eastAsia="Times New Roman" w:hAnsi="Times New Roman" w:cs="Times New Roman"/>
          <w:color w:val="131413"/>
          <w:sz w:val="24"/>
          <w:szCs w:val="24"/>
          <w:lang w:val="en-US"/>
        </w:rPr>
        <w:pPrChange w:id="53" w:author="Venera Gashaj" w:date="2023-05-04T20:24:00Z">
          <w:pPr>
            <w:spacing w:line="480" w:lineRule="auto"/>
          </w:pPr>
        </w:pPrChange>
      </w:pPr>
      <w:r w:rsidRPr="00A20AEF">
        <w:rPr>
          <w:rFonts w:ascii="Times New Roman" w:eastAsia="Times New Roman" w:hAnsi="Times New Roman" w:cs="Times New Roman"/>
          <w:color w:val="131413"/>
          <w:sz w:val="24"/>
          <w:szCs w:val="24"/>
          <w:lang w:val="en-US"/>
        </w:rPr>
        <w:t xml:space="preserve">In short, </w:t>
      </w:r>
      <w:ins w:id="54" w:author="Venera Gashaj" w:date="2023-05-04T20:24:00Z">
        <w:r>
          <w:rPr>
            <w:rFonts w:ascii="Times New Roman" w:eastAsia="Times New Roman" w:hAnsi="Times New Roman" w:cs="Times New Roman"/>
            <w:color w:val="131413"/>
            <w:sz w:val="24"/>
            <w:szCs w:val="24"/>
            <w:lang w:val="en-US"/>
          </w:rPr>
          <w:t>behavioral research</w:t>
        </w:r>
        <w:r w:rsidR="005C713A">
          <w:rPr>
            <w:rFonts w:ascii="Times New Roman" w:eastAsia="Times New Roman" w:hAnsi="Times New Roman" w:cs="Times New Roman"/>
            <w:color w:val="131413"/>
            <w:sz w:val="24"/>
            <w:szCs w:val="24"/>
            <w:lang w:val="en-US"/>
          </w:rPr>
          <w:t xml:space="preserve"> </w:t>
        </w:r>
        <w:r w:rsidR="009965FF">
          <w:rPr>
            <w:rFonts w:ascii="Times New Roman" w:eastAsia="Times New Roman" w:hAnsi="Times New Roman" w:cs="Times New Roman"/>
            <w:color w:val="131413"/>
            <w:sz w:val="24"/>
            <w:szCs w:val="24"/>
            <w:lang w:val="en-US"/>
          </w:rPr>
          <w:t>suggests</w:t>
        </w:r>
        <w:r>
          <w:rPr>
            <w:rFonts w:ascii="Times New Roman" w:eastAsia="Times New Roman" w:hAnsi="Times New Roman" w:cs="Times New Roman"/>
            <w:color w:val="131413"/>
            <w:sz w:val="24"/>
            <w:szCs w:val="24"/>
            <w:lang w:val="en-US"/>
          </w:rPr>
          <w:t xml:space="preserve"> that </w:t>
        </w:r>
      </w:ins>
      <w:r w:rsidRPr="00A20AEF">
        <w:rPr>
          <w:rFonts w:ascii="Times New Roman" w:eastAsia="Times New Roman" w:hAnsi="Times New Roman" w:cs="Times New Roman"/>
          <w:color w:val="131413"/>
          <w:sz w:val="24"/>
          <w:szCs w:val="24"/>
          <w:lang w:val="en-US"/>
        </w:rPr>
        <w:t xml:space="preserve">mathematical cognition </w:t>
      </w:r>
      <w:del w:id="55" w:author="Venera Gashaj" w:date="2023-05-04T20:24:00Z">
        <w:r w:rsidR="00437550" w:rsidRPr="00A20AEF">
          <w:rPr>
            <w:rFonts w:ascii="Times New Roman" w:eastAsia="Times New Roman" w:hAnsi="Times New Roman" w:cs="Times New Roman"/>
            <w:color w:val="131413"/>
            <w:sz w:val="24"/>
            <w:szCs w:val="24"/>
            <w:lang w:val="en-US"/>
          </w:rPr>
          <w:delText>appears to rely</w:delText>
        </w:r>
      </w:del>
      <w:ins w:id="56" w:author="Venera Gashaj" w:date="2023-05-04T20:24:00Z">
        <w:r w:rsidRPr="00A20AEF">
          <w:rPr>
            <w:rFonts w:ascii="Times New Roman" w:eastAsia="Times New Roman" w:hAnsi="Times New Roman" w:cs="Times New Roman"/>
            <w:color w:val="131413"/>
            <w:sz w:val="24"/>
            <w:szCs w:val="24"/>
            <w:lang w:val="en-US"/>
          </w:rPr>
          <w:t>rel</w:t>
        </w:r>
        <w:r w:rsidR="009965FF">
          <w:rPr>
            <w:rFonts w:ascii="Times New Roman" w:eastAsia="Times New Roman" w:hAnsi="Times New Roman" w:cs="Times New Roman"/>
            <w:color w:val="131413"/>
            <w:sz w:val="24"/>
            <w:szCs w:val="24"/>
            <w:lang w:val="en-US"/>
          </w:rPr>
          <w:t>ies</w:t>
        </w:r>
      </w:ins>
      <w:r w:rsidRPr="00A20AEF">
        <w:rPr>
          <w:rFonts w:ascii="Times New Roman" w:eastAsia="Times New Roman" w:hAnsi="Times New Roman" w:cs="Times New Roman"/>
          <w:color w:val="131413"/>
          <w:sz w:val="24"/>
          <w:szCs w:val="24"/>
          <w:lang w:val="en-US"/>
        </w:rPr>
        <w:t xml:space="preserve"> upon both symbolic and non-symbolic processes</w:t>
      </w:r>
      <w:del w:id="57" w:author="Venera Gashaj" w:date="2023-05-04T20:24:00Z">
        <w:r w:rsidR="009315F7">
          <w:rPr>
            <w:rFonts w:ascii="Times New Roman" w:eastAsia="Times New Roman" w:hAnsi="Times New Roman" w:cs="Times New Roman"/>
            <w:color w:val="131413"/>
            <w:sz w:val="24"/>
            <w:szCs w:val="24"/>
            <w:lang w:val="en-US"/>
          </w:rPr>
          <w:delText>—</w:delText>
        </w:r>
        <w:r w:rsidR="00437550" w:rsidRPr="00A20AEF">
          <w:rPr>
            <w:rFonts w:ascii="Times New Roman" w:eastAsia="Times New Roman" w:hAnsi="Times New Roman" w:cs="Times New Roman"/>
            <w:color w:val="131413"/>
            <w:sz w:val="24"/>
            <w:szCs w:val="24"/>
            <w:lang w:val="en-US"/>
          </w:rPr>
          <w:delText>yet</w:delText>
        </w:r>
      </w:del>
      <w:ins w:id="58" w:author="Venera Gashaj" w:date="2023-05-04T20:24:00Z">
        <w:r w:rsidR="00A81251">
          <w:rPr>
            <w:rFonts w:ascii="Times New Roman" w:eastAsia="Times New Roman" w:hAnsi="Times New Roman" w:cs="Times New Roman"/>
            <w:color w:val="131413"/>
            <w:sz w:val="24"/>
            <w:szCs w:val="24"/>
            <w:lang w:val="en-US"/>
          </w:rPr>
          <w:t>, and that these processes mutually influence each other</w:t>
        </w:r>
        <w:r>
          <w:rPr>
            <w:rFonts w:ascii="Times New Roman" w:eastAsia="Times New Roman" w:hAnsi="Times New Roman" w:cs="Times New Roman"/>
            <w:color w:val="131413"/>
            <w:sz w:val="24"/>
            <w:szCs w:val="24"/>
            <w:lang w:val="en-US"/>
          </w:rPr>
          <w:t>. At the neural level, however,</w:t>
        </w:r>
      </w:ins>
      <w:r>
        <w:rPr>
          <w:rFonts w:ascii="Times New Roman" w:eastAsia="Times New Roman" w:hAnsi="Times New Roman" w:cs="Times New Roman"/>
          <w:color w:val="131413"/>
          <w:sz w:val="24"/>
          <w:szCs w:val="24"/>
          <w:lang w:val="en-US"/>
        </w:rPr>
        <w:t xml:space="preserve"> the </w:t>
      </w:r>
      <w:r w:rsidRPr="00A20AEF">
        <w:rPr>
          <w:rFonts w:ascii="Times New Roman" w:eastAsia="Times New Roman" w:hAnsi="Times New Roman" w:cs="Times New Roman"/>
          <w:color w:val="131413"/>
          <w:sz w:val="24"/>
          <w:szCs w:val="24"/>
          <w:lang w:val="en-US"/>
        </w:rPr>
        <w:t xml:space="preserve">relationship between these factors and their relative impact </w:t>
      </w:r>
      <w:del w:id="59" w:author="Venera Gashaj" w:date="2023-05-04T20:24:00Z">
        <w:r w:rsidR="009315F7">
          <w:rPr>
            <w:rFonts w:ascii="Times New Roman" w:eastAsia="Times New Roman" w:hAnsi="Times New Roman" w:cs="Times New Roman"/>
            <w:color w:val="131413"/>
            <w:sz w:val="24"/>
            <w:szCs w:val="24"/>
            <w:lang w:val="en-US"/>
          </w:rPr>
          <w:delText>remain</w:delText>
        </w:r>
        <w:r w:rsidR="00E70682">
          <w:rPr>
            <w:rFonts w:ascii="Times New Roman" w:eastAsia="Times New Roman" w:hAnsi="Times New Roman" w:cs="Times New Roman"/>
            <w:color w:val="131413"/>
            <w:sz w:val="24"/>
            <w:szCs w:val="24"/>
            <w:lang w:val="en-US"/>
          </w:rPr>
          <w:delText>s</w:delText>
        </w:r>
        <w:r w:rsidR="009315F7" w:rsidRPr="00A20AEF">
          <w:rPr>
            <w:rFonts w:ascii="Times New Roman" w:eastAsia="Times New Roman" w:hAnsi="Times New Roman" w:cs="Times New Roman"/>
            <w:color w:val="131413"/>
            <w:sz w:val="24"/>
            <w:szCs w:val="24"/>
            <w:lang w:val="en-US"/>
          </w:rPr>
          <w:delText xml:space="preserve"> </w:delText>
        </w:r>
        <w:r w:rsidR="00437550" w:rsidRPr="00A20AEF">
          <w:rPr>
            <w:rFonts w:ascii="Times New Roman" w:eastAsia="Times New Roman" w:hAnsi="Times New Roman" w:cs="Times New Roman"/>
            <w:color w:val="131413"/>
            <w:sz w:val="24"/>
            <w:szCs w:val="24"/>
            <w:lang w:val="en-US"/>
          </w:rPr>
          <w:delText>inadequately</w:delText>
        </w:r>
      </w:del>
      <w:ins w:id="60" w:author="Venera Gashaj" w:date="2023-05-04T20:24:00Z">
        <w:r>
          <w:rPr>
            <w:rFonts w:ascii="Times New Roman" w:eastAsia="Times New Roman" w:hAnsi="Times New Roman" w:cs="Times New Roman"/>
            <w:color w:val="131413"/>
            <w:sz w:val="24"/>
            <w:szCs w:val="24"/>
            <w:lang w:val="en-US"/>
          </w:rPr>
          <w:t>is not well</w:t>
        </w:r>
      </w:ins>
      <w:r>
        <w:rPr>
          <w:rFonts w:ascii="Times New Roman" w:eastAsia="Times New Roman" w:hAnsi="Times New Roman" w:cs="Times New Roman"/>
          <w:color w:val="131413"/>
          <w:sz w:val="24"/>
          <w:szCs w:val="24"/>
          <w:lang w:val="en-US"/>
        </w:rPr>
        <w:t xml:space="preserve"> </w:t>
      </w:r>
      <w:r w:rsidRPr="00A20AEF">
        <w:rPr>
          <w:rFonts w:ascii="Times New Roman" w:eastAsia="Times New Roman" w:hAnsi="Times New Roman" w:cs="Times New Roman"/>
          <w:color w:val="131413"/>
          <w:sz w:val="24"/>
          <w:szCs w:val="24"/>
          <w:lang w:val="en-US"/>
        </w:rPr>
        <w:t>understood</w:t>
      </w:r>
      <w:del w:id="61" w:author="Venera Gashaj" w:date="2023-05-04T20:24:00Z">
        <w:r w:rsidR="00437550" w:rsidRPr="00A20AEF">
          <w:rPr>
            <w:rFonts w:ascii="Times New Roman" w:eastAsia="Times New Roman" w:hAnsi="Times New Roman" w:cs="Times New Roman"/>
            <w:color w:val="131413"/>
            <w:sz w:val="24"/>
            <w:szCs w:val="24"/>
            <w:lang w:val="en-US"/>
          </w:rPr>
          <w:delText xml:space="preserve"> </w:delText>
        </w:r>
        <w:r w:rsidR="00B502B6">
          <w:rPr>
            <w:rFonts w:ascii="Times New Roman" w:eastAsia="Times New Roman" w:hAnsi="Times New Roman" w:cs="Times New Roman"/>
            <w:color w:val="131413"/>
            <w:sz w:val="24"/>
            <w:szCs w:val="24"/>
            <w:lang w:val="en-US"/>
          </w:rPr>
          <w:delText xml:space="preserve">at the neural level, </w:delText>
        </w:r>
        <w:r w:rsidR="00437550" w:rsidRPr="00A20AEF">
          <w:rPr>
            <w:rFonts w:ascii="Times New Roman" w:eastAsia="Times New Roman" w:hAnsi="Times New Roman" w:cs="Times New Roman"/>
            <w:color w:val="131413"/>
            <w:sz w:val="24"/>
            <w:szCs w:val="24"/>
            <w:lang w:val="en-US"/>
          </w:rPr>
          <w:delText>invit</w:delText>
        </w:r>
        <w:r w:rsidR="00E70682">
          <w:rPr>
            <w:rFonts w:ascii="Times New Roman" w:eastAsia="Times New Roman" w:hAnsi="Times New Roman" w:cs="Times New Roman"/>
            <w:color w:val="131413"/>
            <w:sz w:val="24"/>
            <w:szCs w:val="24"/>
            <w:lang w:val="en-US"/>
          </w:rPr>
          <w:delText>ing</w:delText>
        </w:r>
        <w:r w:rsidR="00437550" w:rsidRPr="00A20AEF">
          <w:rPr>
            <w:rFonts w:ascii="Times New Roman" w:eastAsia="Times New Roman" w:hAnsi="Times New Roman" w:cs="Times New Roman"/>
            <w:color w:val="131413"/>
            <w:sz w:val="24"/>
            <w:szCs w:val="24"/>
            <w:lang w:val="en-US"/>
          </w:rPr>
          <w:delText xml:space="preserve"> further investigations</w:delText>
        </w:r>
      </w:del>
      <w:ins w:id="62" w:author="Venera Gashaj" w:date="2023-05-04T20:24:00Z">
        <w:r>
          <w:rPr>
            <w:rFonts w:ascii="Times New Roman" w:eastAsia="Times New Roman" w:hAnsi="Times New Roman" w:cs="Times New Roman"/>
            <w:color w:val="131413"/>
            <w:sz w:val="24"/>
            <w:szCs w:val="24"/>
            <w:lang w:val="en-US"/>
          </w:rPr>
          <w:t>, as we now discuss</w:t>
        </w:r>
      </w:ins>
      <w:r w:rsidRPr="00A20AEF">
        <w:rPr>
          <w:rFonts w:ascii="Times New Roman" w:eastAsia="Times New Roman" w:hAnsi="Times New Roman" w:cs="Times New Roman"/>
          <w:color w:val="131413"/>
          <w:sz w:val="24"/>
          <w:szCs w:val="24"/>
          <w:lang w:val="en-US"/>
        </w:rPr>
        <w:t xml:space="preserve">. </w:t>
      </w:r>
    </w:p>
    <w:p w14:paraId="5229EF22" w14:textId="77777777" w:rsidR="00066724" w:rsidRDefault="00066724" w:rsidP="009315F7">
      <w:pPr>
        <w:spacing w:line="480" w:lineRule="auto"/>
        <w:rPr>
          <w:del w:id="63" w:author="Venera Gashaj" w:date="2023-05-04T20:24:00Z"/>
          <w:rFonts w:ascii="Times New Roman" w:eastAsia="Times New Roman" w:hAnsi="Times New Roman" w:cs="Times New Roman"/>
          <w:color w:val="131413"/>
          <w:sz w:val="24"/>
          <w:szCs w:val="24"/>
          <w:lang w:val="en-US"/>
        </w:rPr>
      </w:pPr>
    </w:p>
    <w:p w14:paraId="6D458779" w14:textId="3B2F80FD" w:rsidR="009315F7" w:rsidRPr="00EC7858" w:rsidRDefault="0039776E" w:rsidP="00EC7858">
      <w:pPr>
        <w:spacing w:line="480" w:lineRule="auto"/>
        <w:rPr>
          <w:rFonts w:ascii="Times New Roman" w:eastAsia="Times New Roman" w:hAnsi="Times New Roman" w:cs="Times New Roman"/>
          <w:b/>
          <w:bCs/>
          <w:color w:val="131413"/>
          <w:sz w:val="24"/>
          <w:szCs w:val="24"/>
          <w:lang w:val="en-US"/>
        </w:rPr>
      </w:pPr>
      <w:commentRangeStart w:id="64"/>
      <w:commentRangeStart w:id="65"/>
      <w:r>
        <w:rPr>
          <w:rFonts w:ascii="Times New Roman" w:eastAsia="Times New Roman" w:hAnsi="Times New Roman" w:cs="Times New Roman"/>
          <w:b/>
          <w:bCs/>
          <w:color w:val="131413"/>
          <w:sz w:val="24"/>
          <w:szCs w:val="24"/>
          <w:lang w:val="en-US"/>
        </w:rPr>
        <w:t>Neural Correlates of Symbolic and Non-Symbolic Reasoning</w:t>
      </w:r>
      <w:commentRangeEnd w:id="64"/>
      <w:r w:rsidR="00DD4F4C">
        <w:rPr>
          <w:rStyle w:val="CommentReference"/>
        </w:rPr>
        <w:commentReference w:id="64"/>
      </w:r>
      <w:commentRangeEnd w:id="65"/>
      <w:r w:rsidR="006E3B7B">
        <w:rPr>
          <w:rStyle w:val="CommentReference"/>
        </w:rPr>
        <w:commentReference w:id="65"/>
      </w:r>
    </w:p>
    <w:p w14:paraId="755A4443" w14:textId="0B5DBCF9" w:rsidR="0023368E" w:rsidRPr="00A20AEF" w:rsidRDefault="00437550" w:rsidP="00066724">
      <w:pPr>
        <w:spacing w:line="480" w:lineRule="auto"/>
        <w:rPr>
          <w:rFonts w:ascii="Times New Roman" w:eastAsia="Times New Roman" w:hAnsi="Times New Roman" w:cs="Times New Roman"/>
          <w:color w:val="0E101A"/>
          <w:sz w:val="24"/>
          <w:szCs w:val="24"/>
          <w:lang w:val="en-US"/>
        </w:rPr>
      </w:pPr>
      <w:r w:rsidRPr="00A20AEF">
        <w:rPr>
          <w:rFonts w:ascii="Times New Roman" w:eastAsia="Times New Roman" w:hAnsi="Times New Roman" w:cs="Times New Roman"/>
          <w:color w:val="0E101A"/>
          <w:sz w:val="24"/>
          <w:szCs w:val="24"/>
          <w:lang w:val="en-US"/>
        </w:rPr>
        <w:t xml:space="preserve">Numerical processing activates a </w:t>
      </w:r>
      <w:r w:rsidR="00F60DB8">
        <w:rPr>
          <w:rFonts w:ascii="Times New Roman" w:eastAsia="Times New Roman" w:hAnsi="Times New Roman" w:cs="Times New Roman"/>
          <w:color w:val="0E101A"/>
          <w:sz w:val="24"/>
          <w:szCs w:val="24"/>
          <w:lang w:val="en-US"/>
        </w:rPr>
        <w:t xml:space="preserve">vast neural </w:t>
      </w:r>
      <w:r w:rsidRPr="00A20AEF">
        <w:rPr>
          <w:rFonts w:ascii="Times New Roman" w:eastAsia="Times New Roman" w:hAnsi="Times New Roman" w:cs="Times New Roman"/>
          <w:color w:val="0E101A"/>
          <w:sz w:val="24"/>
          <w:szCs w:val="24"/>
          <w:lang w:val="en-US"/>
        </w:rPr>
        <w:t xml:space="preserve">network. </w:t>
      </w:r>
      <w:r w:rsidR="00F60DB8">
        <w:rPr>
          <w:rFonts w:ascii="Times New Roman" w:eastAsia="Times New Roman" w:hAnsi="Times New Roman" w:cs="Times New Roman"/>
          <w:color w:val="0E101A"/>
          <w:sz w:val="24"/>
          <w:szCs w:val="24"/>
          <w:lang w:val="en-US"/>
        </w:rPr>
        <w:t>Its</w:t>
      </w:r>
      <w:r w:rsidRPr="00A20AEF">
        <w:rPr>
          <w:rFonts w:ascii="Times New Roman" w:eastAsia="Times New Roman" w:hAnsi="Times New Roman" w:cs="Times New Roman"/>
          <w:color w:val="0E101A"/>
          <w:sz w:val="24"/>
          <w:szCs w:val="24"/>
          <w:lang w:val="en-US"/>
        </w:rPr>
        <w:t xml:space="preserve"> areas include the posterior parietal lobe, the superior, medial, and inferior frontal gyri, the precentral gyrus, the cingulate gyrus, the insula, the left fusiform gyrus, as well as regions of the cerebellum and the basal ganglia (</w:t>
      </w:r>
      <w:proofErr w:type="spellStart"/>
      <w:r w:rsidRPr="00A20AEF">
        <w:rPr>
          <w:rFonts w:ascii="Times New Roman" w:eastAsia="Times New Roman" w:hAnsi="Times New Roman" w:cs="Times New Roman"/>
          <w:color w:val="0E101A"/>
          <w:sz w:val="24"/>
          <w:szCs w:val="24"/>
          <w:lang w:val="en-US"/>
        </w:rPr>
        <w:t>Arsalidou</w:t>
      </w:r>
      <w:proofErr w:type="spellEnd"/>
      <w:r w:rsidRPr="00A20AEF">
        <w:rPr>
          <w:rFonts w:ascii="Times New Roman" w:eastAsia="Times New Roman" w:hAnsi="Times New Roman" w:cs="Times New Roman"/>
          <w:color w:val="0E101A"/>
          <w:sz w:val="24"/>
          <w:szCs w:val="24"/>
          <w:lang w:val="en-US"/>
        </w:rPr>
        <w:t xml:space="preserve"> &amp; Taylor, 2011). Parietal areas specifically recruited by diverse numerical tasks are found within and around the horizontal intraparietal sulcus (</w:t>
      </w:r>
      <w:proofErr w:type="spellStart"/>
      <w:r w:rsidRPr="00A20AEF">
        <w:rPr>
          <w:rFonts w:ascii="Times New Roman" w:eastAsia="Times New Roman" w:hAnsi="Times New Roman" w:cs="Times New Roman"/>
          <w:color w:val="0E101A"/>
          <w:sz w:val="24"/>
          <w:szCs w:val="24"/>
          <w:lang w:val="en-US"/>
        </w:rPr>
        <w:t>Dehaene</w:t>
      </w:r>
      <w:proofErr w:type="spellEnd"/>
      <w:r w:rsidRPr="00A20AEF">
        <w:rPr>
          <w:rFonts w:ascii="Times New Roman" w:eastAsia="Times New Roman" w:hAnsi="Times New Roman" w:cs="Times New Roman"/>
          <w:color w:val="0E101A"/>
          <w:sz w:val="24"/>
          <w:szCs w:val="24"/>
          <w:lang w:val="en-US"/>
        </w:rPr>
        <w:t xml:space="preserve">, Piazza, </w:t>
      </w:r>
      <w:proofErr w:type="spellStart"/>
      <w:r w:rsidRPr="00A20AEF">
        <w:rPr>
          <w:rFonts w:ascii="Times New Roman" w:eastAsia="Times New Roman" w:hAnsi="Times New Roman" w:cs="Times New Roman"/>
          <w:color w:val="0E101A"/>
          <w:sz w:val="24"/>
          <w:szCs w:val="24"/>
          <w:lang w:val="en-US"/>
        </w:rPr>
        <w:t>Pinel</w:t>
      </w:r>
      <w:proofErr w:type="spellEnd"/>
      <w:r w:rsidRPr="00A20AEF">
        <w:rPr>
          <w:rFonts w:ascii="Times New Roman" w:eastAsia="Times New Roman" w:hAnsi="Times New Roman" w:cs="Times New Roman"/>
          <w:color w:val="0E101A"/>
          <w:sz w:val="24"/>
          <w:szCs w:val="24"/>
          <w:lang w:val="en-US"/>
        </w:rPr>
        <w:t>, &amp; Cohen, 2003;</w:t>
      </w:r>
      <w:r>
        <w:fldChar w:fldCharType="begin"/>
      </w:r>
      <w:r w:rsidRPr="00F26248">
        <w:rPr>
          <w:lang w:val="en-US"/>
          <w:rPrChange w:id="66" w:author="Venera Gashaj" w:date="2023-05-04T20:24:00Z">
            <w:rPr/>
          </w:rPrChange>
        </w:rPr>
        <w:instrText>HYPERLINK "https://www.sciencedirect.com/science/article/pii/S1053811920306960" \l "bib0044" \h</w:instrText>
      </w:r>
      <w:r>
        <w:fldChar w:fldCharType="separate"/>
      </w:r>
      <w:r w:rsidRPr="00A20AEF">
        <w:rPr>
          <w:rFonts w:ascii="Times New Roman" w:eastAsia="Times New Roman" w:hAnsi="Times New Roman" w:cs="Times New Roman"/>
          <w:color w:val="4A6EE0"/>
          <w:sz w:val="24"/>
          <w:szCs w:val="24"/>
          <w:u w:val="single"/>
          <w:lang w:val="en-US"/>
        </w:rPr>
        <w:t xml:space="preserve"> </w:t>
      </w:r>
      <w:r>
        <w:rPr>
          <w:rFonts w:ascii="Times New Roman" w:eastAsia="Times New Roman" w:hAnsi="Times New Roman" w:cs="Times New Roman"/>
          <w:color w:val="4A6EE0"/>
          <w:sz w:val="24"/>
          <w:szCs w:val="24"/>
          <w:u w:val="single"/>
          <w:lang w:val="en-US"/>
        </w:rPr>
        <w:fldChar w:fldCharType="end"/>
      </w:r>
      <w:r w:rsidRPr="00A20AEF">
        <w:rPr>
          <w:rFonts w:ascii="Times New Roman" w:eastAsia="Times New Roman" w:hAnsi="Times New Roman" w:cs="Times New Roman"/>
          <w:color w:val="0E101A"/>
          <w:sz w:val="24"/>
          <w:szCs w:val="24"/>
          <w:lang w:val="en-US"/>
        </w:rPr>
        <w:t xml:space="preserve">Piazza &amp; Eger, 2016). Neuropsychological models posit that numerical quantity is expressed in an abstract format bilaterally in the intraparietal sulci (e.g., Ansari, 2007). While the left intraparietal sulcus is involved in quantity estimations independent of stimulus format, </w:t>
      </w:r>
      <w:del w:id="67" w:author="Venera Gashaj" w:date="2023-05-04T20:24:00Z">
        <w:r w:rsidRPr="00A20AEF">
          <w:rPr>
            <w:rFonts w:ascii="Times New Roman" w:eastAsia="Times New Roman" w:hAnsi="Times New Roman" w:cs="Times New Roman"/>
            <w:color w:val="0E101A"/>
            <w:sz w:val="24"/>
            <w:szCs w:val="24"/>
            <w:lang w:val="en-US"/>
          </w:rPr>
          <w:delText>the</w:delText>
        </w:r>
      </w:del>
      <w:ins w:id="68" w:author="Venera Gashaj" w:date="2023-05-04T20:24:00Z">
        <w:r w:rsidR="00B657F6" w:rsidRPr="00B657F6">
          <w:rPr>
            <w:rFonts w:ascii="Times New Roman" w:eastAsia="Times New Roman" w:hAnsi="Times New Roman" w:cs="Times New Roman"/>
            <w:color w:val="0E101A"/>
            <w:sz w:val="24"/>
            <w:szCs w:val="24"/>
            <w:lang w:val="en-US"/>
          </w:rPr>
          <w:t>some</w:t>
        </w:r>
      </w:ins>
      <w:r w:rsidR="00B657F6" w:rsidRPr="00B657F6">
        <w:rPr>
          <w:rFonts w:ascii="Times New Roman" w:eastAsia="Times New Roman" w:hAnsi="Times New Roman" w:cs="Times New Roman"/>
          <w:color w:val="0E101A"/>
          <w:sz w:val="24"/>
          <w:szCs w:val="24"/>
          <w:lang w:val="en-US"/>
        </w:rPr>
        <w:t xml:space="preserve"> right </w:t>
      </w:r>
      <w:del w:id="69" w:author="Venera Gashaj" w:date="2023-05-04T20:24:00Z">
        <w:r w:rsidRPr="00A20AEF">
          <w:rPr>
            <w:rFonts w:ascii="Times New Roman" w:eastAsia="Times New Roman" w:hAnsi="Times New Roman" w:cs="Times New Roman"/>
            <w:color w:val="0E101A"/>
            <w:sz w:val="24"/>
            <w:szCs w:val="24"/>
            <w:lang w:val="en-US"/>
          </w:rPr>
          <w:delText xml:space="preserve">intraparietal sulcus responds to quantities expressed in a </w:delText>
        </w:r>
      </w:del>
      <w:ins w:id="70" w:author="Venera Gashaj" w:date="2023-05-04T20:24:00Z">
        <w:r w:rsidR="00B657F6" w:rsidRPr="00B657F6">
          <w:rPr>
            <w:rFonts w:ascii="Times New Roman" w:eastAsia="Times New Roman" w:hAnsi="Times New Roman" w:cs="Times New Roman"/>
            <w:color w:val="0E101A"/>
            <w:sz w:val="24"/>
            <w:szCs w:val="24"/>
            <w:lang w:val="en-US"/>
          </w:rPr>
          <w:t>parietal areas are more associated with non</w:t>
        </w:r>
        <w:r w:rsidR="00B657F6">
          <w:rPr>
            <w:rFonts w:ascii="Times New Roman" w:eastAsia="Times New Roman" w:hAnsi="Times New Roman" w:cs="Times New Roman"/>
            <w:color w:val="0E101A"/>
            <w:sz w:val="24"/>
            <w:szCs w:val="24"/>
            <w:lang w:val="en-US"/>
          </w:rPr>
          <w:t>-</w:t>
        </w:r>
      </w:ins>
      <w:r w:rsidR="00B657F6" w:rsidRPr="00B657F6">
        <w:rPr>
          <w:rFonts w:ascii="Times New Roman" w:eastAsia="Times New Roman" w:hAnsi="Times New Roman" w:cs="Times New Roman"/>
          <w:color w:val="0E101A"/>
          <w:sz w:val="24"/>
          <w:szCs w:val="24"/>
          <w:lang w:val="en-US"/>
        </w:rPr>
        <w:t xml:space="preserve">symbolic </w:t>
      </w:r>
      <w:del w:id="71" w:author="Venera Gashaj" w:date="2023-05-04T20:24:00Z">
        <w:r w:rsidRPr="00A20AEF">
          <w:rPr>
            <w:rFonts w:ascii="Times New Roman" w:eastAsia="Times New Roman" w:hAnsi="Times New Roman" w:cs="Times New Roman"/>
            <w:color w:val="0E101A"/>
            <w:sz w:val="24"/>
            <w:szCs w:val="24"/>
            <w:lang w:val="en-US"/>
          </w:rPr>
          <w:delText>(Arabic) format. Thus,</w:delText>
        </w:r>
      </w:del>
      <w:ins w:id="72" w:author="Venera Gashaj" w:date="2023-05-04T20:24:00Z">
        <w:r w:rsidR="00B657F6" w:rsidRPr="00B657F6">
          <w:rPr>
            <w:rFonts w:ascii="Times New Roman" w:eastAsia="Times New Roman" w:hAnsi="Times New Roman" w:cs="Times New Roman"/>
            <w:color w:val="0E101A"/>
            <w:sz w:val="24"/>
            <w:szCs w:val="24"/>
            <w:lang w:val="en-US"/>
          </w:rPr>
          <w:t>than symbolic processing</w:t>
        </w:r>
        <w:r w:rsidR="00B657F6">
          <w:rPr>
            <w:rFonts w:ascii="Times New Roman" w:eastAsia="Times New Roman" w:hAnsi="Times New Roman" w:cs="Times New Roman"/>
            <w:color w:val="0E101A"/>
            <w:sz w:val="24"/>
            <w:szCs w:val="24"/>
            <w:lang w:val="en-US"/>
          </w:rPr>
          <w:t>, suggesting that</w:t>
        </w:r>
      </w:ins>
      <w:r w:rsidR="00B657F6">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there are two different but overlapping networks for symbolic and non-symbolic processing (see Sokolowski, </w:t>
      </w:r>
      <w:proofErr w:type="spellStart"/>
      <w:r w:rsidRPr="00A20AEF">
        <w:rPr>
          <w:rFonts w:ascii="Times New Roman" w:eastAsia="Times New Roman" w:hAnsi="Times New Roman" w:cs="Times New Roman"/>
          <w:color w:val="0E101A"/>
          <w:sz w:val="24"/>
          <w:szCs w:val="24"/>
          <w:lang w:val="en-US"/>
        </w:rPr>
        <w:t>Fias</w:t>
      </w:r>
      <w:proofErr w:type="spellEnd"/>
      <w:r w:rsidRPr="00A20AEF">
        <w:rPr>
          <w:rFonts w:ascii="Times New Roman" w:eastAsia="Times New Roman" w:hAnsi="Times New Roman" w:cs="Times New Roman"/>
          <w:color w:val="0E101A"/>
          <w:sz w:val="24"/>
          <w:szCs w:val="24"/>
          <w:lang w:val="en-US"/>
        </w:rPr>
        <w:t xml:space="preserve">, Mousa, &amp; Ansari, 2017). </w:t>
      </w:r>
    </w:p>
    <w:p w14:paraId="22F9A3A5" w14:textId="7120CD6A" w:rsidR="0023368E" w:rsidRPr="00A20AEF" w:rsidRDefault="00437550">
      <w:pPr>
        <w:spacing w:line="480" w:lineRule="auto"/>
        <w:ind w:firstLine="720"/>
        <w:rPr>
          <w:rFonts w:ascii="Times New Roman" w:eastAsia="Times New Roman" w:hAnsi="Times New Roman" w:cs="Times New Roman"/>
          <w:color w:val="131413"/>
          <w:sz w:val="24"/>
          <w:szCs w:val="24"/>
          <w:lang w:val="en-US"/>
        </w:rPr>
      </w:pPr>
      <w:r w:rsidRPr="00A20AEF">
        <w:rPr>
          <w:rFonts w:ascii="Times New Roman" w:eastAsia="Times New Roman" w:hAnsi="Times New Roman" w:cs="Times New Roman"/>
          <w:color w:val="0E101A"/>
          <w:sz w:val="24"/>
          <w:szCs w:val="24"/>
          <w:lang w:val="en-US"/>
        </w:rPr>
        <w:t xml:space="preserve">Even though the parietal area findings are widely reported, involvement of the frontal cortex is also consistently activated in numerical processing studies, even during simple numerical comparison tasks (Sokolowski, </w:t>
      </w:r>
      <w:proofErr w:type="spellStart"/>
      <w:r w:rsidRPr="00A20AEF">
        <w:rPr>
          <w:rFonts w:ascii="Times New Roman" w:eastAsia="Times New Roman" w:hAnsi="Times New Roman" w:cs="Times New Roman"/>
          <w:color w:val="0E101A"/>
          <w:sz w:val="24"/>
          <w:szCs w:val="24"/>
          <w:lang w:val="en-US"/>
        </w:rPr>
        <w:t>Fias</w:t>
      </w:r>
      <w:proofErr w:type="spellEnd"/>
      <w:r w:rsidRPr="00A20AEF">
        <w:rPr>
          <w:rFonts w:ascii="Times New Roman" w:eastAsia="Times New Roman" w:hAnsi="Times New Roman" w:cs="Times New Roman"/>
          <w:color w:val="0E101A"/>
          <w:sz w:val="24"/>
          <w:szCs w:val="24"/>
          <w:lang w:val="en-US"/>
        </w:rPr>
        <w:t>, Mousa, &amp; Ansari, 2017). Therefore, it has been suggested that number perception is represented in the frontoparietal network. Another area that is recruited for number and calculation tasks is the insula (</w:t>
      </w:r>
      <w:proofErr w:type="spellStart"/>
      <w:r w:rsidRPr="00A20AEF">
        <w:rPr>
          <w:rFonts w:ascii="Times New Roman" w:eastAsia="Times New Roman" w:hAnsi="Times New Roman" w:cs="Times New Roman"/>
          <w:color w:val="0E101A"/>
          <w:sz w:val="24"/>
          <w:szCs w:val="24"/>
          <w:lang w:val="en-US"/>
        </w:rPr>
        <w:t>Arsalidou</w:t>
      </w:r>
      <w:proofErr w:type="spellEnd"/>
      <w:r w:rsidRPr="00A20AEF">
        <w:rPr>
          <w:rFonts w:ascii="Times New Roman" w:eastAsia="Times New Roman" w:hAnsi="Times New Roman" w:cs="Times New Roman"/>
          <w:color w:val="0E101A"/>
          <w:sz w:val="24"/>
          <w:szCs w:val="24"/>
          <w:lang w:val="en-US"/>
        </w:rPr>
        <w:t xml:space="preserve"> &amp; Taylor, 2011). The activation of the insula has been suggested to have a critical role in numerical processing. However, this could be due to more generic processes like intrinsic motivation </w:t>
      </w:r>
      <w:r w:rsidRPr="00A20AEF">
        <w:rPr>
          <w:rFonts w:ascii="Times New Roman" w:eastAsia="Times New Roman" w:hAnsi="Times New Roman" w:cs="Times New Roman"/>
          <w:color w:val="0E101A"/>
          <w:sz w:val="24"/>
          <w:szCs w:val="24"/>
          <w:lang w:val="en-US"/>
        </w:rPr>
        <w:lastRenderedPageBreak/>
        <w:t>for learning and training (</w:t>
      </w:r>
      <w:proofErr w:type="spellStart"/>
      <w:r w:rsidRPr="00A20AEF">
        <w:rPr>
          <w:rFonts w:ascii="Times New Roman" w:eastAsia="Times New Roman" w:hAnsi="Times New Roman" w:cs="Times New Roman"/>
          <w:color w:val="0E101A"/>
          <w:sz w:val="24"/>
          <w:szCs w:val="24"/>
          <w:lang w:val="en-US"/>
        </w:rPr>
        <w:t>Arsalidou</w:t>
      </w:r>
      <w:proofErr w:type="spellEnd"/>
      <w:r w:rsidRPr="00A20AEF">
        <w:rPr>
          <w:rFonts w:ascii="Times New Roman" w:eastAsia="Times New Roman" w:hAnsi="Times New Roman" w:cs="Times New Roman"/>
          <w:color w:val="0E101A"/>
          <w:sz w:val="24"/>
          <w:szCs w:val="24"/>
          <w:lang w:val="en-US"/>
        </w:rPr>
        <w:t xml:space="preserve">, </w:t>
      </w:r>
      <w:proofErr w:type="spellStart"/>
      <w:r w:rsidRPr="00A20AEF">
        <w:rPr>
          <w:rFonts w:ascii="Times New Roman" w:eastAsia="Times New Roman" w:hAnsi="Times New Roman" w:cs="Times New Roman"/>
          <w:color w:val="0E101A"/>
          <w:sz w:val="24"/>
          <w:szCs w:val="24"/>
          <w:lang w:val="en-US"/>
        </w:rPr>
        <w:t>Pawliw-Levac</w:t>
      </w:r>
      <w:proofErr w:type="spellEnd"/>
      <w:r w:rsidRPr="00A20AEF">
        <w:rPr>
          <w:rFonts w:ascii="Times New Roman" w:eastAsia="Times New Roman" w:hAnsi="Times New Roman" w:cs="Times New Roman"/>
          <w:color w:val="0E101A"/>
          <w:sz w:val="24"/>
          <w:szCs w:val="24"/>
          <w:lang w:val="en-US"/>
        </w:rPr>
        <w:t>, Sadeghi, &amp; Pascual-Leone, 2018), task difficulty (</w:t>
      </w:r>
      <w:proofErr w:type="spellStart"/>
      <w:r w:rsidRPr="00A20AEF">
        <w:rPr>
          <w:rFonts w:ascii="Times New Roman" w:eastAsia="Times New Roman" w:hAnsi="Times New Roman" w:cs="Times New Roman"/>
          <w:color w:val="0E101A"/>
          <w:sz w:val="24"/>
          <w:szCs w:val="24"/>
          <w:lang w:val="en-US"/>
        </w:rPr>
        <w:t>Vatansever</w:t>
      </w:r>
      <w:proofErr w:type="spellEnd"/>
      <w:r w:rsidRPr="00A20AEF">
        <w:rPr>
          <w:rFonts w:ascii="Times New Roman" w:eastAsia="Times New Roman" w:hAnsi="Times New Roman" w:cs="Times New Roman"/>
          <w:color w:val="0E101A"/>
          <w:sz w:val="24"/>
          <w:szCs w:val="24"/>
          <w:lang w:val="en-US"/>
        </w:rPr>
        <w:t xml:space="preserve">, </w:t>
      </w:r>
      <w:proofErr w:type="spellStart"/>
      <w:r w:rsidRPr="00A20AEF">
        <w:rPr>
          <w:rFonts w:ascii="Times New Roman" w:eastAsia="Times New Roman" w:hAnsi="Times New Roman" w:cs="Times New Roman"/>
          <w:color w:val="0E101A"/>
          <w:sz w:val="24"/>
          <w:szCs w:val="24"/>
          <w:lang w:val="en-US"/>
        </w:rPr>
        <w:t>Üstün</w:t>
      </w:r>
      <w:proofErr w:type="spellEnd"/>
      <w:r w:rsidRPr="00A20AEF">
        <w:rPr>
          <w:rFonts w:ascii="Times New Roman" w:eastAsia="Times New Roman" w:hAnsi="Times New Roman" w:cs="Times New Roman"/>
          <w:color w:val="0E101A"/>
          <w:sz w:val="24"/>
          <w:szCs w:val="24"/>
          <w:lang w:val="en-US"/>
        </w:rPr>
        <w:t xml:space="preserve">, </w:t>
      </w:r>
      <w:proofErr w:type="spellStart"/>
      <w:r w:rsidRPr="00A20AEF">
        <w:rPr>
          <w:rFonts w:ascii="Times New Roman" w:eastAsia="Times New Roman" w:hAnsi="Times New Roman" w:cs="Times New Roman"/>
          <w:color w:val="0E101A"/>
          <w:sz w:val="24"/>
          <w:szCs w:val="24"/>
          <w:lang w:val="en-US"/>
        </w:rPr>
        <w:t>Ayyıldız</w:t>
      </w:r>
      <w:proofErr w:type="spellEnd"/>
      <w:r w:rsidRPr="00A20AEF">
        <w:rPr>
          <w:rFonts w:ascii="Times New Roman" w:eastAsia="Times New Roman" w:hAnsi="Times New Roman" w:cs="Times New Roman"/>
          <w:color w:val="0E101A"/>
          <w:sz w:val="24"/>
          <w:szCs w:val="24"/>
          <w:lang w:val="en-US"/>
        </w:rPr>
        <w:t xml:space="preserve">, &amp; </w:t>
      </w:r>
      <w:proofErr w:type="spellStart"/>
      <w:r w:rsidRPr="00A20AEF">
        <w:rPr>
          <w:rFonts w:ascii="Times New Roman" w:eastAsia="Times New Roman" w:hAnsi="Times New Roman" w:cs="Times New Roman"/>
          <w:color w:val="0E101A"/>
          <w:sz w:val="24"/>
          <w:szCs w:val="24"/>
          <w:lang w:val="en-US"/>
        </w:rPr>
        <w:t>Çiçek</w:t>
      </w:r>
      <w:proofErr w:type="spellEnd"/>
      <w:r w:rsidRPr="00A20AEF">
        <w:rPr>
          <w:rFonts w:ascii="Times New Roman" w:eastAsia="Times New Roman" w:hAnsi="Times New Roman" w:cs="Times New Roman"/>
          <w:color w:val="0E101A"/>
          <w:sz w:val="24"/>
          <w:szCs w:val="24"/>
          <w:lang w:val="en-US"/>
        </w:rPr>
        <w:t>, 2020), response execution (</w:t>
      </w:r>
      <w:proofErr w:type="spellStart"/>
      <w:r w:rsidRPr="00A20AEF">
        <w:rPr>
          <w:rFonts w:ascii="Times New Roman" w:eastAsia="Times New Roman" w:hAnsi="Times New Roman" w:cs="Times New Roman"/>
          <w:color w:val="0E101A"/>
          <w:sz w:val="24"/>
          <w:szCs w:val="24"/>
          <w:lang w:val="en-US"/>
        </w:rPr>
        <w:t>Huettel</w:t>
      </w:r>
      <w:proofErr w:type="spellEnd"/>
      <w:r w:rsidRPr="00A20AEF">
        <w:rPr>
          <w:rFonts w:ascii="Times New Roman" w:eastAsia="Times New Roman" w:hAnsi="Times New Roman" w:cs="Times New Roman"/>
          <w:color w:val="0E101A"/>
          <w:sz w:val="24"/>
          <w:szCs w:val="24"/>
          <w:lang w:val="en-US"/>
        </w:rPr>
        <w:t xml:space="preserve">, </w:t>
      </w:r>
      <w:proofErr w:type="spellStart"/>
      <w:r w:rsidRPr="00A20AEF">
        <w:rPr>
          <w:rFonts w:ascii="Times New Roman" w:eastAsia="Times New Roman" w:hAnsi="Times New Roman" w:cs="Times New Roman"/>
          <w:color w:val="0E101A"/>
          <w:sz w:val="24"/>
          <w:szCs w:val="24"/>
          <w:lang w:val="en-US"/>
        </w:rPr>
        <w:t>Guzeldere</w:t>
      </w:r>
      <w:proofErr w:type="spellEnd"/>
      <w:r w:rsidRPr="00A20AEF">
        <w:rPr>
          <w:rFonts w:ascii="Times New Roman" w:eastAsia="Times New Roman" w:hAnsi="Times New Roman" w:cs="Times New Roman"/>
          <w:color w:val="0E101A"/>
          <w:sz w:val="24"/>
          <w:szCs w:val="24"/>
          <w:lang w:val="en-US"/>
        </w:rPr>
        <w:t xml:space="preserve">, &amp; McCarthy, 2001), error processing (Hester, Fassbender, &amp; </w:t>
      </w:r>
      <w:proofErr w:type="spellStart"/>
      <w:r w:rsidRPr="00A20AEF">
        <w:rPr>
          <w:rFonts w:ascii="Times New Roman" w:eastAsia="Times New Roman" w:hAnsi="Times New Roman" w:cs="Times New Roman"/>
          <w:color w:val="0E101A"/>
          <w:sz w:val="24"/>
          <w:szCs w:val="24"/>
          <w:lang w:val="en-US"/>
        </w:rPr>
        <w:t>Garavan</w:t>
      </w:r>
      <w:proofErr w:type="spellEnd"/>
      <w:r w:rsidRPr="00A20AEF">
        <w:rPr>
          <w:rFonts w:ascii="Times New Roman" w:eastAsia="Times New Roman" w:hAnsi="Times New Roman" w:cs="Times New Roman"/>
          <w:color w:val="0E101A"/>
          <w:sz w:val="24"/>
          <w:szCs w:val="24"/>
          <w:lang w:val="en-US"/>
        </w:rPr>
        <w:t xml:space="preserve">, 2004), task switching (Uddin &amp; Menon, 2009), and emotional processing (e.g., Britton et al., 2006). In other words, many different processes are involved when we manipulate numbers, estimate quantities, solve mathematical tasks, </w:t>
      </w:r>
      <w:r w:rsidR="00F60DB8">
        <w:rPr>
          <w:rFonts w:ascii="Times New Roman" w:eastAsia="Times New Roman" w:hAnsi="Times New Roman" w:cs="Times New Roman"/>
          <w:color w:val="0E101A"/>
          <w:sz w:val="24"/>
          <w:szCs w:val="24"/>
          <w:lang w:val="en-US"/>
        </w:rPr>
        <w:t xml:space="preserve">and </w:t>
      </w:r>
      <w:r w:rsidRPr="00A20AEF">
        <w:rPr>
          <w:rFonts w:ascii="Times New Roman" w:eastAsia="Times New Roman" w:hAnsi="Times New Roman" w:cs="Times New Roman"/>
          <w:color w:val="0E101A"/>
          <w:sz w:val="24"/>
          <w:szCs w:val="24"/>
          <w:lang w:val="en-US"/>
        </w:rPr>
        <w:t xml:space="preserve">think </w:t>
      </w:r>
      <w:r w:rsidR="00F60DB8">
        <w:rPr>
          <w:rFonts w:ascii="Times New Roman" w:eastAsia="Times New Roman" w:hAnsi="Times New Roman" w:cs="Times New Roman"/>
          <w:color w:val="0E101A"/>
          <w:sz w:val="24"/>
          <w:szCs w:val="24"/>
          <w:lang w:val="en-US"/>
        </w:rPr>
        <w:t>mathematically</w:t>
      </w:r>
      <w:r w:rsidRPr="00A20AEF">
        <w:rPr>
          <w:rFonts w:ascii="Times New Roman" w:eastAsia="Times New Roman" w:hAnsi="Times New Roman" w:cs="Times New Roman"/>
          <w:color w:val="0E101A"/>
          <w:sz w:val="24"/>
          <w:szCs w:val="24"/>
          <w:lang w:val="en-US"/>
        </w:rPr>
        <w:t xml:space="preserve">. </w:t>
      </w:r>
      <w:r w:rsidR="00F60DB8">
        <w:rPr>
          <w:rFonts w:ascii="Times New Roman" w:eastAsia="Times New Roman" w:hAnsi="Times New Roman" w:cs="Times New Roman"/>
          <w:color w:val="0E101A"/>
          <w:sz w:val="24"/>
          <w:szCs w:val="24"/>
          <w:lang w:val="en-US"/>
        </w:rPr>
        <w:t>Nonetheless</w:t>
      </w:r>
      <w:r w:rsidRPr="00A20AEF">
        <w:rPr>
          <w:rFonts w:ascii="Times New Roman" w:eastAsia="Times New Roman" w:hAnsi="Times New Roman" w:cs="Times New Roman"/>
          <w:color w:val="0E101A"/>
          <w:sz w:val="24"/>
          <w:szCs w:val="24"/>
          <w:lang w:val="en-US"/>
        </w:rPr>
        <w:t xml:space="preserve">, </w:t>
      </w:r>
      <w:r w:rsidR="00F60DB8">
        <w:rPr>
          <w:rFonts w:ascii="Times New Roman" w:eastAsia="Times New Roman" w:hAnsi="Times New Roman" w:cs="Times New Roman"/>
          <w:color w:val="0E101A"/>
          <w:sz w:val="24"/>
          <w:szCs w:val="24"/>
          <w:lang w:val="en-US"/>
        </w:rPr>
        <w:t xml:space="preserve">there appear to be </w:t>
      </w:r>
      <w:r w:rsidRPr="00A20AEF">
        <w:rPr>
          <w:rFonts w:ascii="Times New Roman" w:eastAsia="Times New Roman" w:hAnsi="Times New Roman" w:cs="Times New Roman"/>
          <w:color w:val="0E101A"/>
          <w:sz w:val="24"/>
          <w:szCs w:val="24"/>
          <w:lang w:val="en-US"/>
        </w:rPr>
        <w:t xml:space="preserve">two distinguishable neural networks specialized for symbolic and non-symbolic </w:t>
      </w:r>
      <w:r w:rsidR="00F60DB8">
        <w:rPr>
          <w:rFonts w:ascii="Times New Roman" w:eastAsia="Times New Roman" w:hAnsi="Times New Roman" w:cs="Times New Roman"/>
          <w:color w:val="0E101A"/>
          <w:sz w:val="24"/>
          <w:szCs w:val="24"/>
          <w:lang w:val="en-US"/>
        </w:rPr>
        <w:t>processes</w:t>
      </w:r>
      <w:r w:rsidRPr="00A20AEF">
        <w:rPr>
          <w:rFonts w:ascii="Times New Roman" w:eastAsia="Times New Roman" w:hAnsi="Times New Roman" w:cs="Times New Roman"/>
          <w:color w:val="0E101A"/>
          <w:sz w:val="24"/>
          <w:szCs w:val="24"/>
          <w:lang w:val="en-US"/>
        </w:rPr>
        <w:t>.</w:t>
      </w:r>
    </w:p>
    <w:p w14:paraId="2A10C541" w14:textId="262754BB" w:rsidR="00CA4AFE" w:rsidRDefault="00F60DB8">
      <w:pPr>
        <w:spacing w:line="480" w:lineRule="auto"/>
        <w:ind w:firstLine="720"/>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Moreover, there appear</w:t>
      </w:r>
      <w:r w:rsidR="00437550" w:rsidRPr="00A20AEF">
        <w:rPr>
          <w:rFonts w:ascii="Times New Roman" w:eastAsia="Times New Roman" w:hAnsi="Times New Roman" w:cs="Times New Roman"/>
          <w:color w:val="0E101A"/>
          <w:sz w:val="24"/>
          <w:szCs w:val="24"/>
          <w:lang w:val="en-US"/>
        </w:rPr>
        <w:t xml:space="preserve"> to be different oscillations associated with non-symbolic and symbolic skills. Non-symbolic skills </w:t>
      </w:r>
      <w:del w:id="73" w:author="Venera Gashaj" w:date="2023-05-04T20:24:00Z">
        <w:r w:rsidR="00437550" w:rsidRPr="00A20AEF">
          <w:rPr>
            <w:rFonts w:ascii="Times New Roman" w:eastAsia="Times New Roman" w:hAnsi="Times New Roman" w:cs="Times New Roman"/>
            <w:color w:val="0E101A"/>
            <w:sz w:val="24"/>
            <w:szCs w:val="24"/>
            <w:lang w:val="en-US"/>
          </w:rPr>
          <w:delText>have been suggested</w:delText>
        </w:r>
      </w:del>
      <w:ins w:id="74" w:author="Venera Gashaj" w:date="2023-05-04T20:24:00Z">
        <w:r w:rsidR="005C713A">
          <w:rPr>
            <w:rFonts w:ascii="Times New Roman" w:eastAsia="Times New Roman" w:hAnsi="Times New Roman" w:cs="Times New Roman"/>
            <w:color w:val="0E101A"/>
            <w:sz w:val="24"/>
            <w:szCs w:val="24"/>
            <w:lang w:val="en-US"/>
          </w:rPr>
          <w:t>appear</w:t>
        </w:r>
      </w:ins>
      <w:r w:rsidR="00437550" w:rsidRPr="00A20AEF">
        <w:rPr>
          <w:rFonts w:ascii="Times New Roman" w:eastAsia="Times New Roman" w:hAnsi="Times New Roman" w:cs="Times New Roman"/>
          <w:color w:val="0E101A"/>
          <w:sz w:val="24"/>
          <w:szCs w:val="24"/>
          <w:lang w:val="en-US"/>
        </w:rPr>
        <w:t xml:space="preserve"> to rely on visuospatial abilities (</w:t>
      </w:r>
      <w:proofErr w:type="spellStart"/>
      <w:r w:rsidR="00437550" w:rsidRPr="00A20AEF">
        <w:rPr>
          <w:rFonts w:ascii="Times New Roman" w:eastAsia="Times New Roman" w:hAnsi="Times New Roman" w:cs="Times New Roman"/>
          <w:color w:val="0E101A"/>
          <w:sz w:val="24"/>
          <w:szCs w:val="24"/>
          <w:lang w:val="en-US"/>
        </w:rPr>
        <w:t>Gallistel</w:t>
      </w:r>
      <w:proofErr w:type="spellEnd"/>
      <w:r w:rsidR="00437550" w:rsidRPr="00A20AEF">
        <w:rPr>
          <w:rFonts w:ascii="Times New Roman" w:eastAsia="Times New Roman" w:hAnsi="Times New Roman" w:cs="Times New Roman"/>
          <w:color w:val="0E101A"/>
          <w:sz w:val="24"/>
          <w:szCs w:val="24"/>
          <w:lang w:val="en-US"/>
        </w:rPr>
        <w:t xml:space="preserve"> &amp; Gelman, 2000). Since those abilities are associated with beta-band activity (12-30 Hz) in parietal regions during visuospatial processing and integration of visual features (Caplan, Madsen, </w:t>
      </w:r>
      <w:proofErr w:type="spellStart"/>
      <w:r w:rsidR="00437550" w:rsidRPr="00A20AEF">
        <w:rPr>
          <w:rFonts w:ascii="Times New Roman" w:eastAsia="Times New Roman" w:hAnsi="Times New Roman" w:cs="Times New Roman"/>
          <w:color w:val="0E101A"/>
          <w:sz w:val="24"/>
          <w:szCs w:val="24"/>
          <w:lang w:val="en-US"/>
        </w:rPr>
        <w:t>Raghavachari</w:t>
      </w:r>
      <w:proofErr w:type="spellEnd"/>
      <w:r w:rsidR="00437550" w:rsidRPr="00A20AEF">
        <w:rPr>
          <w:rFonts w:ascii="Times New Roman" w:eastAsia="Times New Roman" w:hAnsi="Times New Roman" w:cs="Times New Roman"/>
          <w:color w:val="0E101A"/>
          <w:sz w:val="24"/>
          <w:szCs w:val="24"/>
          <w:lang w:val="en-US"/>
        </w:rPr>
        <w:t xml:space="preserve">, &amp; </w:t>
      </w:r>
      <w:proofErr w:type="spellStart"/>
      <w:r w:rsidR="00437550" w:rsidRPr="00A20AEF">
        <w:rPr>
          <w:rFonts w:ascii="Times New Roman" w:eastAsia="Times New Roman" w:hAnsi="Times New Roman" w:cs="Times New Roman"/>
          <w:color w:val="0E101A"/>
          <w:sz w:val="24"/>
          <w:szCs w:val="24"/>
          <w:lang w:val="en-US"/>
        </w:rPr>
        <w:t>Kahana</w:t>
      </w:r>
      <w:proofErr w:type="spellEnd"/>
      <w:r w:rsidR="00437550" w:rsidRPr="00A20AEF">
        <w:rPr>
          <w:rFonts w:ascii="Times New Roman" w:eastAsia="Times New Roman" w:hAnsi="Times New Roman" w:cs="Times New Roman"/>
          <w:color w:val="0E101A"/>
          <w:sz w:val="24"/>
          <w:szCs w:val="24"/>
          <w:lang w:val="en-US"/>
        </w:rPr>
        <w:t xml:space="preserve">, 2001; Costa, Duarte, Martins, </w:t>
      </w:r>
      <w:proofErr w:type="spellStart"/>
      <w:r w:rsidR="00437550" w:rsidRPr="00A20AEF">
        <w:rPr>
          <w:rFonts w:ascii="Times New Roman" w:eastAsia="Times New Roman" w:hAnsi="Times New Roman" w:cs="Times New Roman"/>
          <w:color w:val="0E101A"/>
          <w:sz w:val="24"/>
          <w:szCs w:val="24"/>
          <w:lang w:val="en-US"/>
        </w:rPr>
        <w:t>Wibral</w:t>
      </w:r>
      <w:proofErr w:type="spellEnd"/>
      <w:r w:rsidR="00437550" w:rsidRPr="00A20AEF">
        <w:rPr>
          <w:rFonts w:ascii="Times New Roman" w:eastAsia="Times New Roman" w:hAnsi="Times New Roman" w:cs="Times New Roman"/>
          <w:color w:val="0E101A"/>
          <w:sz w:val="24"/>
          <w:szCs w:val="24"/>
          <w:lang w:val="en-US"/>
        </w:rPr>
        <w:t xml:space="preserve">, &amp; Castelo-Branco, 2017), beta oscillations seem to be relevant for non-symbolic skills. Furthermore, </w:t>
      </w:r>
      <w:proofErr w:type="spellStart"/>
      <w:r w:rsidR="00437550" w:rsidRPr="00A20AEF">
        <w:rPr>
          <w:rFonts w:ascii="Times New Roman" w:eastAsia="Times New Roman" w:hAnsi="Times New Roman" w:cs="Times New Roman"/>
          <w:color w:val="0E101A"/>
          <w:sz w:val="24"/>
          <w:szCs w:val="24"/>
          <w:lang w:val="en-US"/>
        </w:rPr>
        <w:t>Rubinsten</w:t>
      </w:r>
      <w:proofErr w:type="spellEnd"/>
      <w:r w:rsidR="00437550" w:rsidRPr="00A20AEF">
        <w:rPr>
          <w:rFonts w:ascii="Times New Roman" w:eastAsia="Times New Roman" w:hAnsi="Times New Roman" w:cs="Times New Roman"/>
          <w:color w:val="0E101A"/>
          <w:sz w:val="24"/>
          <w:szCs w:val="24"/>
          <w:lang w:val="en-US"/>
        </w:rPr>
        <w:t xml:space="preserve"> and colleagues (2020) </w:t>
      </w:r>
      <w:r w:rsidR="00CA4AFE">
        <w:rPr>
          <w:rFonts w:ascii="Times New Roman" w:eastAsia="Times New Roman" w:hAnsi="Times New Roman" w:cs="Times New Roman"/>
          <w:color w:val="0E101A"/>
          <w:sz w:val="24"/>
          <w:szCs w:val="24"/>
          <w:lang w:val="en-US"/>
        </w:rPr>
        <w:t>measured</w:t>
      </w:r>
      <w:r w:rsidR="00437550" w:rsidRPr="00A20AEF">
        <w:rPr>
          <w:rFonts w:ascii="Times New Roman" w:eastAsia="Times New Roman" w:hAnsi="Times New Roman" w:cs="Times New Roman"/>
          <w:color w:val="0E101A"/>
          <w:sz w:val="24"/>
          <w:szCs w:val="24"/>
          <w:lang w:val="en-US"/>
        </w:rPr>
        <w:t xml:space="preserve"> EEG oscillations to test the hypothesis that symbolic and non-symbolic processing </w:t>
      </w:r>
      <w:r w:rsidR="00CA4AFE">
        <w:rPr>
          <w:rFonts w:ascii="Times New Roman" w:eastAsia="Times New Roman" w:hAnsi="Times New Roman" w:cs="Times New Roman"/>
          <w:color w:val="0E101A"/>
          <w:sz w:val="24"/>
          <w:szCs w:val="24"/>
          <w:lang w:val="en-US"/>
        </w:rPr>
        <w:t>are</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segregated by employing frequency ranges. Their data </w:t>
      </w:r>
      <w:r w:rsidR="00CA4AFE">
        <w:rPr>
          <w:rFonts w:ascii="Times New Roman" w:eastAsia="Times New Roman" w:hAnsi="Times New Roman" w:cs="Times New Roman"/>
          <w:color w:val="0E101A"/>
          <w:sz w:val="24"/>
          <w:szCs w:val="24"/>
          <w:lang w:val="en-US"/>
        </w:rPr>
        <w:t>supported</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the </w:t>
      </w:r>
      <w:r w:rsidR="00CA4AFE">
        <w:rPr>
          <w:rFonts w:ascii="Times New Roman" w:eastAsia="Times New Roman" w:hAnsi="Times New Roman" w:cs="Times New Roman"/>
          <w:color w:val="0E101A"/>
          <w:sz w:val="24"/>
          <w:szCs w:val="24"/>
          <w:lang w:val="en-US"/>
        </w:rPr>
        <w:t>hypothesis</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that gamma oscillations are related to </w:t>
      </w:r>
      <w:r w:rsidR="00CA4AFE">
        <w:rPr>
          <w:rFonts w:ascii="Times New Roman" w:eastAsia="Times New Roman" w:hAnsi="Times New Roman" w:cs="Times New Roman"/>
          <w:color w:val="0E101A"/>
          <w:sz w:val="24"/>
          <w:szCs w:val="24"/>
          <w:lang w:val="en-US"/>
        </w:rPr>
        <w:t>symbolic</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numerical </w:t>
      </w:r>
      <w:r w:rsidR="00641A50" w:rsidRPr="00A20AEF">
        <w:rPr>
          <w:rFonts w:ascii="Times New Roman" w:eastAsia="Times New Roman" w:hAnsi="Times New Roman" w:cs="Times New Roman"/>
          <w:color w:val="0E101A"/>
          <w:sz w:val="24"/>
          <w:szCs w:val="24"/>
          <w:lang w:val="en-US"/>
        </w:rPr>
        <w:t>representation</w:t>
      </w:r>
      <w:r w:rsidR="00641A50">
        <w:rPr>
          <w:rFonts w:ascii="Times New Roman" w:eastAsia="Times New Roman" w:hAnsi="Times New Roman" w:cs="Times New Roman"/>
          <w:color w:val="0E101A"/>
          <w:sz w:val="24"/>
          <w:szCs w:val="24"/>
          <w:lang w:val="en-US"/>
        </w:rPr>
        <w:t>s and</w:t>
      </w:r>
      <w:r w:rsidR="00CA4AFE">
        <w:rPr>
          <w:rFonts w:ascii="Times New Roman" w:eastAsia="Times New Roman" w:hAnsi="Times New Roman" w:cs="Times New Roman"/>
          <w:color w:val="0E101A"/>
          <w:sz w:val="24"/>
          <w:szCs w:val="24"/>
          <w:lang w:val="en-US"/>
        </w:rPr>
        <w:t xml:space="preserve"> suggest</w:t>
      </w:r>
      <w:r w:rsidR="00437550" w:rsidRPr="00A20AEF">
        <w:rPr>
          <w:rFonts w:ascii="Times New Roman" w:eastAsia="Times New Roman" w:hAnsi="Times New Roman" w:cs="Times New Roman"/>
          <w:color w:val="0E101A"/>
          <w:sz w:val="24"/>
          <w:szCs w:val="24"/>
          <w:lang w:val="en-US"/>
        </w:rPr>
        <w:t xml:space="preserve"> that beta oscillations are </w:t>
      </w:r>
      <w:r w:rsidR="00CA4AFE">
        <w:rPr>
          <w:rFonts w:ascii="Times New Roman" w:eastAsia="Times New Roman" w:hAnsi="Times New Roman" w:cs="Times New Roman"/>
          <w:color w:val="0E101A"/>
          <w:sz w:val="24"/>
          <w:szCs w:val="24"/>
          <w:lang w:val="en-US"/>
        </w:rPr>
        <w:t>exclusively</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related to non-symbolic processing, not general numerical processing. </w:t>
      </w:r>
    </w:p>
    <w:p w14:paraId="15684910" w14:textId="782A8896" w:rsidR="00EE741F" w:rsidRDefault="00435B6B" w:rsidP="00EE741F">
      <w:pPr>
        <w:spacing w:line="480" w:lineRule="auto"/>
        <w:ind w:firstLine="720"/>
        <w:rPr>
          <w:ins w:id="75" w:author="Venera Gashaj" w:date="2023-05-04T20:24:00Z"/>
          <w:rFonts w:ascii="Times New Roman" w:eastAsia="Times New Roman" w:hAnsi="Times New Roman" w:cs="Times New Roman"/>
          <w:color w:val="131413"/>
          <w:sz w:val="24"/>
          <w:szCs w:val="24"/>
          <w:lang w:val="en-US"/>
        </w:rPr>
      </w:pPr>
      <w:r>
        <w:rPr>
          <w:rFonts w:ascii="Times New Roman" w:eastAsia="Times New Roman" w:hAnsi="Times New Roman" w:cs="Times New Roman"/>
          <w:color w:val="0E101A"/>
          <w:sz w:val="24"/>
          <w:szCs w:val="24"/>
          <w:lang w:val="en-US"/>
        </w:rPr>
        <w:t xml:space="preserve">In summary, research posits the existence of two distinct cognitive systems for processing numerical representations, a symbolic and a non-symbolic system. The evidence indicates that these systems are behaviorally </w:t>
      </w:r>
      <w:r w:rsidR="001022DE">
        <w:rPr>
          <w:rFonts w:ascii="Times New Roman" w:eastAsia="Times New Roman" w:hAnsi="Times New Roman" w:cs="Times New Roman"/>
          <w:color w:val="0E101A"/>
          <w:sz w:val="24"/>
          <w:szCs w:val="24"/>
          <w:lang w:val="en-US"/>
        </w:rPr>
        <w:t>distinct yet</w:t>
      </w:r>
      <w:r>
        <w:rPr>
          <w:rFonts w:ascii="Times New Roman" w:eastAsia="Times New Roman" w:hAnsi="Times New Roman" w:cs="Times New Roman"/>
          <w:color w:val="0E101A"/>
          <w:sz w:val="24"/>
          <w:szCs w:val="24"/>
          <w:lang w:val="en-US"/>
        </w:rPr>
        <w:t xml:space="preserve"> appear to take place at approximately the same place and time in the brain.</w:t>
      </w:r>
      <w:r w:rsidR="002602E1">
        <w:rPr>
          <w:rFonts w:ascii="Times New Roman" w:eastAsia="Times New Roman" w:hAnsi="Times New Roman" w:cs="Times New Roman"/>
          <w:color w:val="0E101A"/>
          <w:sz w:val="24"/>
          <w:szCs w:val="24"/>
          <w:lang w:val="en-US"/>
        </w:rPr>
        <w:t xml:space="preserve"> Thus, it is reasonable to assume the existence of some “</w:t>
      </w:r>
      <w:r w:rsidR="002602E1" w:rsidRPr="002602E1">
        <w:rPr>
          <w:rFonts w:ascii="Times New Roman" w:eastAsia="Times New Roman" w:hAnsi="Times New Roman" w:cs="Times New Roman"/>
          <w:color w:val="0E101A"/>
          <w:sz w:val="24"/>
          <w:szCs w:val="24"/>
          <w:lang w:val="en-US"/>
        </w:rPr>
        <w:t>neuronal dynamics that modulates the behavioral distinction between symbolic and non</w:t>
      </w:r>
      <w:r w:rsidR="002602E1">
        <w:rPr>
          <w:rFonts w:ascii="Times New Roman" w:eastAsia="Times New Roman" w:hAnsi="Times New Roman" w:cs="Times New Roman"/>
          <w:color w:val="0E101A"/>
          <w:sz w:val="24"/>
          <w:szCs w:val="24"/>
          <w:lang w:val="en-US"/>
        </w:rPr>
        <w:t>-</w:t>
      </w:r>
      <w:r w:rsidR="002602E1" w:rsidRPr="002602E1">
        <w:rPr>
          <w:rFonts w:ascii="Times New Roman" w:eastAsia="Times New Roman" w:hAnsi="Times New Roman" w:cs="Times New Roman"/>
          <w:color w:val="0E101A"/>
          <w:sz w:val="24"/>
          <w:szCs w:val="24"/>
          <w:lang w:val="en-US"/>
        </w:rPr>
        <w:t>symbolic numerical information</w:t>
      </w:r>
      <w:r w:rsidR="002602E1">
        <w:rPr>
          <w:rFonts w:ascii="Times New Roman" w:eastAsia="Times New Roman" w:hAnsi="Times New Roman" w:cs="Times New Roman"/>
          <w:color w:val="0E101A"/>
          <w:sz w:val="24"/>
          <w:szCs w:val="24"/>
          <w:lang w:val="en-US"/>
        </w:rPr>
        <w:t>” (</w:t>
      </w:r>
      <w:proofErr w:type="spellStart"/>
      <w:r w:rsidR="002602E1">
        <w:rPr>
          <w:rFonts w:ascii="Times New Roman" w:eastAsia="Times New Roman" w:hAnsi="Times New Roman" w:cs="Times New Roman"/>
          <w:color w:val="0E101A"/>
          <w:sz w:val="24"/>
          <w:szCs w:val="24"/>
          <w:lang w:val="en-US"/>
        </w:rPr>
        <w:t>Rubinsten</w:t>
      </w:r>
      <w:proofErr w:type="spellEnd"/>
      <w:r w:rsidR="002602E1">
        <w:rPr>
          <w:rFonts w:ascii="Times New Roman" w:eastAsia="Times New Roman" w:hAnsi="Times New Roman" w:cs="Times New Roman"/>
          <w:color w:val="0E101A"/>
          <w:sz w:val="24"/>
          <w:szCs w:val="24"/>
          <w:lang w:val="en-US"/>
        </w:rPr>
        <w:t xml:space="preserve"> et al., 2020, p. 762). Indeed, recent work by </w:t>
      </w:r>
      <w:proofErr w:type="spellStart"/>
      <w:r w:rsidR="002602E1" w:rsidRPr="00A20AEF">
        <w:rPr>
          <w:rFonts w:ascii="Times New Roman" w:eastAsia="Times New Roman" w:hAnsi="Times New Roman" w:cs="Times New Roman"/>
          <w:color w:val="0E101A"/>
          <w:sz w:val="24"/>
          <w:szCs w:val="24"/>
          <w:lang w:val="en-US"/>
        </w:rPr>
        <w:t>Rubinsten</w:t>
      </w:r>
      <w:proofErr w:type="spellEnd"/>
      <w:r w:rsidR="002602E1" w:rsidRPr="00A20AEF">
        <w:rPr>
          <w:rFonts w:ascii="Times New Roman" w:eastAsia="Times New Roman" w:hAnsi="Times New Roman" w:cs="Times New Roman"/>
          <w:color w:val="0E101A"/>
          <w:sz w:val="24"/>
          <w:szCs w:val="24"/>
          <w:lang w:val="en-US"/>
        </w:rPr>
        <w:t xml:space="preserve"> and colleagues</w:t>
      </w:r>
      <w:r w:rsidR="002602E1">
        <w:rPr>
          <w:rFonts w:ascii="Times New Roman" w:eastAsia="Times New Roman" w:hAnsi="Times New Roman" w:cs="Times New Roman"/>
          <w:color w:val="0E101A"/>
          <w:sz w:val="24"/>
          <w:szCs w:val="24"/>
          <w:lang w:val="en-US"/>
        </w:rPr>
        <w:t xml:space="preserve"> </w:t>
      </w:r>
      <w:r w:rsidR="001037AD">
        <w:rPr>
          <w:rFonts w:ascii="Times New Roman" w:eastAsia="Times New Roman" w:hAnsi="Times New Roman" w:cs="Times New Roman"/>
          <w:color w:val="0E101A"/>
          <w:sz w:val="24"/>
          <w:szCs w:val="24"/>
          <w:lang w:val="en-US"/>
        </w:rPr>
        <w:t xml:space="preserve">(2020) </w:t>
      </w:r>
      <w:r w:rsidR="0054783C">
        <w:rPr>
          <w:rFonts w:ascii="Times New Roman" w:eastAsia="Times New Roman" w:hAnsi="Times New Roman" w:cs="Times New Roman"/>
          <w:color w:val="0E101A"/>
          <w:sz w:val="24"/>
          <w:szCs w:val="24"/>
          <w:lang w:val="en-US"/>
        </w:rPr>
        <w:t>suggests</w:t>
      </w:r>
      <w:r w:rsidR="002602E1">
        <w:rPr>
          <w:rFonts w:ascii="Times New Roman" w:eastAsia="Times New Roman" w:hAnsi="Times New Roman" w:cs="Times New Roman"/>
          <w:color w:val="0E101A"/>
          <w:sz w:val="24"/>
          <w:szCs w:val="24"/>
          <w:lang w:val="en-US"/>
        </w:rPr>
        <w:t xml:space="preserve"> that </w:t>
      </w:r>
      <w:r w:rsidR="002602E1" w:rsidRPr="002602E1">
        <w:rPr>
          <w:rFonts w:ascii="Times New Roman" w:eastAsia="Times New Roman" w:hAnsi="Times New Roman" w:cs="Times New Roman"/>
          <w:color w:val="0E101A"/>
          <w:sz w:val="24"/>
          <w:szCs w:val="24"/>
          <w:lang w:val="en-US"/>
        </w:rPr>
        <w:t>symbolic and non</w:t>
      </w:r>
      <w:r w:rsidR="002602E1">
        <w:rPr>
          <w:rFonts w:ascii="Times New Roman" w:eastAsia="Times New Roman" w:hAnsi="Times New Roman" w:cs="Times New Roman"/>
          <w:color w:val="0E101A"/>
          <w:sz w:val="24"/>
          <w:szCs w:val="24"/>
          <w:lang w:val="en-US"/>
        </w:rPr>
        <w:t>-</w:t>
      </w:r>
      <w:r w:rsidR="002602E1" w:rsidRPr="002602E1">
        <w:rPr>
          <w:rFonts w:ascii="Times New Roman" w:eastAsia="Times New Roman" w:hAnsi="Times New Roman" w:cs="Times New Roman"/>
          <w:color w:val="0E101A"/>
          <w:sz w:val="24"/>
          <w:szCs w:val="24"/>
          <w:lang w:val="en-US"/>
        </w:rPr>
        <w:t xml:space="preserve">symbolic </w:t>
      </w:r>
      <w:r w:rsidR="002602E1" w:rsidRPr="002602E1">
        <w:rPr>
          <w:rFonts w:ascii="Times New Roman" w:eastAsia="Times New Roman" w:hAnsi="Times New Roman" w:cs="Times New Roman"/>
          <w:color w:val="0E101A"/>
          <w:sz w:val="24"/>
          <w:szCs w:val="24"/>
          <w:lang w:val="en-US"/>
        </w:rPr>
        <w:lastRenderedPageBreak/>
        <w:t xml:space="preserve">processing are segregated </w:t>
      </w:r>
      <w:r w:rsidR="0054783C">
        <w:rPr>
          <w:rFonts w:ascii="Times New Roman" w:eastAsia="Times New Roman" w:hAnsi="Times New Roman" w:cs="Times New Roman"/>
          <w:color w:val="0E101A"/>
          <w:sz w:val="24"/>
          <w:szCs w:val="24"/>
          <w:lang w:val="en-US"/>
        </w:rPr>
        <w:t>“</w:t>
      </w:r>
      <w:r w:rsidR="002602E1" w:rsidRPr="002602E1">
        <w:rPr>
          <w:rFonts w:ascii="Times New Roman" w:eastAsia="Times New Roman" w:hAnsi="Times New Roman" w:cs="Times New Roman"/>
          <w:color w:val="0E101A"/>
          <w:sz w:val="24"/>
          <w:szCs w:val="24"/>
          <w:lang w:val="en-US"/>
        </w:rPr>
        <w:t>by means of activation pattern of functionally relevant networks in different frequency ranges</w:t>
      </w:r>
      <w:r w:rsidR="002602E1">
        <w:rPr>
          <w:rFonts w:ascii="Times New Roman" w:eastAsia="Times New Roman" w:hAnsi="Times New Roman" w:cs="Times New Roman"/>
          <w:color w:val="0E101A"/>
          <w:sz w:val="24"/>
          <w:szCs w:val="24"/>
          <w:lang w:val="en-US"/>
        </w:rPr>
        <w:t>” (2020, p. 762).</w:t>
      </w:r>
      <w:r w:rsidR="0054783C">
        <w:rPr>
          <w:rFonts w:ascii="Times New Roman" w:eastAsia="Times New Roman" w:hAnsi="Times New Roman" w:cs="Times New Roman"/>
          <w:color w:val="0E101A"/>
          <w:sz w:val="24"/>
          <w:szCs w:val="24"/>
          <w:lang w:val="en-US"/>
        </w:rPr>
        <w:t xml:space="preserve"> As is typical of more basic research in cognitive neuroscience, this finding was made in the context of very basic stimuli, with the non-symbolic condition entailing the comparison of magnitudes of dot clusters, and the symbolic condition entailing the comparison of standard Arabic numerals (e.g., 37 vs. 54). </w:t>
      </w:r>
      <w:ins w:id="76" w:author="Venera Gashaj" w:date="2023-05-04T20:24:00Z">
        <w:r w:rsidR="00202E98" w:rsidRPr="00202E98">
          <w:rPr>
            <w:rFonts w:ascii="Times New Roman" w:eastAsia="Times New Roman" w:hAnsi="Times New Roman" w:cs="Times New Roman"/>
            <w:color w:val="0E101A"/>
            <w:sz w:val="24"/>
            <w:szCs w:val="24"/>
            <w:lang w:val="en-US"/>
          </w:rPr>
          <w:t xml:space="preserve">In </w:t>
        </w:r>
        <w:r w:rsidR="00202E98" w:rsidRPr="00EE741F">
          <w:rPr>
            <w:rFonts w:ascii="Times New Roman" w:eastAsia="Times New Roman" w:hAnsi="Times New Roman" w:cs="Times New Roman"/>
            <w:color w:val="0E101A"/>
            <w:sz w:val="24"/>
            <w:szCs w:val="24"/>
            <w:lang w:val="en-US"/>
          </w:rPr>
          <w:t xml:space="preserve">contrast, </w:t>
        </w:r>
        <w:r w:rsidR="00202E98" w:rsidRPr="00B454D7">
          <w:rPr>
            <w:rFonts w:ascii="Times New Roman" w:eastAsia="Times New Roman" w:hAnsi="Times New Roman" w:cs="Times New Roman"/>
            <w:color w:val="0E101A"/>
            <w:sz w:val="24"/>
            <w:szCs w:val="24"/>
            <w:lang w:val="en-US"/>
          </w:rPr>
          <w:t xml:space="preserve">an ERP-study by Liu et al. (2018) reported evidence supporting an automatic integration between digits and </w:t>
        </w:r>
        <w:proofErr w:type="spellStart"/>
        <w:r w:rsidR="00202E98" w:rsidRPr="00B454D7">
          <w:rPr>
            <w:rFonts w:ascii="Times New Roman" w:eastAsia="Times New Roman" w:hAnsi="Times New Roman" w:cs="Times New Roman"/>
            <w:color w:val="0E101A"/>
            <w:sz w:val="24"/>
            <w:szCs w:val="24"/>
            <w:lang w:val="en-US"/>
          </w:rPr>
          <w:t>numerosities</w:t>
        </w:r>
        <w:proofErr w:type="spellEnd"/>
        <w:r w:rsidR="00F453C9" w:rsidRPr="00E41BCB">
          <w:rPr>
            <w:rFonts w:ascii="Times New Roman" w:eastAsia="Times New Roman" w:hAnsi="Times New Roman" w:cs="Times New Roman"/>
            <w:color w:val="0E101A"/>
            <w:sz w:val="24"/>
            <w:szCs w:val="24"/>
            <w:lang w:val="en-US"/>
          </w:rPr>
          <w:t xml:space="preserve"> </w:t>
        </w:r>
        <w:r w:rsidR="00EE741F">
          <w:rPr>
            <w:rFonts w:ascii="Times New Roman" w:eastAsia="Times New Roman" w:hAnsi="Times New Roman" w:cs="Times New Roman"/>
            <w:color w:val="0E101A"/>
            <w:sz w:val="24"/>
            <w:szCs w:val="24"/>
            <w:lang w:val="en-US"/>
          </w:rPr>
          <w:t>occurring</w:t>
        </w:r>
        <w:r w:rsidR="00202E98" w:rsidRPr="00EE741F">
          <w:rPr>
            <w:rFonts w:ascii="Times New Roman" w:eastAsia="Times New Roman" w:hAnsi="Times New Roman" w:cs="Times New Roman"/>
            <w:color w:val="0E101A"/>
            <w:sz w:val="24"/>
            <w:szCs w:val="24"/>
            <w:lang w:val="en-US"/>
          </w:rPr>
          <w:t xml:space="preserve"> during 100-200 </w:t>
        </w:r>
        <w:proofErr w:type="spellStart"/>
        <w:r w:rsidR="00202E98" w:rsidRPr="00EE741F">
          <w:rPr>
            <w:rFonts w:ascii="Times New Roman" w:eastAsia="Times New Roman" w:hAnsi="Times New Roman" w:cs="Times New Roman"/>
            <w:color w:val="0E101A"/>
            <w:sz w:val="24"/>
            <w:szCs w:val="24"/>
            <w:lang w:val="en-US"/>
          </w:rPr>
          <w:t>ms</w:t>
        </w:r>
        <w:proofErr w:type="spellEnd"/>
        <w:r w:rsidR="00202E98" w:rsidRPr="00EE741F">
          <w:rPr>
            <w:rFonts w:ascii="Times New Roman" w:eastAsia="Times New Roman" w:hAnsi="Times New Roman" w:cs="Times New Roman"/>
            <w:color w:val="0E101A"/>
            <w:sz w:val="24"/>
            <w:szCs w:val="24"/>
            <w:lang w:val="en-US"/>
          </w:rPr>
          <w:t xml:space="preserve"> after stimulus onset. </w:t>
        </w:r>
        <w:r w:rsidR="00EE741F">
          <w:rPr>
            <w:rFonts w:ascii="Times New Roman" w:eastAsia="Times New Roman" w:hAnsi="Times New Roman" w:cs="Times New Roman"/>
            <w:color w:val="0E101A"/>
            <w:sz w:val="24"/>
            <w:szCs w:val="24"/>
            <w:lang w:val="en-US"/>
          </w:rPr>
          <w:t xml:space="preserve">Another study found </w:t>
        </w:r>
        <w:r w:rsidR="006E3B7B" w:rsidRPr="00EE741F">
          <w:rPr>
            <w:rFonts w:ascii="Times New Roman" w:eastAsia="Times New Roman" w:hAnsi="Times New Roman" w:cs="Times New Roman"/>
            <w:color w:val="0E101A"/>
            <w:sz w:val="24"/>
            <w:szCs w:val="24"/>
            <w:lang w:val="en-US"/>
          </w:rPr>
          <w:t>individuals with stronger arithmetic skills exhibit weaker associations between symbolic and non-symbolic representations compared to those with weaker arithmetic skills (</w:t>
        </w:r>
        <w:proofErr w:type="spellStart"/>
        <w:r w:rsidR="006E3B7B" w:rsidRPr="00EE741F">
          <w:rPr>
            <w:rFonts w:ascii="Times New Roman" w:eastAsia="Times New Roman" w:hAnsi="Times New Roman" w:cs="Times New Roman"/>
            <w:color w:val="0E101A"/>
            <w:sz w:val="24"/>
            <w:szCs w:val="24"/>
            <w:lang w:val="en-US"/>
          </w:rPr>
          <w:t>Bulthé</w:t>
        </w:r>
        <w:proofErr w:type="spellEnd"/>
        <w:r w:rsidR="006E3B7B" w:rsidRPr="00EE741F">
          <w:rPr>
            <w:rFonts w:ascii="Times New Roman" w:eastAsia="Times New Roman" w:hAnsi="Times New Roman" w:cs="Times New Roman"/>
            <w:color w:val="0E101A"/>
            <w:sz w:val="24"/>
            <w:szCs w:val="24"/>
            <w:lang w:val="en-US"/>
          </w:rPr>
          <w:t xml:space="preserve">, De </w:t>
        </w:r>
        <w:proofErr w:type="spellStart"/>
        <w:r w:rsidR="006E3B7B" w:rsidRPr="00EE741F">
          <w:rPr>
            <w:rFonts w:ascii="Times New Roman" w:eastAsia="Times New Roman" w:hAnsi="Times New Roman" w:cs="Times New Roman"/>
            <w:color w:val="0E101A"/>
            <w:sz w:val="24"/>
            <w:szCs w:val="24"/>
            <w:lang w:val="en-US"/>
          </w:rPr>
          <w:t>Smedt</w:t>
        </w:r>
        <w:proofErr w:type="spellEnd"/>
        <w:r w:rsidR="006E3B7B" w:rsidRPr="00EE741F">
          <w:rPr>
            <w:rFonts w:ascii="Times New Roman" w:eastAsia="Times New Roman" w:hAnsi="Times New Roman" w:cs="Times New Roman"/>
            <w:color w:val="0E101A"/>
            <w:sz w:val="24"/>
            <w:szCs w:val="24"/>
            <w:lang w:val="en-US"/>
          </w:rPr>
          <w:t>,</w:t>
        </w:r>
        <w:r w:rsidR="006E3B7B" w:rsidRPr="006E3B7B">
          <w:rPr>
            <w:rFonts w:ascii="Times New Roman" w:eastAsia="Times New Roman" w:hAnsi="Times New Roman" w:cs="Times New Roman"/>
            <w:color w:val="0E101A"/>
            <w:sz w:val="24"/>
            <w:szCs w:val="24"/>
            <w:lang w:val="en-US"/>
          </w:rPr>
          <w:t xml:space="preserve"> &amp; Op de </w:t>
        </w:r>
        <w:proofErr w:type="spellStart"/>
        <w:r w:rsidR="006E3B7B" w:rsidRPr="006E3B7B">
          <w:rPr>
            <w:rFonts w:ascii="Times New Roman" w:eastAsia="Times New Roman" w:hAnsi="Times New Roman" w:cs="Times New Roman"/>
            <w:color w:val="0E101A"/>
            <w:sz w:val="24"/>
            <w:szCs w:val="24"/>
            <w:lang w:val="en-US"/>
          </w:rPr>
          <w:t>Beeck</w:t>
        </w:r>
        <w:proofErr w:type="spellEnd"/>
        <w:r w:rsidR="006E3B7B" w:rsidRPr="006E3B7B">
          <w:rPr>
            <w:rFonts w:ascii="Times New Roman" w:eastAsia="Times New Roman" w:hAnsi="Times New Roman" w:cs="Times New Roman"/>
            <w:color w:val="0E101A"/>
            <w:sz w:val="24"/>
            <w:szCs w:val="24"/>
            <w:lang w:val="en-US"/>
          </w:rPr>
          <w:t>, 2018</w:t>
        </w:r>
        <w:r w:rsidR="006E3B7B">
          <w:rPr>
            <w:rFonts w:ascii="Times New Roman" w:eastAsia="Times New Roman" w:hAnsi="Times New Roman" w:cs="Times New Roman"/>
            <w:color w:val="0E101A"/>
            <w:sz w:val="24"/>
            <w:szCs w:val="24"/>
            <w:lang w:val="en-US"/>
          </w:rPr>
          <w:t>)</w:t>
        </w:r>
        <w:r w:rsidR="006E3B7B" w:rsidRPr="006E3B7B">
          <w:rPr>
            <w:rFonts w:ascii="Times New Roman" w:eastAsia="Times New Roman" w:hAnsi="Times New Roman" w:cs="Times New Roman"/>
            <w:color w:val="0E101A"/>
            <w:sz w:val="24"/>
            <w:szCs w:val="24"/>
            <w:lang w:val="en-US"/>
          </w:rPr>
          <w:t xml:space="preserve">. </w:t>
        </w:r>
        <w:r w:rsidR="00EE741F">
          <w:rPr>
            <w:rFonts w:ascii="Times New Roman" w:eastAsia="Times New Roman" w:hAnsi="Times New Roman" w:cs="Times New Roman"/>
            <w:color w:val="131413"/>
            <w:sz w:val="24"/>
            <w:szCs w:val="24"/>
            <w:lang w:val="en-US"/>
          </w:rPr>
          <w:t>Finally,</w:t>
        </w:r>
        <w:r w:rsidR="00EE741F" w:rsidRPr="005C713A">
          <w:rPr>
            <w:rFonts w:ascii="Times New Roman" w:eastAsia="Times New Roman" w:hAnsi="Times New Roman" w:cs="Times New Roman"/>
            <w:color w:val="131413"/>
            <w:sz w:val="24"/>
            <w:szCs w:val="24"/>
            <w:lang w:val="en-US"/>
          </w:rPr>
          <w:t xml:space="preserve"> researchers have found that</w:t>
        </w:r>
        <w:r w:rsidR="00EE741F">
          <w:rPr>
            <w:rFonts w:ascii="Times New Roman" w:eastAsia="Times New Roman" w:hAnsi="Times New Roman" w:cs="Times New Roman"/>
            <w:color w:val="131413"/>
            <w:sz w:val="24"/>
            <w:szCs w:val="24"/>
            <w:lang w:val="en-US"/>
          </w:rPr>
          <w:t>, developmentally,</w:t>
        </w:r>
        <w:r w:rsidR="00EE741F" w:rsidRPr="005C713A">
          <w:rPr>
            <w:rFonts w:ascii="Times New Roman" w:eastAsia="Times New Roman" w:hAnsi="Times New Roman" w:cs="Times New Roman"/>
            <w:color w:val="131413"/>
            <w:sz w:val="24"/>
            <w:szCs w:val="24"/>
            <w:lang w:val="en-US"/>
          </w:rPr>
          <w:t xml:space="preserve"> </w:t>
        </w:r>
        <w:r w:rsidR="00EE741F">
          <w:rPr>
            <w:rFonts w:ascii="Times New Roman" w:eastAsia="Times New Roman" w:hAnsi="Times New Roman" w:cs="Times New Roman"/>
            <w:color w:val="131413"/>
            <w:sz w:val="24"/>
            <w:szCs w:val="24"/>
            <w:lang w:val="en-US"/>
          </w:rPr>
          <w:t>the relationship</w:t>
        </w:r>
        <w:r w:rsidR="00EE741F" w:rsidRPr="005C713A">
          <w:rPr>
            <w:rFonts w:ascii="Times New Roman" w:eastAsia="Times New Roman" w:hAnsi="Times New Roman" w:cs="Times New Roman"/>
            <w:color w:val="131413"/>
            <w:sz w:val="24"/>
            <w:szCs w:val="24"/>
            <w:lang w:val="en-US"/>
          </w:rPr>
          <w:t xml:space="preserve"> between symbolic and non-symbolic skil</w:t>
        </w:r>
        <w:r w:rsidR="00EE741F" w:rsidRPr="005E3E8C">
          <w:rPr>
            <w:rFonts w:ascii="Times New Roman" w:eastAsia="Times New Roman" w:hAnsi="Times New Roman" w:cs="Times New Roman"/>
            <w:color w:val="131413"/>
            <w:sz w:val="24"/>
            <w:szCs w:val="24"/>
            <w:lang w:val="en-US"/>
          </w:rPr>
          <w:t>ls</w:t>
        </w:r>
        <w:r w:rsidR="00EE741F">
          <w:rPr>
            <w:rFonts w:ascii="Times New Roman" w:eastAsia="Times New Roman" w:hAnsi="Times New Roman" w:cs="Times New Roman"/>
            <w:color w:val="131413"/>
            <w:sz w:val="24"/>
            <w:szCs w:val="24"/>
            <w:lang w:val="en-US"/>
          </w:rPr>
          <w:t xml:space="preserve"> </w:t>
        </w:r>
        <w:r w:rsidR="00EE741F" w:rsidRPr="005E3E8C">
          <w:rPr>
            <w:rFonts w:ascii="Times New Roman" w:eastAsia="Times New Roman" w:hAnsi="Times New Roman" w:cs="Times New Roman"/>
            <w:color w:val="131413"/>
            <w:sz w:val="24"/>
            <w:szCs w:val="24"/>
            <w:lang w:val="en-US"/>
          </w:rPr>
          <w:t>weakens as proficiency with symbols increases (Schwartz et al., 2021).</w:t>
        </w:r>
      </w:ins>
    </w:p>
    <w:p w14:paraId="0ED0B113" w14:textId="598C178E" w:rsidR="00F453C9" w:rsidRDefault="00B3526C" w:rsidP="00B3526C">
      <w:pPr>
        <w:spacing w:line="480" w:lineRule="auto"/>
        <w:ind w:firstLine="720"/>
        <w:rPr>
          <w:ins w:id="77" w:author="Venera Gashaj" w:date="2023-05-04T20:24:00Z"/>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 xml:space="preserve">Thus, we asked whether the neural correlates of more basic </w:t>
      </w:r>
      <w:ins w:id="78" w:author="Venera Gashaj" w:date="2023-05-04T20:24:00Z">
        <w:r w:rsidR="00EE741F">
          <w:rPr>
            <w:rFonts w:ascii="Times New Roman" w:eastAsia="Times New Roman" w:hAnsi="Times New Roman" w:cs="Times New Roman"/>
            <w:color w:val="0E101A"/>
            <w:sz w:val="24"/>
            <w:szCs w:val="24"/>
            <w:lang w:val="en-US"/>
          </w:rPr>
          <w:t xml:space="preserve">symbolic and non-symbolic </w:t>
        </w:r>
      </w:ins>
      <w:r>
        <w:rPr>
          <w:rFonts w:ascii="Times New Roman" w:eastAsia="Times New Roman" w:hAnsi="Times New Roman" w:cs="Times New Roman"/>
          <w:color w:val="0E101A"/>
          <w:sz w:val="24"/>
          <w:szCs w:val="24"/>
          <w:lang w:val="en-US"/>
        </w:rPr>
        <w:t xml:space="preserve">processing also appear when engaged in more advanced </w:t>
      </w:r>
      <w:r w:rsidR="00641A50">
        <w:rPr>
          <w:rFonts w:ascii="Times New Roman" w:eastAsia="Times New Roman" w:hAnsi="Times New Roman" w:cs="Times New Roman"/>
          <w:color w:val="0E101A"/>
          <w:sz w:val="24"/>
          <w:szCs w:val="24"/>
          <w:lang w:val="en-US"/>
        </w:rPr>
        <w:t xml:space="preserve">and naturalistic </w:t>
      </w:r>
      <w:r>
        <w:rPr>
          <w:rFonts w:ascii="Times New Roman" w:eastAsia="Times New Roman" w:hAnsi="Times New Roman" w:cs="Times New Roman"/>
          <w:color w:val="0E101A"/>
          <w:sz w:val="24"/>
          <w:szCs w:val="24"/>
          <w:lang w:val="en-US"/>
        </w:rPr>
        <w:t xml:space="preserve">mathematical reasoning. </w:t>
      </w:r>
    </w:p>
    <w:p w14:paraId="2AD698BD" w14:textId="355ABE71" w:rsidR="00F453C9" w:rsidRPr="00F26248" w:rsidRDefault="00F453C9" w:rsidP="00F26248">
      <w:pPr>
        <w:spacing w:line="480" w:lineRule="auto"/>
        <w:rPr>
          <w:ins w:id="79" w:author="Venera Gashaj" w:date="2023-05-04T20:24:00Z"/>
          <w:rFonts w:ascii="Times New Roman" w:eastAsia="Times New Roman" w:hAnsi="Times New Roman" w:cs="Times New Roman"/>
          <w:b/>
          <w:bCs/>
          <w:color w:val="131413"/>
          <w:sz w:val="24"/>
          <w:szCs w:val="24"/>
          <w:lang w:val="en-US"/>
        </w:rPr>
      </w:pPr>
      <w:ins w:id="80" w:author="Venera Gashaj" w:date="2023-05-04T20:24:00Z">
        <w:r>
          <w:rPr>
            <w:rFonts w:ascii="Times New Roman" w:eastAsia="Times New Roman" w:hAnsi="Times New Roman" w:cs="Times New Roman"/>
            <w:b/>
            <w:bCs/>
            <w:color w:val="131413"/>
            <w:sz w:val="24"/>
            <w:szCs w:val="24"/>
            <w:lang w:val="en-US"/>
          </w:rPr>
          <w:t>Present Study Design</w:t>
        </w:r>
      </w:ins>
    </w:p>
    <w:p w14:paraId="0015C120" w14:textId="4BE58B68" w:rsidR="00CA4AFE" w:rsidRDefault="00B3526C" w:rsidP="00B3526C">
      <w:pPr>
        <w:spacing w:line="480" w:lineRule="auto"/>
        <w:ind w:firstLine="720"/>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In our study, we explore a similar neural dynamic in the context of</w:t>
      </w:r>
      <w:ins w:id="81" w:author="Venera Gashaj" w:date="2023-05-04T20:24:00Z">
        <w:r>
          <w:rPr>
            <w:rFonts w:ascii="Times New Roman" w:eastAsia="Times New Roman" w:hAnsi="Times New Roman" w:cs="Times New Roman"/>
            <w:color w:val="0E101A"/>
            <w:sz w:val="24"/>
            <w:szCs w:val="24"/>
            <w:lang w:val="en-US"/>
          </w:rPr>
          <w:t xml:space="preserve"> </w:t>
        </w:r>
        <w:r w:rsidR="00F453C9">
          <w:rPr>
            <w:rFonts w:ascii="Times New Roman" w:eastAsia="Times New Roman" w:hAnsi="Times New Roman" w:cs="Times New Roman"/>
            <w:color w:val="0E101A"/>
            <w:sz w:val="24"/>
            <w:szCs w:val="24"/>
            <w:lang w:val="en-US"/>
          </w:rPr>
          <w:t>naturalistic and thus</w:t>
        </w:r>
      </w:ins>
      <w:r w:rsidR="00F453C9">
        <w:rPr>
          <w:rFonts w:ascii="Times New Roman" w:eastAsia="Times New Roman" w:hAnsi="Times New Roman" w:cs="Times New Roman"/>
          <w:color w:val="0E101A"/>
          <w:sz w:val="24"/>
          <w:szCs w:val="24"/>
          <w:lang w:val="en-US"/>
        </w:rPr>
        <w:t xml:space="preserve"> </w:t>
      </w:r>
      <w:r>
        <w:rPr>
          <w:rFonts w:ascii="Times New Roman" w:eastAsia="Times New Roman" w:hAnsi="Times New Roman" w:cs="Times New Roman"/>
          <w:color w:val="0E101A"/>
          <w:sz w:val="24"/>
          <w:szCs w:val="24"/>
          <w:lang w:val="en-US"/>
        </w:rPr>
        <w:t xml:space="preserve">drastically more complex stimuli: visual, geometric </w:t>
      </w:r>
      <w:r w:rsidR="004A58B4">
        <w:rPr>
          <w:rFonts w:ascii="Times New Roman" w:eastAsia="Times New Roman" w:hAnsi="Times New Roman" w:cs="Times New Roman"/>
          <w:color w:val="0E101A"/>
          <w:sz w:val="24"/>
          <w:szCs w:val="24"/>
          <w:lang w:val="en-US"/>
        </w:rPr>
        <w:t>demonstration</w:t>
      </w:r>
      <w:r>
        <w:rPr>
          <w:rFonts w:ascii="Times New Roman" w:eastAsia="Times New Roman" w:hAnsi="Times New Roman" w:cs="Times New Roman"/>
          <w:color w:val="0E101A"/>
          <w:sz w:val="24"/>
          <w:szCs w:val="24"/>
          <w:lang w:val="en-US"/>
        </w:rPr>
        <w:t xml:space="preserve">s in the non-symbolic condition, and algebraic </w:t>
      </w:r>
      <w:r w:rsidR="004A58B4">
        <w:rPr>
          <w:rFonts w:ascii="Times New Roman" w:eastAsia="Times New Roman" w:hAnsi="Times New Roman" w:cs="Times New Roman"/>
          <w:color w:val="0E101A"/>
          <w:sz w:val="24"/>
          <w:szCs w:val="24"/>
          <w:lang w:val="en-US"/>
        </w:rPr>
        <w:t>demonstration</w:t>
      </w:r>
      <w:r>
        <w:rPr>
          <w:rFonts w:ascii="Times New Roman" w:eastAsia="Times New Roman" w:hAnsi="Times New Roman" w:cs="Times New Roman"/>
          <w:color w:val="0E101A"/>
          <w:sz w:val="24"/>
          <w:szCs w:val="24"/>
          <w:lang w:val="en-US"/>
        </w:rPr>
        <w:t>s in the symbolic condition. Specifically, building on previous research, w</w:t>
      </w:r>
      <w:r w:rsidR="00437550" w:rsidRPr="00A20AEF">
        <w:rPr>
          <w:rFonts w:ascii="Times New Roman" w:eastAsia="Times New Roman" w:hAnsi="Times New Roman" w:cs="Times New Roman"/>
          <w:color w:val="0E101A"/>
          <w:sz w:val="24"/>
          <w:szCs w:val="24"/>
          <w:lang w:val="en-US"/>
        </w:rPr>
        <w:t xml:space="preserve">e </w:t>
      </w:r>
      <w:r>
        <w:rPr>
          <w:rFonts w:ascii="Times New Roman" w:eastAsia="Times New Roman" w:hAnsi="Times New Roman" w:cs="Times New Roman"/>
          <w:color w:val="0E101A"/>
          <w:sz w:val="24"/>
          <w:szCs w:val="24"/>
          <w:lang w:val="en-US"/>
        </w:rPr>
        <w:t>asked</w:t>
      </w:r>
      <w:r w:rsidR="00437550" w:rsidRPr="00A20AEF">
        <w:rPr>
          <w:rFonts w:ascii="Times New Roman" w:eastAsia="Times New Roman" w:hAnsi="Times New Roman" w:cs="Times New Roman"/>
          <w:color w:val="0E101A"/>
          <w:sz w:val="24"/>
          <w:szCs w:val="24"/>
          <w:lang w:val="en-US"/>
        </w:rPr>
        <w:t xml:space="preserve">: </w:t>
      </w:r>
      <w:r w:rsidR="00CA4AFE">
        <w:rPr>
          <w:rFonts w:ascii="Times New Roman" w:eastAsia="Times New Roman" w:hAnsi="Times New Roman" w:cs="Times New Roman"/>
          <w:color w:val="0E101A"/>
          <w:sz w:val="24"/>
          <w:szCs w:val="24"/>
          <w:lang w:val="en-US"/>
        </w:rPr>
        <w:t>Are</w:t>
      </w:r>
      <w:r w:rsidR="00CA4AFE" w:rsidRPr="00A20AEF">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symbolic and non-symbolic processing of the same</w:t>
      </w:r>
      <w:r>
        <w:rPr>
          <w:rFonts w:ascii="Times New Roman" w:eastAsia="Times New Roman" w:hAnsi="Times New Roman" w:cs="Times New Roman"/>
          <w:color w:val="0E101A"/>
          <w:sz w:val="24"/>
          <w:szCs w:val="24"/>
          <w:lang w:val="en-US"/>
        </w:rPr>
        <w:t xml:space="preserve"> yet mathematically complex </w:t>
      </w:r>
      <w:r w:rsidR="00437550" w:rsidRPr="00A20AEF">
        <w:rPr>
          <w:rFonts w:ascii="Times New Roman" w:eastAsia="Times New Roman" w:hAnsi="Times New Roman" w:cs="Times New Roman"/>
          <w:color w:val="0E101A"/>
          <w:sz w:val="24"/>
          <w:szCs w:val="24"/>
          <w:lang w:val="en-US"/>
        </w:rPr>
        <w:t>tasks segregated through functionally relevant networks (activity in parietal and frontal regions) in different frequency ranges (</w:t>
      </w:r>
      <w:r w:rsidR="00743674">
        <w:rPr>
          <w:rFonts w:ascii="Times New Roman" w:eastAsia="Times New Roman" w:hAnsi="Times New Roman" w:cs="Times New Roman"/>
          <w:color w:val="0E101A"/>
          <w:sz w:val="24"/>
          <w:szCs w:val="24"/>
          <w:lang w:val="en-US"/>
        </w:rPr>
        <w:t xml:space="preserve">lower </w:t>
      </w:r>
      <w:r w:rsidR="00437550" w:rsidRPr="00A20AEF">
        <w:rPr>
          <w:rFonts w:ascii="Times New Roman" w:eastAsia="Times New Roman" w:hAnsi="Times New Roman" w:cs="Times New Roman"/>
          <w:color w:val="0E101A"/>
          <w:sz w:val="24"/>
          <w:szCs w:val="24"/>
          <w:lang w:val="en-US"/>
        </w:rPr>
        <w:t>gamma 30</w:t>
      </w:r>
      <w:r w:rsidR="00743674">
        <w:rPr>
          <w:rFonts w:ascii="Times New Roman" w:eastAsia="Times New Roman" w:hAnsi="Times New Roman" w:cs="Times New Roman"/>
          <w:color w:val="0E101A"/>
          <w:sz w:val="24"/>
          <w:szCs w:val="24"/>
          <w:lang w:val="en-US"/>
        </w:rPr>
        <w:t>-40</w:t>
      </w:r>
      <w:r w:rsidR="00437550" w:rsidRPr="00A20AEF">
        <w:rPr>
          <w:rFonts w:ascii="Times New Roman" w:eastAsia="Times New Roman" w:hAnsi="Times New Roman" w:cs="Times New Roman"/>
          <w:color w:val="0E101A"/>
          <w:sz w:val="24"/>
          <w:szCs w:val="24"/>
          <w:lang w:val="en-US"/>
        </w:rPr>
        <w:t xml:space="preserve"> Hz, and lower beta 12– 17 Hz)? </w:t>
      </w:r>
    </w:p>
    <w:p w14:paraId="5E07BA98" w14:textId="4DEA4D38" w:rsidR="0023368E" w:rsidRPr="00A20AEF" w:rsidRDefault="00437550" w:rsidP="00CA4AFE">
      <w:pPr>
        <w:spacing w:line="480" w:lineRule="auto"/>
        <w:ind w:firstLine="720"/>
        <w:rPr>
          <w:rFonts w:ascii="Times New Roman" w:eastAsia="Times New Roman" w:hAnsi="Times New Roman" w:cs="Times New Roman"/>
          <w:color w:val="0E101A"/>
          <w:sz w:val="24"/>
          <w:szCs w:val="24"/>
          <w:lang w:val="en-US"/>
        </w:rPr>
      </w:pPr>
      <w:del w:id="82" w:author="Venera Gashaj" w:date="2023-05-04T20:24:00Z">
        <w:r w:rsidRPr="00A20AEF">
          <w:rPr>
            <w:rFonts w:ascii="Times New Roman" w:eastAsia="Times New Roman" w:hAnsi="Times New Roman" w:cs="Times New Roman"/>
            <w:color w:val="0E101A"/>
            <w:sz w:val="24"/>
            <w:szCs w:val="24"/>
            <w:lang w:val="en-US"/>
          </w:rPr>
          <w:delText>In the present study, we</w:delText>
        </w:r>
      </w:del>
      <w:ins w:id="83" w:author="Venera Gashaj" w:date="2023-05-04T20:24:00Z">
        <w:r w:rsidR="00F453C9">
          <w:rPr>
            <w:rFonts w:ascii="Times New Roman" w:eastAsia="Times New Roman" w:hAnsi="Times New Roman" w:cs="Times New Roman"/>
            <w:color w:val="0E101A"/>
            <w:sz w:val="24"/>
            <w:szCs w:val="24"/>
            <w:lang w:val="en-US"/>
          </w:rPr>
          <w:t>W</w:t>
        </w:r>
        <w:r w:rsidRPr="00A20AEF">
          <w:rPr>
            <w:rFonts w:ascii="Times New Roman" w:eastAsia="Times New Roman" w:hAnsi="Times New Roman" w:cs="Times New Roman"/>
            <w:color w:val="0E101A"/>
            <w:sz w:val="24"/>
            <w:szCs w:val="24"/>
            <w:lang w:val="en-US"/>
          </w:rPr>
          <w:t>e</w:t>
        </w:r>
      </w:ins>
      <w:r w:rsidRPr="00A20AEF">
        <w:rPr>
          <w:rFonts w:ascii="Times New Roman" w:eastAsia="Times New Roman" w:hAnsi="Times New Roman" w:cs="Times New Roman"/>
          <w:color w:val="0E101A"/>
          <w:sz w:val="24"/>
          <w:szCs w:val="24"/>
          <w:lang w:val="en-US"/>
        </w:rPr>
        <w:t xml:space="preserve"> </w:t>
      </w:r>
      <w:r w:rsidR="00CA4AFE">
        <w:rPr>
          <w:rFonts w:ascii="Times New Roman" w:eastAsia="Times New Roman" w:hAnsi="Times New Roman" w:cs="Times New Roman"/>
          <w:color w:val="0E101A"/>
          <w:sz w:val="24"/>
          <w:szCs w:val="24"/>
          <w:lang w:val="en-US"/>
        </w:rPr>
        <w:t>pursue</w:t>
      </w:r>
      <w:r w:rsidR="00CA4AFE" w:rsidRPr="00A20AEF">
        <w:rPr>
          <w:rFonts w:ascii="Times New Roman" w:eastAsia="Times New Roman" w:hAnsi="Times New Roman" w:cs="Times New Roman"/>
          <w:color w:val="0E101A"/>
          <w:sz w:val="24"/>
          <w:szCs w:val="24"/>
          <w:lang w:val="en-US"/>
        </w:rPr>
        <w:t xml:space="preserve"> </w:t>
      </w:r>
      <w:r w:rsidR="00CA4AFE">
        <w:rPr>
          <w:rFonts w:ascii="Times New Roman" w:eastAsia="Times New Roman" w:hAnsi="Times New Roman" w:cs="Times New Roman"/>
          <w:color w:val="0E101A"/>
          <w:sz w:val="24"/>
          <w:szCs w:val="24"/>
          <w:lang w:val="en-US"/>
        </w:rPr>
        <w:t>the above research</w:t>
      </w:r>
      <w:r w:rsidR="00CA4AFE"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question</w:t>
      </w:r>
      <w:r w:rsidR="00CA4AFE">
        <w:rPr>
          <w:rFonts w:ascii="Times New Roman" w:eastAsia="Times New Roman" w:hAnsi="Times New Roman" w:cs="Times New Roman"/>
          <w:color w:val="0E101A"/>
          <w:sz w:val="24"/>
          <w:szCs w:val="24"/>
          <w:lang w:val="en-US"/>
        </w:rPr>
        <w:t xml:space="preserve"> by reporting </w:t>
      </w:r>
      <w:r w:rsidRPr="00A20AEF">
        <w:rPr>
          <w:rFonts w:ascii="Times New Roman" w:eastAsia="Times New Roman" w:hAnsi="Times New Roman" w:cs="Times New Roman"/>
          <w:color w:val="0E101A"/>
          <w:sz w:val="24"/>
          <w:szCs w:val="24"/>
          <w:lang w:val="en-US"/>
        </w:rPr>
        <w:t>a within-designed behavioral and electrophysiological investigation of the effects of symbolic (i.e., Arabic numerals</w:t>
      </w:r>
      <w:r w:rsidR="004A58B4">
        <w:rPr>
          <w:rFonts w:ascii="Times New Roman" w:eastAsia="Times New Roman" w:hAnsi="Times New Roman" w:cs="Times New Roman"/>
          <w:color w:val="0E101A"/>
          <w:sz w:val="24"/>
          <w:szCs w:val="24"/>
          <w:lang w:val="en-US"/>
        </w:rPr>
        <w:t>, letters</w:t>
      </w:r>
      <w:r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lastRenderedPageBreak/>
        <w:t xml:space="preserve">and non-symbolic (i.e., geometric forms) mathematical processing in </w:t>
      </w:r>
      <w:r w:rsidR="00641A50">
        <w:rPr>
          <w:rFonts w:ascii="Times New Roman" w:eastAsia="Times New Roman" w:hAnsi="Times New Roman" w:cs="Times New Roman"/>
          <w:color w:val="0E101A"/>
          <w:sz w:val="24"/>
          <w:szCs w:val="24"/>
          <w:lang w:val="en-US"/>
        </w:rPr>
        <w:t xml:space="preserve">university level students </w:t>
      </w:r>
      <w:r w:rsidRPr="00A20AEF">
        <w:rPr>
          <w:rFonts w:ascii="Times New Roman" w:eastAsia="Times New Roman" w:hAnsi="Times New Roman" w:cs="Times New Roman"/>
          <w:color w:val="0E101A"/>
          <w:sz w:val="24"/>
          <w:szCs w:val="24"/>
          <w:lang w:val="en-US"/>
        </w:rPr>
        <w:t xml:space="preserve">with more complex mathematical stimuli (mathematical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w:t>
      </w:r>
      <w:r w:rsidR="00E51E76">
        <w:rPr>
          <w:rFonts w:ascii="Times New Roman" w:eastAsia="Times New Roman" w:hAnsi="Times New Roman" w:cs="Times New Roman"/>
          <w:color w:val="0E101A"/>
          <w:sz w:val="24"/>
          <w:szCs w:val="24"/>
          <w:lang w:val="en-US"/>
        </w:rPr>
        <w:t>W</w:t>
      </w:r>
      <w:r w:rsidRPr="00A20AEF">
        <w:rPr>
          <w:rFonts w:ascii="Times New Roman" w:eastAsia="Times New Roman" w:hAnsi="Times New Roman" w:cs="Times New Roman"/>
          <w:color w:val="0E101A"/>
          <w:sz w:val="24"/>
          <w:szCs w:val="24"/>
          <w:lang w:val="en-US"/>
        </w:rPr>
        <w:t xml:space="preserve">ithin-subjects </w:t>
      </w:r>
      <w:r w:rsidR="00E51E76">
        <w:rPr>
          <w:rFonts w:ascii="Times New Roman" w:eastAsia="Times New Roman" w:hAnsi="Times New Roman" w:cs="Times New Roman"/>
          <w:color w:val="0E101A"/>
          <w:sz w:val="24"/>
          <w:szCs w:val="24"/>
          <w:lang w:val="en-US"/>
        </w:rPr>
        <w:t>studies</w:t>
      </w:r>
      <w:r w:rsidR="00E51E76"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of more advanced mathematical symbolic versus non-symbolic stimuli </w:t>
      </w:r>
      <w:r w:rsidR="00E51E76">
        <w:rPr>
          <w:rFonts w:ascii="Times New Roman" w:eastAsia="Times New Roman" w:hAnsi="Times New Roman" w:cs="Times New Roman"/>
          <w:color w:val="0E101A"/>
          <w:sz w:val="24"/>
          <w:szCs w:val="24"/>
          <w:lang w:val="en-US"/>
        </w:rPr>
        <w:t>are</w:t>
      </w:r>
      <w:r w:rsidR="00E51E76"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scarce in </w:t>
      </w:r>
      <w:r w:rsidR="00E51E76">
        <w:rPr>
          <w:rFonts w:ascii="Times New Roman" w:eastAsia="Times New Roman" w:hAnsi="Times New Roman" w:cs="Times New Roman"/>
          <w:color w:val="0E101A"/>
          <w:sz w:val="24"/>
          <w:szCs w:val="24"/>
          <w:lang w:val="en-US"/>
        </w:rPr>
        <w:t>research</w:t>
      </w:r>
      <w:r w:rsidR="00CA4AFE">
        <w:rPr>
          <w:rFonts w:ascii="Times New Roman" w:eastAsia="Times New Roman" w:hAnsi="Times New Roman" w:cs="Times New Roman"/>
          <w:color w:val="0E101A"/>
          <w:sz w:val="24"/>
          <w:szCs w:val="24"/>
          <w:lang w:val="en-US"/>
        </w:rPr>
        <w:t xml:space="preserve"> o</w:t>
      </w:r>
      <w:r w:rsidR="00E51E76">
        <w:rPr>
          <w:rFonts w:ascii="Times New Roman" w:eastAsia="Times New Roman" w:hAnsi="Times New Roman" w:cs="Times New Roman"/>
          <w:color w:val="0E101A"/>
          <w:sz w:val="24"/>
          <w:szCs w:val="24"/>
          <w:lang w:val="en-US"/>
        </w:rPr>
        <w:t>n</w:t>
      </w:r>
      <w:r w:rsidR="00CA4AFE">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mathematical cognition, even more </w:t>
      </w:r>
      <w:r w:rsidR="00E51E76">
        <w:rPr>
          <w:rFonts w:ascii="Times New Roman" w:eastAsia="Times New Roman" w:hAnsi="Times New Roman" w:cs="Times New Roman"/>
          <w:color w:val="0E101A"/>
          <w:sz w:val="24"/>
          <w:szCs w:val="24"/>
          <w:lang w:val="en-US"/>
        </w:rPr>
        <w:t>so</w:t>
      </w:r>
      <w:r w:rsidR="00E51E76"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in EEG studies.</w:t>
      </w:r>
    </w:p>
    <w:p w14:paraId="698E4843" w14:textId="7A2FDADF" w:rsidR="0023368E" w:rsidRPr="00A20AEF" w:rsidRDefault="00437550">
      <w:pPr>
        <w:spacing w:line="480" w:lineRule="auto"/>
        <w:ind w:firstLine="720"/>
        <w:rPr>
          <w:rFonts w:ascii="Times New Roman" w:eastAsia="Times New Roman" w:hAnsi="Times New Roman" w:cs="Times New Roman"/>
          <w:sz w:val="24"/>
          <w:szCs w:val="24"/>
          <w:lang w:val="en-US"/>
        </w:rPr>
      </w:pPr>
      <w:r w:rsidRPr="00A20AEF">
        <w:rPr>
          <w:rFonts w:ascii="Times New Roman" w:eastAsia="Times New Roman" w:hAnsi="Times New Roman" w:cs="Times New Roman"/>
          <w:sz w:val="24"/>
          <w:szCs w:val="24"/>
          <w:lang w:val="en-US"/>
        </w:rPr>
        <w:t xml:space="preserve">In this study, we administered new measures of non-symbolic and symbolic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s to university students. In </w:t>
      </w:r>
      <w:r w:rsidR="00E51E76">
        <w:rPr>
          <w:rFonts w:ascii="Times New Roman" w:eastAsia="Times New Roman" w:hAnsi="Times New Roman" w:cs="Times New Roman"/>
          <w:sz w:val="24"/>
          <w:szCs w:val="24"/>
          <w:lang w:val="en-US"/>
        </w:rPr>
        <w:t>previous work</w:t>
      </w:r>
      <w:r w:rsidRPr="00A20AEF">
        <w:rPr>
          <w:rFonts w:ascii="Times New Roman" w:eastAsia="Times New Roman" w:hAnsi="Times New Roman" w:cs="Times New Roman"/>
          <w:sz w:val="24"/>
          <w:szCs w:val="24"/>
          <w:lang w:val="en-US"/>
        </w:rPr>
        <w:t xml:space="preserve"> investigating students</w:t>
      </w:r>
      <w:r w:rsidR="00E51E76">
        <w:rPr>
          <w:rFonts w:ascii="Times New Roman" w:eastAsia="Times New Roman" w:hAnsi="Times New Roman" w:cs="Times New Roman"/>
          <w:sz w:val="24"/>
          <w:szCs w:val="24"/>
          <w:lang w:val="en-US"/>
        </w:rPr>
        <w:t>’</w:t>
      </w:r>
      <w:r w:rsidRPr="00A20AEF">
        <w:rPr>
          <w:rFonts w:ascii="Times New Roman" w:eastAsia="Times New Roman" w:hAnsi="Times New Roman" w:cs="Times New Roman"/>
          <w:sz w:val="24"/>
          <w:szCs w:val="24"/>
          <w:lang w:val="en-US"/>
        </w:rPr>
        <w:t xml:space="preserve"> </w:t>
      </w:r>
      <w:r w:rsidR="00E51E76">
        <w:rPr>
          <w:rFonts w:ascii="Times New Roman" w:eastAsia="Times New Roman" w:hAnsi="Times New Roman" w:cs="Times New Roman"/>
          <w:sz w:val="24"/>
          <w:szCs w:val="24"/>
          <w:lang w:val="en-US"/>
        </w:rPr>
        <w:t>reasoning with</w:t>
      </w:r>
      <w:r w:rsidRPr="00A20AEF">
        <w:rPr>
          <w:rFonts w:ascii="Times New Roman" w:eastAsia="Times New Roman" w:hAnsi="Times New Roman" w:cs="Times New Roman"/>
          <w:sz w:val="24"/>
          <w:szCs w:val="24"/>
          <w:lang w:val="en-US"/>
        </w:rPr>
        <w:t xml:space="preserve"> mathematical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s (numerical vs geometrical), the students</w:t>
      </w:r>
      <w:r w:rsidR="00E51E76">
        <w:rPr>
          <w:rFonts w:ascii="Times New Roman" w:eastAsia="Times New Roman" w:hAnsi="Times New Roman" w:cs="Times New Roman"/>
          <w:sz w:val="24"/>
          <w:szCs w:val="24"/>
          <w:lang w:val="en-US"/>
        </w:rPr>
        <w:t>’</w:t>
      </w:r>
      <w:r w:rsidRPr="00A20AEF">
        <w:rPr>
          <w:rFonts w:ascii="Times New Roman" w:eastAsia="Times New Roman" w:hAnsi="Times New Roman" w:cs="Times New Roman"/>
          <w:sz w:val="24"/>
          <w:szCs w:val="24"/>
          <w:lang w:val="en-US"/>
        </w:rPr>
        <w:t xml:space="preserve"> </w:t>
      </w:r>
      <w:r w:rsidR="00E51E76">
        <w:rPr>
          <w:rFonts w:ascii="Times New Roman" w:eastAsia="Times New Roman" w:hAnsi="Times New Roman" w:cs="Times New Roman"/>
          <w:sz w:val="24"/>
          <w:szCs w:val="24"/>
          <w:lang w:val="en-US"/>
        </w:rPr>
        <w:t>responses</w:t>
      </w:r>
      <w:r w:rsidR="00E51E76"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were evaluated on a scale of 1-5</w:t>
      </w:r>
      <w:r w:rsidR="007176C8">
        <w:rPr>
          <w:rFonts w:ascii="Times New Roman" w:eastAsia="Times New Roman" w:hAnsi="Times New Roman" w:cs="Times New Roman"/>
          <w:sz w:val="24"/>
          <w:szCs w:val="24"/>
          <w:lang w:val="en-US"/>
        </w:rPr>
        <w:t>:</w:t>
      </w:r>
      <w:r w:rsidRPr="00A20AEF">
        <w:rPr>
          <w:rFonts w:ascii="Times New Roman" w:eastAsia="Times New Roman" w:hAnsi="Times New Roman" w:cs="Times New Roman"/>
          <w:sz w:val="24"/>
          <w:szCs w:val="24"/>
          <w:lang w:val="en-US"/>
        </w:rPr>
        <w:t xml:space="preserve"> The lowest score 1 </w:t>
      </w:r>
      <w:r w:rsidR="0092667B">
        <w:rPr>
          <w:rFonts w:ascii="Times New Roman" w:eastAsia="Times New Roman" w:hAnsi="Times New Roman" w:cs="Times New Roman"/>
          <w:sz w:val="24"/>
          <w:szCs w:val="24"/>
          <w:lang w:val="en-US"/>
        </w:rPr>
        <w:t>indicated</w:t>
      </w:r>
      <w:r w:rsidRPr="00A20AEF">
        <w:rPr>
          <w:rFonts w:ascii="Times New Roman" w:eastAsia="Times New Roman" w:hAnsi="Times New Roman" w:cs="Times New Roman"/>
          <w:sz w:val="24"/>
          <w:szCs w:val="24"/>
          <w:lang w:val="en-US"/>
        </w:rPr>
        <w:t xml:space="preserve"> a deficient answer, </w:t>
      </w:r>
      <w:r w:rsidR="0092667B">
        <w:rPr>
          <w:rFonts w:ascii="Times New Roman" w:eastAsia="Times New Roman" w:hAnsi="Times New Roman" w:cs="Times New Roman"/>
          <w:sz w:val="24"/>
          <w:szCs w:val="24"/>
          <w:lang w:val="en-US"/>
        </w:rPr>
        <w:t xml:space="preserve">and </w:t>
      </w:r>
      <w:r w:rsidRPr="00A20AEF">
        <w:rPr>
          <w:rFonts w:ascii="Times New Roman" w:eastAsia="Times New Roman" w:hAnsi="Times New Roman" w:cs="Times New Roman"/>
          <w:sz w:val="24"/>
          <w:szCs w:val="24"/>
          <w:lang w:val="en-US"/>
        </w:rPr>
        <w:t xml:space="preserve">the highest score 5 </w:t>
      </w:r>
      <w:r w:rsidR="0092667B">
        <w:rPr>
          <w:rFonts w:ascii="Times New Roman" w:eastAsia="Times New Roman" w:hAnsi="Times New Roman" w:cs="Times New Roman"/>
          <w:sz w:val="24"/>
          <w:szCs w:val="24"/>
          <w:lang w:val="en-US"/>
        </w:rPr>
        <w:t>indicated</w:t>
      </w:r>
      <w:r w:rsidRPr="00A20AEF">
        <w:rPr>
          <w:rFonts w:ascii="Times New Roman" w:eastAsia="Times New Roman" w:hAnsi="Times New Roman" w:cs="Times New Roman"/>
          <w:sz w:val="24"/>
          <w:szCs w:val="24"/>
          <w:lang w:val="en-US"/>
        </w:rPr>
        <w:t xml:space="preserve"> a “substantially correct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 which includes an appropriate </w:t>
      </w:r>
      <w:proofErr w:type="spellStart"/>
      <w:proofErr w:type="gramStart"/>
      <w:r w:rsidRPr="00A20AEF">
        <w:rPr>
          <w:rFonts w:ascii="Times New Roman" w:eastAsia="Times New Roman" w:hAnsi="Times New Roman" w:cs="Times New Roman"/>
          <w:sz w:val="24"/>
          <w:szCs w:val="24"/>
          <w:lang w:val="en-US"/>
        </w:rPr>
        <w:t>symbolisation</w:t>
      </w:r>
      <w:proofErr w:type="spellEnd"/>
      <w:r w:rsidRPr="00A20AEF">
        <w:rPr>
          <w:rFonts w:ascii="Times New Roman" w:eastAsia="Times New Roman" w:hAnsi="Times New Roman" w:cs="Times New Roman"/>
          <w:sz w:val="24"/>
          <w:szCs w:val="24"/>
          <w:lang w:val="en-US"/>
        </w:rPr>
        <w:t>“ (</w:t>
      </w:r>
      <w:proofErr w:type="spellStart"/>
      <w:proofErr w:type="gramEnd"/>
      <w:r w:rsidRPr="00A20AEF">
        <w:rPr>
          <w:rFonts w:ascii="Times New Roman" w:eastAsia="Times New Roman" w:hAnsi="Times New Roman" w:cs="Times New Roman"/>
          <w:sz w:val="24"/>
          <w:szCs w:val="24"/>
          <w:lang w:val="en-US"/>
        </w:rPr>
        <w:t>Recio</w:t>
      </w:r>
      <w:proofErr w:type="spellEnd"/>
      <w:r w:rsidRPr="00A20AEF">
        <w:rPr>
          <w:rFonts w:ascii="Times New Roman" w:eastAsia="Times New Roman" w:hAnsi="Times New Roman" w:cs="Times New Roman"/>
          <w:sz w:val="24"/>
          <w:szCs w:val="24"/>
          <w:lang w:val="en-US"/>
        </w:rPr>
        <w:t xml:space="preserve"> &amp; </w:t>
      </w:r>
      <w:proofErr w:type="spellStart"/>
      <w:r w:rsidRPr="00A20AEF">
        <w:rPr>
          <w:rFonts w:ascii="Times New Roman" w:eastAsia="Times New Roman" w:hAnsi="Times New Roman" w:cs="Times New Roman"/>
          <w:sz w:val="24"/>
          <w:szCs w:val="24"/>
          <w:lang w:val="en-US"/>
        </w:rPr>
        <w:t>Godino</w:t>
      </w:r>
      <w:proofErr w:type="spellEnd"/>
      <w:r w:rsidRPr="00A20AEF">
        <w:rPr>
          <w:rFonts w:ascii="Times New Roman" w:eastAsia="Times New Roman" w:hAnsi="Times New Roman" w:cs="Times New Roman"/>
          <w:sz w:val="24"/>
          <w:szCs w:val="24"/>
          <w:lang w:val="en-US"/>
        </w:rPr>
        <w:t xml:space="preserve">, 2001, p. 86). </w:t>
      </w:r>
      <w:r w:rsidR="00965993" w:rsidRPr="00965993">
        <w:rPr>
          <w:rFonts w:ascii="Times New Roman" w:eastAsia="Times New Roman" w:hAnsi="Times New Roman" w:cs="Times New Roman"/>
          <w:sz w:val="24"/>
          <w:szCs w:val="24"/>
          <w:lang w:val="en-US"/>
        </w:rPr>
        <w:t xml:space="preserve">The distribution of scores differed for geometric and arithmetic </w:t>
      </w:r>
      <w:r w:rsidR="004A58B4">
        <w:rPr>
          <w:rFonts w:ascii="Times New Roman" w:eastAsia="Times New Roman" w:hAnsi="Times New Roman" w:cs="Times New Roman"/>
          <w:sz w:val="24"/>
          <w:szCs w:val="24"/>
          <w:lang w:val="en-US"/>
        </w:rPr>
        <w:t>demonstration</w:t>
      </w:r>
      <w:r w:rsidR="00965993" w:rsidRPr="00965993">
        <w:rPr>
          <w:rFonts w:ascii="Times New Roman" w:eastAsia="Times New Roman" w:hAnsi="Times New Roman" w:cs="Times New Roman"/>
          <w:sz w:val="24"/>
          <w:szCs w:val="24"/>
          <w:lang w:val="en-US"/>
        </w:rPr>
        <w:t xml:space="preserve">s. For geometric </w:t>
      </w:r>
      <w:r w:rsidR="004A58B4">
        <w:rPr>
          <w:rFonts w:ascii="Times New Roman" w:eastAsia="Times New Roman" w:hAnsi="Times New Roman" w:cs="Times New Roman"/>
          <w:sz w:val="24"/>
          <w:szCs w:val="24"/>
          <w:lang w:val="en-US"/>
        </w:rPr>
        <w:t>demonstration</w:t>
      </w:r>
      <w:r w:rsidR="00965993" w:rsidRPr="00965993">
        <w:rPr>
          <w:rFonts w:ascii="Times New Roman" w:eastAsia="Times New Roman" w:hAnsi="Times New Roman" w:cs="Times New Roman"/>
          <w:sz w:val="24"/>
          <w:szCs w:val="24"/>
          <w:lang w:val="en-US"/>
        </w:rPr>
        <w:t xml:space="preserve">s, it was equally likely for a student to get a score from 1 to 5, inclusive. At the same time, it was more likely for students to solve an arithmetic </w:t>
      </w:r>
      <w:r w:rsidR="004A58B4">
        <w:rPr>
          <w:rFonts w:ascii="Times New Roman" w:eastAsia="Times New Roman" w:hAnsi="Times New Roman" w:cs="Times New Roman"/>
          <w:sz w:val="24"/>
          <w:szCs w:val="24"/>
          <w:lang w:val="en-US"/>
        </w:rPr>
        <w:t>demonstration</w:t>
      </w:r>
      <w:r w:rsidR="00965993" w:rsidRPr="00965993">
        <w:rPr>
          <w:rFonts w:ascii="Times New Roman" w:eastAsia="Times New Roman" w:hAnsi="Times New Roman" w:cs="Times New Roman"/>
          <w:sz w:val="24"/>
          <w:szCs w:val="24"/>
          <w:lang w:val="en-US"/>
        </w:rPr>
        <w:t xml:space="preserve"> correctly (i.e., achieving scores 3–5).</w:t>
      </w:r>
      <w:r w:rsidR="00965993">
        <w:rPr>
          <w:rFonts w:ascii="Times New Roman" w:eastAsia="Times New Roman" w:hAnsi="Times New Roman" w:cs="Times New Roman"/>
          <w:sz w:val="24"/>
          <w:szCs w:val="24"/>
          <w:lang w:val="en-US"/>
        </w:rPr>
        <w:t xml:space="preserve"> </w:t>
      </w:r>
      <w:r w:rsidR="0092667B">
        <w:rPr>
          <w:rFonts w:ascii="Times New Roman" w:eastAsia="Times New Roman" w:hAnsi="Times New Roman" w:cs="Times New Roman"/>
          <w:sz w:val="24"/>
          <w:szCs w:val="24"/>
          <w:lang w:val="en-US"/>
        </w:rPr>
        <w:t>The m</w:t>
      </w:r>
      <w:r w:rsidRPr="00A20AEF">
        <w:rPr>
          <w:rFonts w:ascii="Times New Roman" w:eastAsia="Times New Roman" w:hAnsi="Times New Roman" w:cs="Times New Roman"/>
          <w:sz w:val="24"/>
          <w:szCs w:val="24"/>
          <w:lang w:val="en-US"/>
        </w:rPr>
        <w:t xml:space="preserve">athematician David Tall </w:t>
      </w:r>
      <w:r w:rsidR="0092667B">
        <w:rPr>
          <w:rFonts w:ascii="Times New Roman" w:eastAsia="Times New Roman" w:hAnsi="Times New Roman" w:cs="Times New Roman"/>
          <w:sz w:val="24"/>
          <w:szCs w:val="24"/>
          <w:lang w:val="en-US"/>
        </w:rPr>
        <w:t>argues</w:t>
      </w:r>
      <w:r w:rsidR="0092667B"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 xml:space="preserve">that it is </w:t>
      </w:r>
      <w:r w:rsidR="0092667B">
        <w:rPr>
          <w:rFonts w:ascii="Times New Roman" w:eastAsia="Times New Roman" w:hAnsi="Times New Roman" w:cs="Times New Roman"/>
          <w:sz w:val="24"/>
          <w:szCs w:val="24"/>
          <w:lang w:val="en-US"/>
        </w:rPr>
        <w:t>initially</w:t>
      </w:r>
      <w:r w:rsidRPr="00A20AEF">
        <w:rPr>
          <w:rFonts w:ascii="Times New Roman" w:eastAsia="Times New Roman" w:hAnsi="Times New Roman" w:cs="Times New Roman"/>
          <w:sz w:val="24"/>
          <w:szCs w:val="24"/>
          <w:lang w:val="en-US"/>
        </w:rPr>
        <w:t xml:space="preserve"> easier to </w:t>
      </w:r>
      <w:r w:rsidRPr="00A20AEF">
        <w:rPr>
          <w:rFonts w:ascii="Times New Roman" w:eastAsia="Times New Roman" w:hAnsi="Times New Roman" w:cs="Times New Roman"/>
          <w:i/>
          <w:sz w:val="24"/>
          <w:szCs w:val="24"/>
          <w:lang w:val="en-US"/>
        </w:rPr>
        <w:t>see</w:t>
      </w:r>
      <w:r w:rsidRPr="00A20AEF">
        <w:rPr>
          <w:rFonts w:ascii="Times New Roman" w:eastAsia="Times New Roman" w:hAnsi="Times New Roman" w:cs="Times New Roman"/>
          <w:sz w:val="24"/>
          <w:szCs w:val="24"/>
          <w:lang w:val="en-US"/>
        </w:rPr>
        <w:t xml:space="preserve"> a prototypical geometric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 </w:t>
      </w:r>
      <w:r w:rsidR="001022DE">
        <w:rPr>
          <w:rFonts w:ascii="Times New Roman" w:eastAsia="Times New Roman" w:hAnsi="Times New Roman" w:cs="Times New Roman"/>
          <w:sz w:val="24"/>
          <w:szCs w:val="24"/>
          <w:lang w:val="en-US"/>
        </w:rPr>
        <w:t>to</w:t>
      </w:r>
      <w:r w:rsidR="0092667B">
        <w:rPr>
          <w:rFonts w:ascii="Times New Roman" w:eastAsia="Times New Roman" w:hAnsi="Times New Roman" w:cs="Times New Roman"/>
          <w:sz w:val="24"/>
          <w:szCs w:val="24"/>
          <w:lang w:val="en-US"/>
        </w:rPr>
        <w:t xml:space="preserve"> then </w:t>
      </w:r>
      <w:r w:rsidRPr="00A20AEF">
        <w:rPr>
          <w:rFonts w:ascii="Times New Roman" w:eastAsia="Times New Roman" w:hAnsi="Times New Roman" w:cs="Times New Roman"/>
          <w:sz w:val="24"/>
          <w:szCs w:val="24"/>
          <w:lang w:val="en-US"/>
        </w:rPr>
        <w:t xml:space="preserve">understand the more advanced meaning of the algebraic one (Tall, 2002). </w:t>
      </w:r>
      <w:proofErr w:type="gramStart"/>
      <w:r w:rsidR="0092667B">
        <w:rPr>
          <w:rFonts w:ascii="Times New Roman" w:eastAsia="Times New Roman" w:hAnsi="Times New Roman" w:cs="Times New Roman"/>
          <w:sz w:val="24"/>
          <w:szCs w:val="24"/>
          <w:lang w:val="en-US"/>
        </w:rPr>
        <w:t>With this in mind</w:t>
      </w:r>
      <w:r w:rsidRPr="00A20AEF">
        <w:rPr>
          <w:rFonts w:ascii="Times New Roman" w:eastAsia="Times New Roman" w:hAnsi="Times New Roman" w:cs="Times New Roman"/>
          <w:sz w:val="24"/>
          <w:szCs w:val="24"/>
          <w:lang w:val="en-US"/>
        </w:rPr>
        <w:t>, our</w:t>
      </w:r>
      <w:proofErr w:type="gramEnd"/>
      <w:r w:rsidRPr="00A20AEF">
        <w:rPr>
          <w:rFonts w:ascii="Times New Roman" w:eastAsia="Times New Roman" w:hAnsi="Times New Roman" w:cs="Times New Roman"/>
          <w:sz w:val="24"/>
          <w:szCs w:val="24"/>
          <w:lang w:val="en-US"/>
        </w:rPr>
        <w:t xml:space="preserve"> hypotheses </w:t>
      </w:r>
      <w:r w:rsidR="0092667B" w:rsidRPr="00A20AEF">
        <w:rPr>
          <w:rFonts w:ascii="Times New Roman" w:eastAsia="Times New Roman" w:hAnsi="Times New Roman" w:cs="Times New Roman"/>
          <w:sz w:val="24"/>
          <w:szCs w:val="24"/>
          <w:lang w:val="en-US"/>
        </w:rPr>
        <w:t xml:space="preserve">for the behavioral outcomes </w:t>
      </w:r>
      <w:r w:rsidRPr="00A20AEF">
        <w:rPr>
          <w:rFonts w:ascii="Times New Roman" w:eastAsia="Times New Roman" w:hAnsi="Times New Roman" w:cs="Times New Roman"/>
          <w:sz w:val="24"/>
          <w:szCs w:val="24"/>
          <w:lang w:val="en-US"/>
        </w:rPr>
        <w:t xml:space="preserve">were </w:t>
      </w:r>
      <w:r w:rsidR="0092667B">
        <w:rPr>
          <w:rFonts w:ascii="Times New Roman" w:eastAsia="Times New Roman" w:hAnsi="Times New Roman" w:cs="Times New Roman"/>
          <w:sz w:val="24"/>
          <w:szCs w:val="24"/>
          <w:lang w:val="en-US"/>
        </w:rPr>
        <w:t>as</w:t>
      </w:r>
      <w:r w:rsidR="0092667B"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follow</w:t>
      </w:r>
      <w:r w:rsidR="0092667B">
        <w:rPr>
          <w:rFonts w:ascii="Times New Roman" w:eastAsia="Times New Roman" w:hAnsi="Times New Roman" w:cs="Times New Roman"/>
          <w:sz w:val="24"/>
          <w:szCs w:val="24"/>
          <w:lang w:val="en-US"/>
        </w:rPr>
        <w:t>s</w:t>
      </w:r>
      <w:r w:rsidRPr="00A20AEF">
        <w:rPr>
          <w:rFonts w:ascii="Times New Roman" w:eastAsia="Times New Roman" w:hAnsi="Times New Roman" w:cs="Times New Roman"/>
          <w:sz w:val="24"/>
          <w:szCs w:val="24"/>
          <w:lang w:val="en-US"/>
        </w:rPr>
        <w:t>:</w:t>
      </w:r>
    </w:p>
    <w:p w14:paraId="12771386" w14:textId="02705203" w:rsidR="0023368E" w:rsidRPr="00A20AEF" w:rsidRDefault="00437550">
      <w:pPr>
        <w:numPr>
          <w:ilvl w:val="0"/>
          <w:numId w:val="2"/>
        </w:numPr>
        <w:spacing w:line="480" w:lineRule="auto"/>
        <w:rPr>
          <w:rFonts w:ascii="Times New Roman" w:eastAsia="Times New Roman" w:hAnsi="Times New Roman" w:cs="Times New Roman"/>
          <w:color w:val="0E101A"/>
          <w:sz w:val="24"/>
          <w:szCs w:val="24"/>
          <w:lang w:val="en-US"/>
        </w:rPr>
      </w:pPr>
      <w:r w:rsidRPr="00A20AEF">
        <w:rPr>
          <w:rFonts w:ascii="Times New Roman" w:eastAsia="Times New Roman" w:hAnsi="Times New Roman" w:cs="Times New Roman"/>
          <w:color w:val="0E101A"/>
          <w:sz w:val="24"/>
          <w:szCs w:val="24"/>
          <w:lang w:val="en-US"/>
        </w:rPr>
        <w:t xml:space="preserve">Students will rate non-symbolic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s as easier to understand, leading to higher</w:t>
      </w:r>
      <w:r w:rsidR="0092667B">
        <w:rPr>
          <w:rFonts w:ascii="Times New Roman" w:eastAsia="Times New Roman" w:hAnsi="Times New Roman" w:cs="Times New Roman"/>
          <w:color w:val="0E101A"/>
          <w:sz w:val="24"/>
          <w:szCs w:val="24"/>
          <w:lang w:val="en-US"/>
        </w:rPr>
        <w:t xml:space="preserve"> Likert scale</w:t>
      </w:r>
      <w:r w:rsidRPr="00A20AEF">
        <w:rPr>
          <w:rFonts w:ascii="Times New Roman" w:eastAsia="Times New Roman" w:hAnsi="Times New Roman" w:cs="Times New Roman"/>
          <w:color w:val="0E101A"/>
          <w:sz w:val="24"/>
          <w:szCs w:val="24"/>
          <w:lang w:val="en-US"/>
        </w:rPr>
        <w:t xml:space="preserve"> </w:t>
      </w:r>
      <w:r w:rsidR="0092667B">
        <w:rPr>
          <w:rFonts w:ascii="Times New Roman" w:eastAsia="Times New Roman" w:hAnsi="Times New Roman" w:cs="Times New Roman"/>
          <w:color w:val="0E101A"/>
          <w:sz w:val="24"/>
          <w:szCs w:val="24"/>
          <w:lang w:val="en-US"/>
        </w:rPr>
        <w:t>scores</w:t>
      </w:r>
      <w:r w:rsidR="0092667B" w:rsidRPr="00A20AEF">
        <w:rPr>
          <w:rFonts w:ascii="Times New Roman" w:eastAsia="Times New Roman" w:hAnsi="Times New Roman" w:cs="Times New Roman"/>
          <w:color w:val="0E101A"/>
          <w:sz w:val="24"/>
          <w:szCs w:val="24"/>
          <w:lang w:val="en-US"/>
        </w:rPr>
        <w:t xml:space="preserve"> </w:t>
      </w:r>
      <w:r w:rsidR="0092667B">
        <w:rPr>
          <w:rFonts w:ascii="Times New Roman" w:eastAsia="Times New Roman" w:hAnsi="Times New Roman" w:cs="Times New Roman"/>
          <w:color w:val="0E101A"/>
          <w:sz w:val="24"/>
          <w:szCs w:val="24"/>
          <w:lang w:val="en-US"/>
        </w:rPr>
        <w:t>on</w:t>
      </w:r>
      <w:r w:rsidRPr="00A20AEF">
        <w:rPr>
          <w:rFonts w:ascii="Times New Roman" w:eastAsia="Times New Roman" w:hAnsi="Times New Roman" w:cs="Times New Roman"/>
          <w:color w:val="0E101A"/>
          <w:sz w:val="24"/>
          <w:szCs w:val="24"/>
          <w:lang w:val="en-US"/>
        </w:rPr>
        <w:t xml:space="preserve"> “time”</w:t>
      </w:r>
      <w:r w:rsidR="00641A50">
        <w:rPr>
          <w:rFonts w:ascii="Times New Roman" w:eastAsia="Times New Roman" w:hAnsi="Times New Roman" w:cs="Times New Roman"/>
          <w:color w:val="0E101A"/>
          <w:sz w:val="24"/>
          <w:szCs w:val="24"/>
          <w:lang w:val="en-US"/>
        </w:rPr>
        <w:t>, “understanding”,</w:t>
      </w:r>
      <w:r w:rsidRPr="00A20AEF">
        <w:rPr>
          <w:rFonts w:ascii="Times New Roman" w:eastAsia="Times New Roman" w:hAnsi="Times New Roman" w:cs="Times New Roman"/>
          <w:color w:val="0E101A"/>
          <w:sz w:val="24"/>
          <w:szCs w:val="24"/>
          <w:lang w:val="en-US"/>
        </w:rPr>
        <w:t xml:space="preserve"> and “engagement”</w:t>
      </w:r>
      <w:r w:rsidR="0092667B">
        <w:rPr>
          <w:rFonts w:ascii="Times New Roman" w:eastAsia="Times New Roman" w:hAnsi="Times New Roman" w:cs="Times New Roman"/>
          <w:color w:val="0E101A"/>
          <w:sz w:val="24"/>
          <w:szCs w:val="24"/>
          <w:lang w:val="en-US"/>
        </w:rPr>
        <w:t xml:space="preserve"> questions</w:t>
      </w:r>
      <w:r w:rsidRPr="00A20AEF">
        <w:rPr>
          <w:rFonts w:ascii="Times New Roman" w:eastAsia="Times New Roman" w:hAnsi="Times New Roman" w:cs="Times New Roman"/>
          <w:color w:val="0E101A"/>
          <w:sz w:val="24"/>
          <w:szCs w:val="24"/>
          <w:lang w:val="en-US"/>
        </w:rPr>
        <w:t xml:space="preserve">. </w:t>
      </w:r>
    </w:p>
    <w:p w14:paraId="7D34C5B5" w14:textId="71D5FFF4" w:rsidR="0023368E" w:rsidRPr="00A20AEF" w:rsidRDefault="00437550">
      <w:pPr>
        <w:numPr>
          <w:ilvl w:val="0"/>
          <w:numId w:val="2"/>
        </w:numPr>
        <w:spacing w:line="480" w:lineRule="auto"/>
        <w:rPr>
          <w:rFonts w:ascii="Times New Roman" w:eastAsia="Times New Roman" w:hAnsi="Times New Roman" w:cs="Times New Roman"/>
          <w:color w:val="0E101A"/>
          <w:sz w:val="24"/>
          <w:szCs w:val="24"/>
          <w:lang w:val="en-US"/>
        </w:rPr>
      </w:pPr>
      <w:r w:rsidRPr="00A20AEF">
        <w:rPr>
          <w:rFonts w:ascii="Times New Roman" w:eastAsia="Times New Roman" w:hAnsi="Times New Roman" w:cs="Times New Roman"/>
          <w:color w:val="0E101A"/>
          <w:sz w:val="24"/>
          <w:szCs w:val="24"/>
          <w:lang w:val="en-US"/>
        </w:rPr>
        <w:t xml:space="preserve">Students will rate symbolic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as more familiar than non-symbolic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because, in school and university, they are more </w:t>
      </w:r>
      <w:r w:rsidR="0092667B">
        <w:rPr>
          <w:rFonts w:ascii="Times New Roman" w:eastAsia="Times New Roman" w:hAnsi="Times New Roman" w:cs="Times New Roman"/>
          <w:color w:val="0E101A"/>
          <w:sz w:val="24"/>
          <w:szCs w:val="24"/>
          <w:lang w:val="en-US"/>
        </w:rPr>
        <w:t xml:space="preserve">frequently </w:t>
      </w:r>
      <w:r w:rsidRPr="00A20AEF">
        <w:rPr>
          <w:rFonts w:ascii="Times New Roman" w:eastAsia="Times New Roman" w:hAnsi="Times New Roman" w:cs="Times New Roman"/>
          <w:color w:val="0E101A"/>
          <w:sz w:val="24"/>
          <w:szCs w:val="24"/>
          <w:lang w:val="en-US"/>
        </w:rPr>
        <w:t xml:space="preserve">confronted with symbolic math. </w:t>
      </w:r>
    </w:p>
    <w:p w14:paraId="6C919C46" w14:textId="72C0A4B2" w:rsidR="0023368E" w:rsidRPr="00A20AEF" w:rsidRDefault="00437550">
      <w:pPr>
        <w:spacing w:line="480" w:lineRule="auto"/>
        <w:rPr>
          <w:rFonts w:ascii="Times New Roman" w:eastAsia="Times New Roman" w:hAnsi="Times New Roman" w:cs="Times New Roman"/>
          <w:color w:val="131413"/>
          <w:sz w:val="24"/>
          <w:szCs w:val="24"/>
          <w:lang w:val="en-US"/>
        </w:rPr>
      </w:pPr>
      <w:commentRangeStart w:id="84"/>
      <w:commentRangeStart w:id="85"/>
      <w:r w:rsidRPr="00A20AEF">
        <w:rPr>
          <w:rFonts w:ascii="Times New Roman" w:eastAsia="Times New Roman" w:hAnsi="Times New Roman" w:cs="Times New Roman"/>
          <w:sz w:val="24"/>
          <w:szCs w:val="24"/>
          <w:lang w:val="en-US"/>
        </w:rPr>
        <w:t xml:space="preserve">Since </w:t>
      </w:r>
      <w:proofErr w:type="spellStart"/>
      <w:r w:rsidRPr="00A20AEF">
        <w:rPr>
          <w:rFonts w:ascii="Times New Roman" w:eastAsia="Times New Roman" w:hAnsi="Times New Roman" w:cs="Times New Roman"/>
          <w:sz w:val="24"/>
          <w:szCs w:val="24"/>
          <w:lang w:val="en-US"/>
        </w:rPr>
        <w:t>Rubinsten</w:t>
      </w:r>
      <w:proofErr w:type="spellEnd"/>
      <w:r w:rsidRPr="00A20AEF">
        <w:rPr>
          <w:rFonts w:ascii="Times New Roman" w:eastAsia="Times New Roman" w:hAnsi="Times New Roman" w:cs="Times New Roman"/>
          <w:sz w:val="24"/>
          <w:szCs w:val="24"/>
          <w:lang w:val="en-US"/>
        </w:rPr>
        <w:t xml:space="preserve"> and colleagues (2020) showed that </w:t>
      </w:r>
      <w:r w:rsidRPr="00A20AEF">
        <w:rPr>
          <w:rFonts w:ascii="Times New Roman" w:eastAsia="Times New Roman" w:hAnsi="Times New Roman" w:cs="Times New Roman"/>
          <w:i/>
          <w:sz w:val="24"/>
          <w:szCs w:val="24"/>
          <w:lang w:val="en-US"/>
        </w:rPr>
        <w:t>symbolic</w:t>
      </w:r>
      <w:r w:rsidRPr="00A20AEF">
        <w:rPr>
          <w:rFonts w:ascii="Times New Roman" w:eastAsia="Times New Roman" w:hAnsi="Times New Roman" w:cs="Times New Roman"/>
          <w:sz w:val="24"/>
          <w:szCs w:val="24"/>
          <w:lang w:val="en-US"/>
        </w:rPr>
        <w:t xml:space="preserve"> numerical processing is </w:t>
      </w:r>
      <w:commentRangeEnd w:id="84"/>
      <w:r w:rsidR="004C7A8B">
        <w:rPr>
          <w:rStyle w:val="CommentReference"/>
        </w:rPr>
        <w:commentReference w:id="84"/>
      </w:r>
      <w:commentRangeEnd w:id="85"/>
      <w:r w:rsidR="00B657F6">
        <w:rPr>
          <w:rStyle w:val="CommentReference"/>
        </w:rPr>
        <w:commentReference w:id="85"/>
      </w:r>
      <w:r w:rsidRPr="00A20AEF">
        <w:rPr>
          <w:rFonts w:ascii="Times New Roman" w:eastAsia="Times New Roman" w:hAnsi="Times New Roman" w:cs="Times New Roman"/>
          <w:sz w:val="24"/>
          <w:szCs w:val="24"/>
          <w:lang w:val="en-US"/>
        </w:rPr>
        <w:t xml:space="preserve">associated with </w:t>
      </w:r>
      <w:r w:rsidRPr="00A20AEF">
        <w:rPr>
          <w:rFonts w:ascii="Times New Roman" w:eastAsia="Times New Roman" w:hAnsi="Times New Roman" w:cs="Times New Roman"/>
          <w:i/>
          <w:sz w:val="24"/>
          <w:szCs w:val="24"/>
          <w:lang w:val="en-US"/>
        </w:rPr>
        <w:t>gamma</w:t>
      </w:r>
      <w:r w:rsidRPr="00A20AEF">
        <w:rPr>
          <w:rFonts w:ascii="Times New Roman" w:eastAsia="Times New Roman" w:hAnsi="Times New Roman" w:cs="Times New Roman"/>
          <w:sz w:val="24"/>
          <w:szCs w:val="24"/>
          <w:lang w:val="en-US"/>
        </w:rPr>
        <w:t xml:space="preserve"> frequencies</w:t>
      </w:r>
      <w:ins w:id="86" w:author="Venera Gashaj" w:date="2023-05-04T20:24:00Z">
        <w:r w:rsidR="00B657F6">
          <w:rPr>
            <w:rFonts w:ascii="Times New Roman" w:eastAsia="Times New Roman" w:hAnsi="Times New Roman" w:cs="Times New Roman"/>
            <w:sz w:val="24"/>
            <w:szCs w:val="24"/>
            <w:lang w:val="en-US"/>
          </w:rPr>
          <w:t xml:space="preserve"> </w:t>
        </w:r>
        <w:r w:rsidR="00B657F6" w:rsidRPr="00B657F6">
          <w:rPr>
            <w:rFonts w:ascii="Times New Roman" w:eastAsia="Times New Roman" w:hAnsi="Times New Roman" w:cs="Times New Roman"/>
            <w:sz w:val="24"/>
            <w:szCs w:val="24"/>
            <w:lang w:val="en-US"/>
          </w:rPr>
          <w:t>over the frontocentral region</w:t>
        </w:r>
      </w:ins>
      <w:r w:rsidRPr="00A20AEF">
        <w:rPr>
          <w:rFonts w:ascii="Times New Roman" w:eastAsia="Times New Roman" w:hAnsi="Times New Roman" w:cs="Times New Roman"/>
          <w:sz w:val="24"/>
          <w:szCs w:val="24"/>
          <w:lang w:val="en-US"/>
        </w:rPr>
        <w:t xml:space="preserve">, and </w:t>
      </w:r>
      <w:proofErr w:type="spellStart"/>
      <w:r w:rsidRPr="00A20AEF">
        <w:rPr>
          <w:rFonts w:ascii="Times New Roman" w:eastAsia="Times New Roman" w:hAnsi="Times New Roman" w:cs="Times New Roman"/>
          <w:i/>
          <w:sz w:val="24"/>
          <w:szCs w:val="24"/>
          <w:lang w:val="en-US"/>
        </w:rPr>
        <w:t>nonsymbolic</w:t>
      </w:r>
      <w:proofErr w:type="spellEnd"/>
      <w:r w:rsidRPr="00A20AEF">
        <w:rPr>
          <w:rFonts w:ascii="Times New Roman" w:eastAsia="Times New Roman" w:hAnsi="Times New Roman" w:cs="Times New Roman"/>
          <w:sz w:val="24"/>
          <w:szCs w:val="24"/>
          <w:lang w:val="en-US"/>
        </w:rPr>
        <w:t xml:space="preserve"> numerical processing with </w:t>
      </w:r>
      <w:r w:rsidRPr="00A20AEF">
        <w:rPr>
          <w:rFonts w:ascii="Times New Roman" w:eastAsia="Times New Roman" w:hAnsi="Times New Roman" w:cs="Times New Roman"/>
          <w:i/>
          <w:sz w:val="24"/>
          <w:szCs w:val="24"/>
          <w:lang w:val="en-US"/>
        </w:rPr>
        <w:t>beta</w:t>
      </w:r>
      <w:r w:rsidRPr="00A20AEF">
        <w:rPr>
          <w:rFonts w:ascii="Times New Roman" w:eastAsia="Times New Roman" w:hAnsi="Times New Roman" w:cs="Times New Roman"/>
          <w:sz w:val="24"/>
          <w:szCs w:val="24"/>
          <w:lang w:val="en-US"/>
        </w:rPr>
        <w:t xml:space="preserve"> frequen</w:t>
      </w:r>
      <w:r w:rsidRPr="00A20AEF">
        <w:rPr>
          <w:rFonts w:ascii="Times New Roman" w:eastAsia="Times New Roman" w:hAnsi="Times New Roman" w:cs="Times New Roman"/>
          <w:color w:val="131413"/>
          <w:sz w:val="24"/>
          <w:szCs w:val="24"/>
          <w:lang w:val="en-US"/>
        </w:rPr>
        <w:t>cies</w:t>
      </w:r>
      <w:ins w:id="87" w:author="Venera Gashaj" w:date="2023-05-04T20:24:00Z">
        <w:r w:rsidR="00B657F6">
          <w:rPr>
            <w:rFonts w:ascii="Times New Roman" w:eastAsia="Times New Roman" w:hAnsi="Times New Roman" w:cs="Times New Roman"/>
            <w:color w:val="131413"/>
            <w:sz w:val="24"/>
            <w:szCs w:val="24"/>
            <w:lang w:val="en-US"/>
          </w:rPr>
          <w:t xml:space="preserve"> </w:t>
        </w:r>
        <w:r w:rsidR="00B657F6" w:rsidRPr="00B657F6">
          <w:rPr>
            <w:rFonts w:ascii="Times New Roman" w:eastAsia="Times New Roman" w:hAnsi="Times New Roman" w:cs="Times New Roman"/>
            <w:color w:val="131413"/>
            <w:sz w:val="24"/>
            <w:szCs w:val="24"/>
            <w:lang w:val="en-US"/>
          </w:rPr>
          <w:t>around the parietal lobe</w:t>
        </w:r>
      </w:ins>
      <w:r w:rsidRPr="00A20AEF">
        <w:rPr>
          <w:rFonts w:ascii="Times New Roman" w:eastAsia="Times New Roman" w:hAnsi="Times New Roman" w:cs="Times New Roman"/>
          <w:color w:val="131413"/>
          <w:sz w:val="24"/>
          <w:szCs w:val="24"/>
          <w:lang w:val="en-US"/>
        </w:rPr>
        <w:t>, our hypotheses were the following:</w:t>
      </w:r>
    </w:p>
    <w:p w14:paraId="29251C72" w14:textId="124BB512" w:rsidR="0023368E" w:rsidRPr="00A20AEF" w:rsidRDefault="00437550">
      <w:pPr>
        <w:numPr>
          <w:ilvl w:val="0"/>
          <w:numId w:val="2"/>
        </w:numPr>
        <w:spacing w:line="480" w:lineRule="auto"/>
        <w:rPr>
          <w:rFonts w:ascii="Times New Roman" w:eastAsia="Times New Roman" w:hAnsi="Times New Roman" w:cs="Times New Roman"/>
          <w:color w:val="131413"/>
          <w:sz w:val="24"/>
          <w:szCs w:val="24"/>
          <w:lang w:val="en-US"/>
        </w:rPr>
      </w:pPr>
      <w:r w:rsidRPr="00A20AEF">
        <w:rPr>
          <w:rFonts w:ascii="Times New Roman" w:eastAsia="Times New Roman" w:hAnsi="Times New Roman" w:cs="Times New Roman"/>
          <w:color w:val="0E101A"/>
          <w:sz w:val="24"/>
          <w:szCs w:val="24"/>
          <w:lang w:val="en-US"/>
        </w:rPr>
        <w:lastRenderedPageBreak/>
        <w:t xml:space="preserve">While making sense of symbolic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s, students will show</w:t>
      </w:r>
      <w:r w:rsidR="004A58B4">
        <w:rPr>
          <w:rFonts w:ascii="Times New Roman" w:eastAsia="Times New Roman" w:hAnsi="Times New Roman" w:cs="Times New Roman"/>
          <w:color w:val="0E101A"/>
          <w:sz w:val="24"/>
          <w:szCs w:val="24"/>
          <w:lang w:val="en-US"/>
        </w:rPr>
        <w:t xml:space="preserve"> higher</w:t>
      </w:r>
      <w:r w:rsidRPr="00A20AEF">
        <w:rPr>
          <w:rFonts w:ascii="Times New Roman" w:eastAsia="Times New Roman" w:hAnsi="Times New Roman" w:cs="Times New Roman"/>
          <w:color w:val="0E101A"/>
          <w:sz w:val="24"/>
          <w:szCs w:val="24"/>
          <w:lang w:val="en-US"/>
        </w:rPr>
        <w:t xml:space="preserve"> gamma oscillations </w:t>
      </w:r>
      <w:ins w:id="88" w:author="Venera Gashaj" w:date="2023-05-04T20:24:00Z">
        <w:r w:rsidR="00B657F6">
          <w:rPr>
            <w:rFonts w:ascii="Times New Roman" w:eastAsia="Times New Roman" w:hAnsi="Times New Roman" w:cs="Times New Roman"/>
            <w:color w:val="0E101A"/>
            <w:sz w:val="24"/>
            <w:szCs w:val="24"/>
            <w:lang w:val="en-US"/>
          </w:rPr>
          <w:t xml:space="preserve">in frontal electrodes </w:t>
        </w:r>
      </w:ins>
      <w:r w:rsidRPr="00A20AEF">
        <w:rPr>
          <w:rFonts w:ascii="Times New Roman" w:eastAsia="Times New Roman" w:hAnsi="Times New Roman" w:cs="Times New Roman"/>
          <w:color w:val="0E101A"/>
          <w:sz w:val="24"/>
          <w:szCs w:val="24"/>
          <w:lang w:val="en-US"/>
        </w:rPr>
        <w:t xml:space="preserve">than making sense of identical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s in a non-symbolic format.</w:t>
      </w:r>
    </w:p>
    <w:p w14:paraId="0FC1145D" w14:textId="74948AE3" w:rsidR="0023368E" w:rsidRPr="00A20AEF" w:rsidRDefault="00437550">
      <w:pPr>
        <w:numPr>
          <w:ilvl w:val="0"/>
          <w:numId w:val="2"/>
        </w:numPr>
        <w:spacing w:line="480" w:lineRule="auto"/>
        <w:rPr>
          <w:rFonts w:ascii="Times New Roman" w:eastAsia="Times New Roman" w:hAnsi="Times New Roman" w:cs="Times New Roman"/>
          <w:color w:val="131413"/>
          <w:sz w:val="24"/>
          <w:szCs w:val="24"/>
          <w:lang w:val="en-US"/>
        </w:rPr>
      </w:pPr>
      <w:r w:rsidRPr="00A20AEF">
        <w:rPr>
          <w:rFonts w:ascii="Times New Roman" w:eastAsia="Times New Roman" w:hAnsi="Times New Roman" w:cs="Times New Roman"/>
          <w:color w:val="0E101A"/>
          <w:sz w:val="24"/>
          <w:szCs w:val="24"/>
          <w:lang w:val="en-US"/>
        </w:rPr>
        <w:t xml:space="preserve">While making sense of non-symbolic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students will show </w:t>
      </w:r>
      <w:r w:rsidR="004A58B4">
        <w:rPr>
          <w:rFonts w:ascii="Times New Roman" w:eastAsia="Times New Roman" w:hAnsi="Times New Roman" w:cs="Times New Roman"/>
          <w:color w:val="0E101A"/>
          <w:sz w:val="24"/>
          <w:szCs w:val="24"/>
          <w:lang w:val="en-US"/>
        </w:rPr>
        <w:t xml:space="preserve">higher </w:t>
      </w:r>
      <w:r w:rsidRPr="00A20AEF">
        <w:rPr>
          <w:rFonts w:ascii="Times New Roman" w:eastAsia="Times New Roman" w:hAnsi="Times New Roman" w:cs="Times New Roman"/>
          <w:color w:val="0E101A"/>
          <w:sz w:val="24"/>
          <w:szCs w:val="24"/>
          <w:lang w:val="en-US"/>
        </w:rPr>
        <w:t>beta oscillations</w:t>
      </w:r>
      <w:r w:rsidR="00B657F6">
        <w:rPr>
          <w:rFonts w:ascii="Times New Roman" w:eastAsia="Times New Roman" w:hAnsi="Times New Roman" w:cs="Times New Roman"/>
          <w:color w:val="0E101A"/>
          <w:sz w:val="24"/>
          <w:szCs w:val="24"/>
          <w:lang w:val="en-US"/>
        </w:rPr>
        <w:t xml:space="preserve"> </w:t>
      </w:r>
      <w:ins w:id="89" w:author="Venera Gashaj" w:date="2023-05-04T20:24:00Z">
        <w:r w:rsidR="00B657F6">
          <w:rPr>
            <w:rFonts w:ascii="Times New Roman" w:eastAsia="Times New Roman" w:hAnsi="Times New Roman" w:cs="Times New Roman"/>
            <w:color w:val="0E101A"/>
            <w:sz w:val="24"/>
            <w:szCs w:val="24"/>
            <w:lang w:val="en-US"/>
          </w:rPr>
          <w:t>in parietal electrodes</w:t>
        </w:r>
        <w:r w:rsidRPr="00A20AEF">
          <w:rPr>
            <w:rFonts w:ascii="Times New Roman" w:eastAsia="Times New Roman" w:hAnsi="Times New Roman" w:cs="Times New Roman"/>
            <w:color w:val="0E101A"/>
            <w:sz w:val="24"/>
            <w:szCs w:val="24"/>
            <w:lang w:val="en-US"/>
          </w:rPr>
          <w:t xml:space="preserve"> </w:t>
        </w:r>
      </w:ins>
      <w:r w:rsidRPr="00A20AEF">
        <w:rPr>
          <w:rFonts w:ascii="Times New Roman" w:eastAsia="Times New Roman" w:hAnsi="Times New Roman" w:cs="Times New Roman"/>
          <w:color w:val="0E101A"/>
          <w:sz w:val="24"/>
          <w:szCs w:val="24"/>
          <w:lang w:val="en-US"/>
        </w:rPr>
        <w:t xml:space="preserve">than making sense of identical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in a symbolic format. </w:t>
      </w:r>
    </w:p>
    <w:p w14:paraId="7D36EA2E" w14:textId="77777777" w:rsidR="0023368E" w:rsidRPr="00A20AEF" w:rsidRDefault="00437550">
      <w:pPr>
        <w:spacing w:line="480" w:lineRule="auto"/>
        <w:rPr>
          <w:rFonts w:ascii="Times New Roman" w:eastAsia="Times New Roman" w:hAnsi="Times New Roman" w:cs="Times New Roman"/>
          <w:b/>
          <w:sz w:val="24"/>
          <w:szCs w:val="24"/>
          <w:lang w:val="en-US"/>
        </w:rPr>
      </w:pPr>
      <w:r w:rsidRPr="00A20AEF">
        <w:rPr>
          <w:rFonts w:ascii="Times New Roman" w:eastAsia="Times New Roman" w:hAnsi="Times New Roman" w:cs="Times New Roman"/>
          <w:b/>
          <w:sz w:val="24"/>
          <w:szCs w:val="24"/>
          <w:lang w:val="en-US"/>
        </w:rPr>
        <w:t>Method</w:t>
      </w:r>
    </w:p>
    <w:p w14:paraId="3EC2E1F8" w14:textId="77777777" w:rsidR="0023368E" w:rsidRPr="00A20AEF" w:rsidRDefault="00437550">
      <w:pPr>
        <w:spacing w:line="480" w:lineRule="auto"/>
        <w:ind w:firstLine="720"/>
        <w:rPr>
          <w:rFonts w:ascii="Times New Roman" w:eastAsia="Times New Roman" w:hAnsi="Times New Roman" w:cs="Times New Roman"/>
          <w:b/>
          <w:sz w:val="24"/>
          <w:szCs w:val="24"/>
          <w:lang w:val="en-US"/>
        </w:rPr>
      </w:pPr>
      <w:commentRangeStart w:id="90"/>
      <w:commentRangeStart w:id="91"/>
      <w:r w:rsidRPr="00A20AEF">
        <w:rPr>
          <w:rFonts w:ascii="Times New Roman" w:eastAsia="Times New Roman" w:hAnsi="Times New Roman" w:cs="Times New Roman"/>
          <w:b/>
          <w:sz w:val="24"/>
          <w:szCs w:val="24"/>
          <w:lang w:val="en-US"/>
        </w:rPr>
        <w:t>Participants</w:t>
      </w:r>
      <w:commentRangeEnd w:id="90"/>
      <w:r w:rsidR="004C7A8B">
        <w:rPr>
          <w:rStyle w:val="CommentReference"/>
        </w:rPr>
        <w:commentReference w:id="90"/>
      </w:r>
      <w:commentRangeEnd w:id="91"/>
      <w:r w:rsidR="00126C36">
        <w:rPr>
          <w:rStyle w:val="CommentReference"/>
        </w:rPr>
        <w:commentReference w:id="91"/>
      </w:r>
    </w:p>
    <w:p w14:paraId="5563B94A" w14:textId="6A8624CB" w:rsidR="0023368E" w:rsidRDefault="00440642">
      <w:pPr>
        <w:spacing w:line="480" w:lineRule="auto"/>
        <w:rPr>
          <w:rFonts w:ascii="Times New Roman" w:eastAsia="Times New Roman" w:hAnsi="Times New Roman" w:cs="Times New Roman"/>
          <w:sz w:val="24"/>
          <w:szCs w:val="24"/>
          <w:lang w:val="en-US"/>
        </w:rPr>
      </w:pPr>
      <w:commentRangeStart w:id="92"/>
      <w:commentRangeStart w:id="93"/>
      <w:r>
        <w:rPr>
          <w:rFonts w:ascii="Times New Roman" w:eastAsia="Times New Roman" w:hAnsi="Times New Roman" w:cs="Times New Roman"/>
          <w:sz w:val="24"/>
          <w:szCs w:val="24"/>
          <w:lang w:val="en-US"/>
        </w:rPr>
        <w:t>At</w:t>
      </w:r>
      <w:r w:rsidR="00276FC2">
        <w:rPr>
          <w:rFonts w:ascii="Times New Roman" w:eastAsia="Times New Roman" w:hAnsi="Times New Roman" w:cs="Times New Roman"/>
          <w:sz w:val="24"/>
          <w:szCs w:val="24"/>
          <w:lang w:val="en-US"/>
        </w:rPr>
        <w:t xml:space="preserve"> a research university in </w:t>
      </w:r>
      <w:ins w:id="94" w:author="Venera Gashaj" w:date="2023-05-04T20:24:00Z">
        <w:r w:rsidR="00276FC2">
          <w:rPr>
            <w:rFonts w:ascii="Times New Roman" w:eastAsia="Times New Roman" w:hAnsi="Times New Roman" w:cs="Times New Roman"/>
            <w:sz w:val="24"/>
            <w:szCs w:val="24"/>
            <w:lang w:val="en-US"/>
          </w:rPr>
          <w:t xml:space="preserve">the </w:t>
        </w:r>
        <w:r w:rsidR="00FE661A">
          <w:rPr>
            <w:rFonts w:ascii="Times New Roman" w:eastAsia="Times New Roman" w:hAnsi="Times New Roman" w:cs="Times New Roman"/>
            <w:sz w:val="24"/>
            <w:szCs w:val="24"/>
            <w:lang w:val="en-US"/>
          </w:rPr>
          <w:t>German</w:t>
        </w:r>
        <w:r w:rsidR="00276FC2">
          <w:rPr>
            <w:rFonts w:ascii="Times New Roman" w:eastAsia="Times New Roman" w:hAnsi="Times New Roman" w:cs="Times New Roman"/>
            <w:sz w:val="24"/>
            <w:szCs w:val="24"/>
            <w:lang w:val="en-US"/>
          </w:rPr>
          <w:t>-speaking part of</w:t>
        </w:r>
        <w:r>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Switzerland,</w:t>
      </w:r>
      <w:r w:rsidRPr="00A20AEF" w:rsidDel="00437550">
        <w:rPr>
          <w:rFonts w:ascii="Times New Roman" w:eastAsia="Times New Roman" w:hAnsi="Times New Roman" w:cs="Times New Roman"/>
          <w:sz w:val="24"/>
          <w:szCs w:val="24"/>
          <w:lang w:val="en-US"/>
        </w:rPr>
        <w:t xml:space="preserve"> </w:t>
      </w:r>
      <w:commentRangeEnd w:id="92"/>
      <w:ins w:id="95" w:author="Venera Gashaj" w:date="2023-05-04T20:24:00Z">
        <w:r w:rsidR="00BB6B2B">
          <w:rPr>
            <w:rStyle w:val="CommentReference"/>
          </w:rPr>
          <w:commentReference w:id="92"/>
        </w:r>
        <w:commentRangeEnd w:id="93"/>
        <w:r w:rsidR="00846A2C">
          <w:rPr>
            <w:rStyle w:val="CommentReference"/>
          </w:rPr>
          <w:commentReference w:id="93"/>
        </w:r>
        <w:r w:rsidR="00276FC2">
          <w:rPr>
            <w:rFonts w:ascii="Times New Roman" w:eastAsia="Times New Roman" w:hAnsi="Times New Roman" w:cs="Times New Roman"/>
            <w:sz w:val="24"/>
            <w:szCs w:val="24"/>
            <w:lang w:val="en-US"/>
          </w:rPr>
          <w:t xml:space="preserve">46 </w:t>
        </w:r>
      </w:ins>
      <w:r>
        <w:rPr>
          <w:rFonts w:ascii="Times New Roman" w:eastAsia="Times New Roman" w:hAnsi="Times New Roman" w:cs="Times New Roman"/>
          <w:sz w:val="24"/>
          <w:szCs w:val="24"/>
          <w:lang w:val="en-US"/>
        </w:rPr>
        <w:t>s</w:t>
      </w:r>
      <w:r w:rsidR="00437550">
        <w:rPr>
          <w:rFonts w:ascii="Times New Roman" w:eastAsia="Times New Roman" w:hAnsi="Times New Roman" w:cs="Times New Roman"/>
          <w:sz w:val="24"/>
          <w:szCs w:val="24"/>
          <w:lang w:val="en-US"/>
        </w:rPr>
        <w:t>tudents were recruited from a range of majors</w:t>
      </w:r>
      <w:r w:rsidR="00173AAE">
        <w:rPr>
          <w:rFonts w:ascii="Times New Roman" w:eastAsia="Times New Roman" w:hAnsi="Times New Roman" w:cs="Times New Roman"/>
          <w:sz w:val="24"/>
          <w:szCs w:val="24"/>
          <w:lang w:val="en-US"/>
        </w:rPr>
        <w:t xml:space="preserve"> (please see </w:t>
      </w:r>
      <w:r w:rsidR="00173AAE" w:rsidRPr="00F26248">
        <w:rPr>
          <w:rFonts w:ascii="Times New Roman" w:hAnsi="Times New Roman"/>
          <w:i/>
          <w:sz w:val="24"/>
          <w:u w:val="single"/>
          <w:lang w:val="en-US"/>
          <w:rPrChange w:id="96" w:author="Venera Gashaj" w:date="2023-05-04T20:24:00Z">
            <w:rPr>
              <w:rFonts w:ascii="Times New Roman" w:hAnsi="Times New Roman"/>
              <w:i/>
              <w:sz w:val="24"/>
              <w:lang w:val="en-US"/>
            </w:rPr>
          </w:rPrChange>
        </w:rPr>
        <w:t>link</w:t>
      </w:r>
      <w:r w:rsidR="00173AAE" w:rsidRPr="005F38BA">
        <w:rPr>
          <w:rFonts w:ascii="Times New Roman" w:eastAsia="Times New Roman" w:hAnsi="Times New Roman" w:cs="Times New Roman"/>
          <w:i/>
          <w:iCs/>
          <w:sz w:val="24"/>
          <w:szCs w:val="24"/>
          <w:lang w:val="en-US"/>
        </w:rPr>
        <w:t xml:space="preserve"> </w:t>
      </w:r>
      <w:del w:id="97" w:author="Venera Gashaj" w:date="2023-05-04T20:24:00Z">
        <w:r w:rsidR="00173AAE" w:rsidRPr="005F38BA">
          <w:rPr>
            <w:rFonts w:ascii="Times New Roman" w:eastAsia="Times New Roman" w:hAnsi="Times New Roman" w:cs="Times New Roman"/>
            <w:i/>
            <w:iCs/>
            <w:sz w:val="24"/>
            <w:szCs w:val="24"/>
            <w:lang w:val="en-US"/>
          </w:rPr>
          <w:delText>removed for blinded review</w:delText>
        </w:r>
        <w:r w:rsidR="00173AAE">
          <w:rPr>
            <w:rFonts w:ascii="Times New Roman" w:eastAsia="Times New Roman" w:hAnsi="Times New Roman" w:cs="Times New Roman"/>
            <w:i/>
            <w:iCs/>
            <w:sz w:val="24"/>
            <w:szCs w:val="24"/>
            <w:lang w:val="en-US"/>
          </w:rPr>
          <w:delText xml:space="preserve"> </w:delText>
        </w:r>
      </w:del>
      <w:r w:rsidR="00173AAE" w:rsidRPr="00066724">
        <w:rPr>
          <w:rFonts w:ascii="Times New Roman" w:eastAsia="Times New Roman" w:hAnsi="Times New Roman" w:cs="Times New Roman"/>
          <w:sz w:val="24"/>
          <w:szCs w:val="24"/>
          <w:lang w:val="en-US"/>
        </w:rPr>
        <w:t>for more information)</w:t>
      </w:r>
      <w:r w:rsidR="00437550" w:rsidRPr="00173AAE">
        <w:rPr>
          <w:rFonts w:ascii="Times New Roman" w:eastAsia="Times New Roman" w:hAnsi="Times New Roman" w:cs="Times New Roman"/>
          <w:sz w:val="24"/>
          <w:szCs w:val="24"/>
          <w:lang w:val="en-US"/>
        </w:rPr>
        <w:t>,</w:t>
      </w:r>
      <w:r w:rsidR="00437550" w:rsidRPr="00A20AEF">
        <w:rPr>
          <w:rFonts w:ascii="Times New Roman" w:eastAsia="Times New Roman" w:hAnsi="Times New Roman" w:cs="Times New Roman"/>
          <w:sz w:val="24"/>
          <w:szCs w:val="24"/>
          <w:lang w:val="en-US"/>
        </w:rPr>
        <w:t xml:space="preserve"> from math</w:t>
      </w:r>
      <w:r w:rsidR="00437550">
        <w:rPr>
          <w:rFonts w:ascii="Times New Roman" w:eastAsia="Times New Roman" w:hAnsi="Times New Roman" w:cs="Times New Roman"/>
          <w:sz w:val="24"/>
          <w:szCs w:val="24"/>
          <w:lang w:val="en-US"/>
        </w:rPr>
        <w:t xml:space="preserve">ematics </w:t>
      </w:r>
      <w:r w:rsidR="00437550" w:rsidRPr="00A20AEF">
        <w:rPr>
          <w:rFonts w:ascii="Times New Roman" w:eastAsia="Times New Roman" w:hAnsi="Times New Roman" w:cs="Times New Roman"/>
          <w:sz w:val="24"/>
          <w:szCs w:val="24"/>
          <w:lang w:val="en-US"/>
        </w:rPr>
        <w:t>to art students to students in economics</w:t>
      </w:r>
      <w:r w:rsidR="00437550">
        <w:rPr>
          <w:rFonts w:ascii="Times New Roman" w:eastAsia="Times New Roman" w:hAnsi="Times New Roman" w:cs="Times New Roman"/>
          <w:sz w:val="24"/>
          <w:szCs w:val="24"/>
          <w:lang w:val="en-US"/>
        </w:rPr>
        <w:t xml:space="preserve"> and literature</w:t>
      </w:r>
      <w:r w:rsidR="00437550" w:rsidRPr="00A20AEF">
        <w:rPr>
          <w:rFonts w:ascii="Times New Roman" w:eastAsia="Times New Roman" w:hAnsi="Times New Roman" w:cs="Times New Roman"/>
          <w:sz w:val="24"/>
          <w:szCs w:val="24"/>
          <w:lang w:val="en-US"/>
        </w:rPr>
        <w:t>.</w:t>
      </w:r>
      <w:r w:rsidR="00276FC2" w:rsidRPr="00A20AEF">
        <w:rPr>
          <w:rFonts w:ascii="Times New Roman" w:eastAsia="Times New Roman" w:hAnsi="Times New Roman" w:cs="Times New Roman"/>
          <w:sz w:val="24"/>
          <w:szCs w:val="24"/>
          <w:lang w:val="en-US"/>
        </w:rPr>
        <w:t xml:space="preserve"> </w:t>
      </w:r>
      <w:del w:id="98" w:author="Venera Gashaj" w:date="2023-05-04T20:24:00Z">
        <w:r w:rsidR="00437550" w:rsidRPr="00A20AEF">
          <w:rPr>
            <w:rFonts w:ascii="Times New Roman" w:eastAsia="Times New Roman" w:hAnsi="Times New Roman" w:cs="Times New Roman"/>
            <w:sz w:val="24"/>
            <w:szCs w:val="24"/>
            <w:lang w:val="en-US"/>
          </w:rPr>
          <w:delText>After</w:delText>
        </w:r>
      </w:del>
      <w:commentRangeStart w:id="99"/>
      <w:commentRangeEnd w:id="99"/>
      <w:ins w:id="100" w:author="Venera Gashaj" w:date="2023-05-04T20:24:00Z">
        <w:r w:rsidR="00276FC2">
          <w:rPr>
            <w:rStyle w:val="CommentReference"/>
          </w:rPr>
          <w:commentReference w:id="99"/>
        </w:r>
        <w:commentRangeStart w:id="101"/>
        <w:commentRangeEnd w:id="101"/>
        <w:r w:rsidR="00276FC2">
          <w:rPr>
            <w:rStyle w:val="CommentReference"/>
          </w:rPr>
          <w:commentReference w:id="101"/>
        </w:r>
        <w:r w:rsidR="00276FC2">
          <w:rPr>
            <w:rFonts w:ascii="Times New Roman" w:eastAsia="Times New Roman" w:hAnsi="Times New Roman" w:cs="Times New Roman"/>
            <w:sz w:val="24"/>
            <w:szCs w:val="24"/>
            <w:lang w:val="en-US"/>
          </w:rPr>
          <w:t xml:space="preserve"> </w:t>
        </w:r>
        <w:commentRangeStart w:id="102"/>
        <w:commentRangeStart w:id="103"/>
        <w:r w:rsidR="00126C36" w:rsidRPr="00126C36">
          <w:rPr>
            <w:rFonts w:ascii="Times New Roman" w:eastAsia="Times New Roman" w:hAnsi="Times New Roman" w:cs="Times New Roman"/>
            <w:sz w:val="24"/>
            <w:szCs w:val="24"/>
            <w:lang w:val="en-US"/>
          </w:rPr>
          <w:t>During</w:t>
        </w:r>
      </w:ins>
      <w:r w:rsidR="00126C36" w:rsidRPr="00126C36">
        <w:rPr>
          <w:rFonts w:ascii="Times New Roman" w:eastAsia="Times New Roman" w:hAnsi="Times New Roman" w:cs="Times New Roman"/>
          <w:sz w:val="24"/>
          <w:szCs w:val="24"/>
          <w:lang w:val="en-US"/>
        </w:rPr>
        <w:t xml:space="preserve"> data cleaning and preprocessing, </w:t>
      </w:r>
      <w:ins w:id="104" w:author="Venera Gashaj" w:date="2023-05-04T20:24:00Z">
        <w:r w:rsidR="00126C36" w:rsidRPr="00126C36">
          <w:rPr>
            <w:rFonts w:ascii="Times New Roman" w:eastAsia="Times New Roman" w:hAnsi="Times New Roman" w:cs="Times New Roman"/>
            <w:sz w:val="24"/>
            <w:szCs w:val="24"/>
            <w:lang w:val="en-US"/>
          </w:rPr>
          <w:t xml:space="preserve">we identified missing data for several participants. One participant's data could not be clearly attributed to a specific experimental condition </w:t>
        </w:r>
      </w:ins>
      <w:r w:rsidR="00126C36" w:rsidRPr="00126C36">
        <w:rPr>
          <w:rFonts w:ascii="Times New Roman" w:eastAsia="Times New Roman" w:hAnsi="Times New Roman" w:cs="Times New Roman"/>
          <w:sz w:val="24"/>
          <w:szCs w:val="24"/>
          <w:lang w:val="en-US"/>
        </w:rPr>
        <w:t xml:space="preserve">and </w:t>
      </w:r>
      <w:del w:id="105" w:author="Venera Gashaj" w:date="2023-05-04T20:24:00Z">
        <w:r w:rsidR="00437550">
          <w:rPr>
            <w:rFonts w:ascii="Times New Roman" w:eastAsia="Times New Roman" w:hAnsi="Times New Roman" w:cs="Times New Roman"/>
            <w:sz w:val="24"/>
            <w:szCs w:val="24"/>
            <w:lang w:val="en-US"/>
          </w:rPr>
          <w:delText>remov</w:delText>
        </w:r>
        <w:r w:rsidR="008D4D45">
          <w:rPr>
            <w:rFonts w:ascii="Times New Roman" w:eastAsia="Times New Roman" w:hAnsi="Times New Roman" w:cs="Times New Roman"/>
            <w:sz w:val="24"/>
            <w:szCs w:val="24"/>
            <w:lang w:val="en-US"/>
          </w:rPr>
          <w:delText>ing</w:delText>
        </w:r>
        <w:r w:rsidR="00437550">
          <w:rPr>
            <w:rFonts w:ascii="Times New Roman" w:eastAsia="Times New Roman" w:hAnsi="Times New Roman" w:cs="Times New Roman"/>
            <w:sz w:val="24"/>
            <w:szCs w:val="24"/>
            <w:lang w:val="en-US"/>
          </w:rPr>
          <w:delText xml:space="preserve"> noisy</w:delText>
        </w:r>
      </w:del>
      <w:ins w:id="106" w:author="Venera Gashaj" w:date="2023-05-04T20:24:00Z">
        <w:r w:rsidR="00126C36" w:rsidRPr="00126C36">
          <w:rPr>
            <w:rFonts w:ascii="Times New Roman" w:eastAsia="Times New Roman" w:hAnsi="Times New Roman" w:cs="Times New Roman"/>
            <w:sz w:val="24"/>
            <w:szCs w:val="24"/>
            <w:lang w:val="en-US"/>
          </w:rPr>
          <w:t>was therefore excluded from the analysis. In addition, two participants were missing most data for one format of the demonstrations, which was found to be due to</w:t>
        </w:r>
      </w:ins>
      <w:r w:rsidR="00126C36" w:rsidRPr="00126C36">
        <w:rPr>
          <w:rFonts w:ascii="Times New Roman" w:eastAsia="Times New Roman" w:hAnsi="Times New Roman" w:cs="Times New Roman"/>
          <w:sz w:val="24"/>
          <w:szCs w:val="24"/>
          <w:lang w:val="en-US"/>
        </w:rPr>
        <w:t xml:space="preserve"> EEG</w:t>
      </w:r>
      <w:del w:id="107" w:author="Venera Gashaj" w:date="2023-05-04T20:24:00Z">
        <w:r w:rsidR="00437550">
          <w:rPr>
            <w:rFonts w:ascii="Times New Roman" w:eastAsia="Times New Roman" w:hAnsi="Times New Roman" w:cs="Times New Roman"/>
            <w:sz w:val="24"/>
            <w:szCs w:val="24"/>
            <w:lang w:val="en-US"/>
          </w:rPr>
          <w:delText xml:space="preserve"> signals, </w:delText>
        </w:r>
        <w:r w:rsidR="00437550" w:rsidRPr="00A20AEF">
          <w:rPr>
            <w:rFonts w:ascii="Times New Roman" w:eastAsia="Times New Roman" w:hAnsi="Times New Roman" w:cs="Times New Roman"/>
            <w:sz w:val="24"/>
            <w:szCs w:val="24"/>
            <w:lang w:val="en-US"/>
          </w:rPr>
          <w:delText xml:space="preserve">the </w:delText>
        </w:r>
      </w:del>
      <w:ins w:id="108" w:author="Venera Gashaj" w:date="2023-05-04T20:24:00Z">
        <w:r w:rsidR="00126C36" w:rsidRPr="00126C36">
          <w:rPr>
            <w:rFonts w:ascii="Times New Roman" w:eastAsia="Times New Roman" w:hAnsi="Times New Roman" w:cs="Times New Roman"/>
            <w:sz w:val="24"/>
            <w:szCs w:val="24"/>
            <w:lang w:val="en-US"/>
          </w:rPr>
          <w:t xml:space="preserve">-signal loss, leading to their exclusion from the analysis. Two more participants were missing data for one non-symbolic demonstration but given that the amount of missing data was below 20%, we opted to impute their missing data with the mean value for that condition. To do this, we followed the imputation methodology suggested by Mazza, Enders, and </w:t>
        </w:r>
        <w:proofErr w:type="spellStart"/>
        <w:r w:rsidR="00126C36" w:rsidRPr="00126C36">
          <w:rPr>
            <w:rFonts w:ascii="Times New Roman" w:eastAsia="Times New Roman" w:hAnsi="Times New Roman" w:cs="Times New Roman"/>
            <w:sz w:val="24"/>
            <w:szCs w:val="24"/>
            <w:lang w:val="en-US"/>
          </w:rPr>
          <w:t>Ruehlman</w:t>
        </w:r>
        <w:proofErr w:type="spellEnd"/>
        <w:r w:rsidR="00126C36" w:rsidRPr="00126C36">
          <w:rPr>
            <w:rFonts w:ascii="Times New Roman" w:eastAsia="Times New Roman" w:hAnsi="Times New Roman" w:cs="Times New Roman"/>
            <w:sz w:val="24"/>
            <w:szCs w:val="24"/>
            <w:lang w:val="en-US"/>
          </w:rPr>
          <w:t xml:space="preserve"> (2015).</w:t>
        </w:r>
        <w:r w:rsidR="00276FC2" w:rsidRPr="00A20AEF">
          <w:rPr>
            <w:rFonts w:ascii="Times New Roman" w:eastAsia="Times New Roman" w:hAnsi="Times New Roman" w:cs="Times New Roman"/>
            <w:sz w:val="24"/>
            <w:szCs w:val="24"/>
            <w:lang w:val="en-US"/>
          </w:rPr>
          <w:t xml:space="preserve">  </w:t>
        </w:r>
        <w:commentRangeEnd w:id="102"/>
        <w:r w:rsidR="00276FC2">
          <w:rPr>
            <w:rStyle w:val="CommentReference"/>
          </w:rPr>
          <w:commentReference w:id="102"/>
        </w:r>
        <w:commentRangeEnd w:id="103"/>
        <w:r w:rsidR="00276FC2">
          <w:rPr>
            <w:rStyle w:val="CommentReference"/>
          </w:rPr>
          <w:commentReference w:id="103"/>
        </w:r>
        <w:r w:rsidR="00276FC2">
          <w:rPr>
            <w:rFonts w:ascii="Times New Roman" w:eastAsia="Times New Roman" w:hAnsi="Times New Roman" w:cs="Times New Roman"/>
            <w:sz w:val="24"/>
            <w:szCs w:val="24"/>
            <w:lang w:val="en-US"/>
          </w:rPr>
          <w:t>Th</w:t>
        </w:r>
        <w:r w:rsidR="00437550" w:rsidRPr="00A20AEF">
          <w:rPr>
            <w:rFonts w:ascii="Times New Roman" w:eastAsia="Times New Roman" w:hAnsi="Times New Roman" w:cs="Times New Roman"/>
            <w:sz w:val="24"/>
            <w:szCs w:val="24"/>
            <w:lang w:val="en-US"/>
          </w:rPr>
          <w:t xml:space="preserve">e </w:t>
        </w:r>
      </w:ins>
      <w:r w:rsidR="00437550" w:rsidRPr="00A20AEF">
        <w:rPr>
          <w:rFonts w:ascii="Times New Roman" w:eastAsia="Times New Roman" w:hAnsi="Times New Roman" w:cs="Times New Roman"/>
          <w:sz w:val="24"/>
          <w:szCs w:val="24"/>
          <w:lang w:val="en-US"/>
        </w:rPr>
        <w:t xml:space="preserve">final sample consisted of </w:t>
      </w:r>
      <w:del w:id="109" w:author="Venera Gashaj" w:date="2023-05-04T20:24:00Z">
        <w:r w:rsidR="00437550" w:rsidRPr="00A20AEF">
          <w:rPr>
            <w:rFonts w:ascii="Times New Roman" w:eastAsia="Times New Roman" w:hAnsi="Times New Roman" w:cs="Times New Roman"/>
            <w:sz w:val="24"/>
            <w:szCs w:val="24"/>
            <w:lang w:val="en-US"/>
          </w:rPr>
          <w:delText>28</w:delText>
        </w:r>
      </w:del>
      <w:ins w:id="110" w:author="Venera Gashaj" w:date="2023-05-04T20:24:00Z">
        <w:r w:rsidR="00846A2C">
          <w:rPr>
            <w:rFonts w:ascii="Times New Roman" w:eastAsia="Times New Roman" w:hAnsi="Times New Roman" w:cs="Times New Roman"/>
            <w:sz w:val="24"/>
            <w:szCs w:val="24"/>
            <w:lang w:val="en-US"/>
          </w:rPr>
          <w:t>4</w:t>
        </w:r>
        <w:r w:rsidR="00437550" w:rsidRPr="00A20AEF">
          <w:rPr>
            <w:rFonts w:ascii="Times New Roman" w:eastAsia="Times New Roman" w:hAnsi="Times New Roman" w:cs="Times New Roman"/>
            <w:sz w:val="24"/>
            <w:szCs w:val="24"/>
            <w:lang w:val="en-US"/>
          </w:rPr>
          <w:t>2</w:t>
        </w:r>
      </w:ins>
      <w:r w:rsidR="00437550" w:rsidRPr="00A20AEF">
        <w:rPr>
          <w:rFonts w:ascii="Times New Roman" w:eastAsia="Times New Roman" w:hAnsi="Times New Roman" w:cs="Times New Roman"/>
          <w:sz w:val="24"/>
          <w:szCs w:val="24"/>
          <w:lang w:val="en-US"/>
        </w:rPr>
        <w:t xml:space="preserve"> participants (</w:t>
      </w:r>
      <w:del w:id="111" w:author="Venera Gashaj" w:date="2023-05-04T20:24:00Z">
        <w:r w:rsidR="00437550" w:rsidRPr="00A20AEF">
          <w:rPr>
            <w:rFonts w:ascii="Times New Roman" w:eastAsia="Times New Roman" w:hAnsi="Times New Roman" w:cs="Times New Roman"/>
            <w:sz w:val="24"/>
            <w:szCs w:val="24"/>
            <w:lang w:val="en-US"/>
          </w:rPr>
          <w:delText>10</w:delText>
        </w:r>
      </w:del>
      <w:ins w:id="112" w:author="Venera Gashaj" w:date="2023-05-04T20:24:00Z">
        <w:r w:rsidR="00437550" w:rsidRPr="00A20AEF">
          <w:rPr>
            <w:rFonts w:ascii="Times New Roman" w:eastAsia="Times New Roman" w:hAnsi="Times New Roman" w:cs="Times New Roman"/>
            <w:sz w:val="24"/>
            <w:szCs w:val="24"/>
            <w:lang w:val="en-US"/>
          </w:rPr>
          <w:t>1</w:t>
        </w:r>
        <w:r w:rsidR="00846A2C">
          <w:rPr>
            <w:rFonts w:ascii="Times New Roman" w:eastAsia="Times New Roman" w:hAnsi="Times New Roman" w:cs="Times New Roman"/>
            <w:sz w:val="24"/>
            <w:szCs w:val="24"/>
            <w:lang w:val="en-US"/>
          </w:rPr>
          <w:t>5</w:t>
        </w:r>
      </w:ins>
      <w:r w:rsidR="00437550" w:rsidRPr="00A20AEF">
        <w:rPr>
          <w:rFonts w:ascii="Times New Roman" w:eastAsia="Times New Roman" w:hAnsi="Times New Roman" w:cs="Times New Roman"/>
          <w:sz w:val="24"/>
          <w:szCs w:val="24"/>
          <w:lang w:val="en-US"/>
        </w:rPr>
        <w:t xml:space="preserve"> female, </w:t>
      </w:r>
      <w:del w:id="113" w:author="Venera Gashaj" w:date="2023-05-04T20:24:00Z">
        <w:r w:rsidR="00437550" w:rsidRPr="00A20AEF">
          <w:rPr>
            <w:rFonts w:ascii="Times New Roman" w:eastAsia="Times New Roman" w:hAnsi="Times New Roman" w:cs="Times New Roman"/>
            <w:sz w:val="24"/>
            <w:szCs w:val="24"/>
            <w:lang w:val="en-US"/>
          </w:rPr>
          <w:delText>18</w:delText>
        </w:r>
      </w:del>
      <w:ins w:id="114" w:author="Venera Gashaj" w:date="2023-05-04T20:24:00Z">
        <w:r w:rsidR="00846A2C">
          <w:rPr>
            <w:rFonts w:ascii="Times New Roman" w:eastAsia="Times New Roman" w:hAnsi="Times New Roman" w:cs="Times New Roman"/>
            <w:sz w:val="24"/>
            <w:szCs w:val="24"/>
            <w:lang w:val="en-US"/>
          </w:rPr>
          <w:t>27</w:t>
        </w:r>
      </w:ins>
      <w:r w:rsidR="00437550" w:rsidRPr="00A20AEF">
        <w:rPr>
          <w:rFonts w:ascii="Times New Roman" w:eastAsia="Times New Roman" w:hAnsi="Times New Roman" w:cs="Times New Roman"/>
          <w:sz w:val="24"/>
          <w:szCs w:val="24"/>
          <w:lang w:val="en-US"/>
        </w:rPr>
        <w:t xml:space="preserve"> male). This sample size is justified in </w:t>
      </w:r>
      <w:r w:rsidR="00437550">
        <w:rPr>
          <w:rFonts w:ascii="Times New Roman" w:eastAsia="Times New Roman" w:hAnsi="Times New Roman" w:cs="Times New Roman"/>
          <w:sz w:val="24"/>
          <w:szCs w:val="24"/>
          <w:lang w:val="en-US"/>
        </w:rPr>
        <w:t>previous</w:t>
      </w:r>
      <w:r w:rsidR="00437550" w:rsidRPr="00A20AEF">
        <w:rPr>
          <w:rFonts w:ascii="Times New Roman" w:eastAsia="Times New Roman" w:hAnsi="Times New Roman" w:cs="Times New Roman"/>
          <w:sz w:val="24"/>
          <w:szCs w:val="24"/>
          <w:lang w:val="en-US"/>
        </w:rPr>
        <w:t xml:space="preserve"> </w:t>
      </w:r>
      <w:r w:rsidR="00437550">
        <w:rPr>
          <w:rFonts w:ascii="Times New Roman" w:eastAsia="Times New Roman" w:hAnsi="Times New Roman" w:cs="Times New Roman"/>
          <w:sz w:val="24"/>
          <w:szCs w:val="24"/>
          <w:lang w:val="en-US"/>
        </w:rPr>
        <w:t>work</w:t>
      </w:r>
      <w:r w:rsidR="00437550" w:rsidRPr="00A20AEF">
        <w:rPr>
          <w:rFonts w:ascii="Times New Roman" w:eastAsia="Times New Roman" w:hAnsi="Times New Roman" w:cs="Times New Roman"/>
          <w:sz w:val="24"/>
          <w:szCs w:val="24"/>
          <w:lang w:val="en-US"/>
        </w:rPr>
        <w:t xml:space="preserve"> (</w:t>
      </w:r>
      <w:proofErr w:type="spellStart"/>
      <w:r w:rsidR="00437550" w:rsidRPr="00A20AEF">
        <w:rPr>
          <w:rFonts w:ascii="Times New Roman" w:eastAsia="Times New Roman" w:hAnsi="Times New Roman" w:cs="Times New Roman"/>
          <w:sz w:val="24"/>
          <w:szCs w:val="24"/>
          <w:lang w:val="en-US"/>
        </w:rPr>
        <w:t>Gebuis</w:t>
      </w:r>
      <w:proofErr w:type="spellEnd"/>
      <w:r w:rsidR="00437550" w:rsidRPr="00A20AEF">
        <w:rPr>
          <w:rFonts w:ascii="Times New Roman" w:eastAsia="Times New Roman" w:hAnsi="Times New Roman" w:cs="Times New Roman"/>
          <w:sz w:val="24"/>
          <w:szCs w:val="24"/>
          <w:lang w:val="en-US"/>
        </w:rPr>
        <w:t xml:space="preserve"> &amp; </w:t>
      </w:r>
      <w:proofErr w:type="spellStart"/>
      <w:r w:rsidR="00437550" w:rsidRPr="00A20AEF">
        <w:rPr>
          <w:rFonts w:ascii="Times New Roman" w:eastAsia="Times New Roman" w:hAnsi="Times New Roman" w:cs="Times New Roman"/>
          <w:sz w:val="24"/>
          <w:szCs w:val="24"/>
          <w:lang w:val="en-US"/>
        </w:rPr>
        <w:t>Reynvoet</w:t>
      </w:r>
      <w:proofErr w:type="spellEnd"/>
      <w:r w:rsidR="00437550" w:rsidRPr="00A20AEF">
        <w:rPr>
          <w:rFonts w:ascii="Times New Roman" w:eastAsia="Times New Roman" w:hAnsi="Times New Roman" w:cs="Times New Roman"/>
          <w:sz w:val="24"/>
          <w:szCs w:val="24"/>
          <w:lang w:val="en-US"/>
        </w:rPr>
        <w:t>, 2012</w:t>
      </w:r>
      <w:r w:rsidR="00437550">
        <w:rPr>
          <w:rFonts w:ascii="Times New Roman" w:eastAsia="Times New Roman" w:hAnsi="Times New Roman" w:cs="Times New Roman"/>
          <w:sz w:val="24"/>
          <w:szCs w:val="24"/>
          <w:lang w:val="en-US"/>
        </w:rPr>
        <w:t xml:space="preserve">; </w:t>
      </w:r>
      <w:proofErr w:type="spellStart"/>
      <w:r w:rsidR="00437550" w:rsidRPr="00A20AEF">
        <w:rPr>
          <w:rFonts w:ascii="Times New Roman" w:eastAsia="Times New Roman" w:hAnsi="Times New Roman" w:cs="Times New Roman"/>
          <w:sz w:val="24"/>
          <w:szCs w:val="24"/>
          <w:lang w:val="en-US"/>
        </w:rPr>
        <w:t>Rubinsten</w:t>
      </w:r>
      <w:proofErr w:type="spellEnd"/>
      <w:r w:rsidR="00437550" w:rsidRPr="00A20AEF">
        <w:rPr>
          <w:rFonts w:ascii="Times New Roman" w:eastAsia="Times New Roman" w:hAnsi="Times New Roman" w:cs="Times New Roman"/>
          <w:sz w:val="24"/>
          <w:szCs w:val="24"/>
          <w:lang w:val="en-US"/>
        </w:rPr>
        <w:t xml:space="preserve"> et al., 2020). The study was conducted under the Declaration of Helsinki and approved by the local Ethics Commission. All participants were right-handed, reported no hearing loss or history of neurological illnesses, and provided written informed consent. Table 1 shows the descriptive data of the sample.</w:t>
      </w:r>
    </w:p>
    <w:p w14:paraId="4D9BDBAC" w14:textId="77777777" w:rsidR="00547015" w:rsidRPr="00AB76D5" w:rsidRDefault="00547015" w:rsidP="00547015">
      <w:pPr>
        <w:spacing w:line="480" w:lineRule="auto"/>
        <w:ind w:firstLine="567"/>
        <w:rPr>
          <w:rFonts w:ascii="Times New Roman" w:eastAsia="Times New Roman" w:hAnsi="Times New Roman" w:cs="Times New Roman"/>
          <w:i/>
          <w:sz w:val="24"/>
          <w:szCs w:val="24"/>
          <w:lang w:val="en-US"/>
        </w:rPr>
      </w:pPr>
      <w:commentRangeStart w:id="115"/>
      <w:r w:rsidRPr="00AB76D5">
        <w:rPr>
          <w:rFonts w:ascii="Times New Roman" w:eastAsia="Times New Roman" w:hAnsi="Times New Roman" w:cs="Times New Roman"/>
          <w:sz w:val="24"/>
          <w:szCs w:val="24"/>
          <w:lang w:val="en-US"/>
        </w:rPr>
        <w:t>Table 1</w:t>
      </w:r>
      <w:r>
        <w:rPr>
          <w:rFonts w:ascii="Times New Roman" w:eastAsia="Times New Roman" w:hAnsi="Times New Roman" w:cs="Times New Roman"/>
          <w:sz w:val="24"/>
          <w:szCs w:val="24"/>
          <w:lang w:val="en-US"/>
        </w:rPr>
        <w:t>.</w:t>
      </w:r>
      <w:r w:rsidRPr="00AB76D5">
        <w:rPr>
          <w:rFonts w:ascii="Times New Roman" w:eastAsia="Times New Roman" w:hAnsi="Times New Roman" w:cs="Times New Roman"/>
          <w:i/>
          <w:sz w:val="24"/>
          <w:szCs w:val="24"/>
          <w:lang w:val="en-US"/>
        </w:rPr>
        <w:t xml:space="preserve"> Descriptive Statistics</w:t>
      </w:r>
      <w:commentRangeEnd w:id="115"/>
      <w:r w:rsidR="00531E56">
        <w:rPr>
          <w:rStyle w:val="CommentReference"/>
        </w:rPr>
        <w:commentReference w:id="115"/>
      </w:r>
    </w:p>
    <w:tbl>
      <w:tblPr>
        <w:tblStyle w:val="2"/>
        <w:tblW w:w="907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425"/>
        <w:gridCol w:w="1843"/>
        <w:gridCol w:w="567"/>
        <w:gridCol w:w="1134"/>
        <w:gridCol w:w="425"/>
        <w:gridCol w:w="975"/>
        <w:gridCol w:w="315"/>
        <w:gridCol w:w="270"/>
      </w:tblGrid>
      <w:tr w:rsidR="00547015" w:rsidRPr="00437550" w14:paraId="022D349E" w14:textId="77777777" w:rsidTr="00066724">
        <w:tc>
          <w:tcPr>
            <w:tcW w:w="3119" w:type="dxa"/>
            <w:tcBorders>
              <w:top w:val="single" w:sz="4" w:space="0" w:color="000000"/>
              <w:left w:val="nil"/>
              <w:bottom w:val="single" w:sz="4" w:space="0" w:color="000000"/>
              <w:right w:val="nil"/>
            </w:tcBorders>
          </w:tcPr>
          <w:p w14:paraId="6F4732EB" w14:textId="77777777" w:rsidR="00547015" w:rsidRPr="00AB76D5" w:rsidRDefault="00547015" w:rsidP="00EC7858">
            <w:pPr>
              <w:spacing w:line="360" w:lineRule="auto"/>
              <w:rPr>
                <w:rFonts w:ascii="Times New Roman" w:eastAsia="Times New Roman" w:hAnsi="Times New Roman" w:cs="Times New Roman"/>
                <w:sz w:val="24"/>
                <w:szCs w:val="24"/>
                <w:lang w:val="en-US"/>
              </w:rPr>
            </w:pPr>
          </w:p>
        </w:tc>
        <w:tc>
          <w:tcPr>
            <w:tcW w:w="425" w:type="dxa"/>
            <w:tcBorders>
              <w:top w:val="single" w:sz="4" w:space="0" w:color="000000"/>
              <w:left w:val="nil"/>
              <w:bottom w:val="single" w:sz="4" w:space="0" w:color="000000"/>
              <w:right w:val="nil"/>
            </w:tcBorders>
          </w:tcPr>
          <w:p w14:paraId="19794E9F"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843" w:type="dxa"/>
            <w:tcBorders>
              <w:top w:val="single" w:sz="4" w:space="0" w:color="000000"/>
              <w:left w:val="nil"/>
              <w:bottom w:val="single" w:sz="4" w:space="0" w:color="000000"/>
              <w:right w:val="nil"/>
            </w:tcBorders>
          </w:tcPr>
          <w:p w14:paraId="5DC9D6F1" w14:textId="77777777" w:rsidR="00547015" w:rsidRPr="00AB76D5" w:rsidRDefault="00547015" w:rsidP="0080702B">
            <w:pPr>
              <w:spacing w:line="360" w:lineRule="auto"/>
              <w:jc w:val="center"/>
              <w:rPr>
                <w:rFonts w:ascii="Times New Roman" w:eastAsia="Times New Roman" w:hAnsi="Times New Roman" w:cs="Times New Roman"/>
                <w:i/>
                <w:sz w:val="24"/>
                <w:szCs w:val="24"/>
                <w:lang w:val="en-US"/>
              </w:rPr>
            </w:pPr>
            <w:r w:rsidRPr="00AB76D5">
              <w:rPr>
                <w:rFonts w:ascii="Times New Roman" w:eastAsia="Times New Roman" w:hAnsi="Times New Roman" w:cs="Times New Roman"/>
                <w:i/>
                <w:sz w:val="24"/>
                <w:szCs w:val="24"/>
                <w:lang w:val="en-US"/>
              </w:rPr>
              <w:t>Range</w:t>
            </w:r>
          </w:p>
        </w:tc>
        <w:tc>
          <w:tcPr>
            <w:tcW w:w="567" w:type="dxa"/>
            <w:tcBorders>
              <w:top w:val="single" w:sz="4" w:space="0" w:color="000000"/>
              <w:left w:val="nil"/>
              <w:bottom w:val="single" w:sz="4" w:space="0" w:color="000000"/>
              <w:right w:val="nil"/>
            </w:tcBorders>
          </w:tcPr>
          <w:p w14:paraId="2347C9B3" w14:textId="77777777" w:rsidR="00547015" w:rsidRPr="00AB76D5" w:rsidRDefault="00547015" w:rsidP="00EC7858">
            <w:pPr>
              <w:spacing w:line="360" w:lineRule="auto"/>
              <w:jc w:val="center"/>
              <w:rPr>
                <w:rFonts w:ascii="Times New Roman" w:eastAsia="Times New Roman" w:hAnsi="Times New Roman" w:cs="Times New Roman"/>
                <w:i/>
                <w:sz w:val="24"/>
                <w:szCs w:val="24"/>
                <w:lang w:val="en-US"/>
              </w:rPr>
            </w:pPr>
          </w:p>
        </w:tc>
        <w:tc>
          <w:tcPr>
            <w:tcW w:w="1134" w:type="dxa"/>
            <w:tcBorders>
              <w:top w:val="single" w:sz="4" w:space="0" w:color="000000"/>
              <w:left w:val="nil"/>
              <w:bottom w:val="single" w:sz="4" w:space="0" w:color="000000"/>
              <w:right w:val="nil"/>
            </w:tcBorders>
          </w:tcPr>
          <w:p w14:paraId="14118BF5" w14:textId="77777777" w:rsidR="00547015" w:rsidRPr="00AB76D5" w:rsidRDefault="00547015" w:rsidP="00EC7858">
            <w:pPr>
              <w:spacing w:line="360" w:lineRule="auto"/>
              <w:jc w:val="center"/>
              <w:rPr>
                <w:rFonts w:ascii="Times New Roman" w:eastAsia="Times New Roman" w:hAnsi="Times New Roman" w:cs="Times New Roman"/>
                <w:i/>
                <w:sz w:val="24"/>
                <w:szCs w:val="24"/>
                <w:lang w:val="en-US"/>
              </w:rPr>
            </w:pPr>
            <w:r w:rsidRPr="00AB76D5">
              <w:rPr>
                <w:rFonts w:ascii="Times New Roman" w:eastAsia="Times New Roman" w:hAnsi="Times New Roman" w:cs="Times New Roman"/>
                <w:i/>
                <w:sz w:val="24"/>
                <w:szCs w:val="24"/>
                <w:lang w:val="en-US"/>
              </w:rPr>
              <w:t>M</w:t>
            </w:r>
          </w:p>
        </w:tc>
        <w:tc>
          <w:tcPr>
            <w:tcW w:w="425" w:type="dxa"/>
            <w:tcBorders>
              <w:top w:val="single" w:sz="4" w:space="0" w:color="000000"/>
              <w:left w:val="nil"/>
              <w:bottom w:val="single" w:sz="4" w:space="0" w:color="000000"/>
              <w:right w:val="nil"/>
            </w:tcBorders>
          </w:tcPr>
          <w:p w14:paraId="0032E4C3" w14:textId="77777777" w:rsidR="00547015" w:rsidRPr="00AB76D5" w:rsidRDefault="00547015" w:rsidP="00EC7858">
            <w:pPr>
              <w:spacing w:line="360" w:lineRule="auto"/>
              <w:jc w:val="center"/>
              <w:rPr>
                <w:rFonts w:ascii="Times New Roman" w:eastAsia="Times New Roman" w:hAnsi="Times New Roman" w:cs="Times New Roman"/>
                <w:i/>
                <w:sz w:val="24"/>
                <w:szCs w:val="24"/>
                <w:lang w:val="en-US"/>
              </w:rPr>
            </w:pPr>
          </w:p>
        </w:tc>
        <w:tc>
          <w:tcPr>
            <w:tcW w:w="975" w:type="dxa"/>
            <w:tcBorders>
              <w:top w:val="single" w:sz="4" w:space="0" w:color="000000"/>
              <w:left w:val="nil"/>
              <w:bottom w:val="single" w:sz="4" w:space="0" w:color="000000"/>
              <w:right w:val="nil"/>
            </w:tcBorders>
          </w:tcPr>
          <w:p w14:paraId="3B7ECD81" w14:textId="77777777" w:rsidR="00547015" w:rsidRPr="00AB76D5" w:rsidRDefault="00547015" w:rsidP="00EC7858">
            <w:pPr>
              <w:spacing w:line="360" w:lineRule="auto"/>
              <w:jc w:val="center"/>
              <w:rPr>
                <w:rFonts w:ascii="Times New Roman" w:eastAsia="Times New Roman" w:hAnsi="Times New Roman" w:cs="Times New Roman"/>
                <w:i/>
                <w:sz w:val="24"/>
                <w:szCs w:val="24"/>
                <w:lang w:val="en-US"/>
              </w:rPr>
            </w:pPr>
            <w:r w:rsidRPr="00AB76D5">
              <w:rPr>
                <w:rFonts w:ascii="Times New Roman" w:eastAsia="Times New Roman" w:hAnsi="Times New Roman" w:cs="Times New Roman"/>
                <w:i/>
                <w:sz w:val="24"/>
                <w:szCs w:val="24"/>
                <w:lang w:val="en-US"/>
              </w:rPr>
              <w:t>SD</w:t>
            </w:r>
          </w:p>
        </w:tc>
        <w:tc>
          <w:tcPr>
            <w:tcW w:w="585" w:type="dxa"/>
            <w:gridSpan w:val="2"/>
            <w:tcBorders>
              <w:top w:val="single" w:sz="4" w:space="0" w:color="000000"/>
              <w:left w:val="nil"/>
              <w:bottom w:val="single" w:sz="4" w:space="0" w:color="000000"/>
              <w:right w:val="nil"/>
            </w:tcBorders>
          </w:tcPr>
          <w:p w14:paraId="0A9E9E57" w14:textId="77777777" w:rsidR="00547015" w:rsidRPr="00AB76D5" w:rsidRDefault="00547015" w:rsidP="00EC7858">
            <w:pPr>
              <w:spacing w:line="360" w:lineRule="auto"/>
              <w:jc w:val="center"/>
              <w:rPr>
                <w:rFonts w:ascii="Times" w:eastAsia="Times" w:hAnsi="Times" w:cs="Times"/>
                <w:sz w:val="24"/>
                <w:szCs w:val="24"/>
                <w:lang w:val="en-US"/>
              </w:rPr>
            </w:pPr>
          </w:p>
        </w:tc>
      </w:tr>
      <w:tr w:rsidR="00547015" w:rsidRPr="00437550" w14:paraId="6A72248A" w14:textId="77777777" w:rsidTr="00066724">
        <w:tc>
          <w:tcPr>
            <w:tcW w:w="3119" w:type="dxa"/>
            <w:tcBorders>
              <w:top w:val="nil"/>
              <w:left w:val="nil"/>
              <w:bottom w:val="nil"/>
              <w:right w:val="nil"/>
            </w:tcBorders>
          </w:tcPr>
          <w:p w14:paraId="1B48500B" w14:textId="726DE13C" w:rsidR="00547015" w:rsidRPr="00AB76D5" w:rsidRDefault="00547015" w:rsidP="00EC7858">
            <w:pPr>
              <w:spacing w:line="360" w:lineRule="auto"/>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Age</w:t>
            </w:r>
            <w:r w:rsidR="006D3DA7">
              <w:rPr>
                <w:rFonts w:ascii="Times New Roman" w:eastAsia="Times New Roman" w:hAnsi="Times New Roman" w:cs="Times New Roman"/>
                <w:sz w:val="24"/>
                <w:szCs w:val="24"/>
                <w:lang w:val="en-US"/>
              </w:rPr>
              <w:t xml:space="preserve"> (years)</w:t>
            </w:r>
          </w:p>
        </w:tc>
        <w:tc>
          <w:tcPr>
            <w:tcW w:w="425" w:type="dxa"/>
            <w:tcBorders>
              <w:top w:val="nil"/>
              <w:left w:val="nil"/>
              <w:bottom w:val="nil"/>
              <w:right w:val="nil"/>
            </w:tcBorders>
          </w:tcPr>
          <w:p w14:paraId="403363C8"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843" w:type="dxa"/>
            <w:tcBorders>
              <w:top w:val="nil"/>
              <w:left w:val="nil"/>
              <w:bottom w:val="nil"/>
              <w:right w:val="nil"/>
            </w:tcBorders>
          </w:tcPr>
          <w:p w14:paraId="0E87B977"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19.00 - 35.00</w:t>
            </w:r>
          </w:p>
        </w:tc>
        <w:tc>
          <w:tcPr>
            <w:tcW w:w="567" w:type="dxa"/>
            <w:tcBorders>
              <w:top w:val="nil"/>
              <w:left w:val="nil"/>
              <w:bottom w:val="nil"/>
              <w:right w:val="nil"/>
            </w:tcBorders>
          </w:tcPr>
          <w:p w14:paraId="07E2BA7D"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134" w:type="dxa"/>
            <w:tcBorders>
              <w:top w:val="nil"/>
              <w:left w:val="nil"/>
              <w:bottom w:val="nil"/>
              <w:right w:val="nil"/>
            </w:tcBorders>
          </w:tcPr>
          <w:p w14:paraId="2018FFFD" w14:textId="373E62CD" w:rsidR="00547015" w:rsidRPr="00AB76D5" w:rsidRDefault="00547015" w:rsidP="00EC7858">
            <w:pPr>
              <w:spacing w:line="360" w:lineRule="auto"/>
              <w:jc w:val="center"/>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22.</w:t>
            </w:r>
            <w:del w:id="116" w:author="Venera Gashaj" w:date="2023-05-04T20:24:00Z">
              <w:r w:rsidRPr="00AB76D5">
                <w:rPr>
                  <w:rFonts w:ascii="Times New Roman" w:eastAsia="Times New Roman" w:hAnsi="Times New Roman" w:cs="Times New Roman"/>
                  <w:sz w:val="24"/>
                  <w:szCs w:val="24"/>
                  <w:lang w:val="en-US"/>
                </w:rPr>
                <w:delText>71</w:delText>
              </w:r>
            </w:del>
            <w:ins w:id="117" w:author="Venera Gashaj" w:date="2023-05-04T20:24:00Z">
              <w:r w:rsidR="00846A2C">
                <w:rPr>
                  <w:rFonts w:ascii="Times New Roman" w:eastAsia="Times New Roman" w:hAnsi="Times New Roman" w:cs="Times New Roman"/>
                  <w:sz w:val="24"/>
                  <w:szCs w:val="24"/>
                  <w:lang w:val="en-US"/>
                </w:rPr>
                <w:t>36</w:t>
              </w:r>
            </w:ins>
          </w:p>
        </w:tc>
        <w:tc>
          <w:tcPr>
            <w:tcW w:w="425" w:type="dxa"/>
            <w:tcBorders>
              <w:top w:val="nil"/>
              <w:left w:val="nil"/>
              <w:bottom w:val="nil"/>
              <w:right w:val="nil"/>
            </w:tcBorders>
          </w:tcPr>
          <w:p w14:paraId="7A2157AF"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975" w:type="dxa"/>
            <w:tcBorders>
              <w:top w:val="nil"/>
              <w:left w:val="nil"/>
              <w:bottom w:val="nil"/>
              <w:right w:val="nil"/>
            </w:tcBorders>
          </w:tcPr>
          <w:p w14:paraId="6C2DDF6A" w14:textId="6F613141" w:rsidR="00547015" w:rsidRPr="00AB76D5" w:rsidRDefault="00547015" w:rsidP="00EC7858">
            <w:pPr>
              <w:spacing w:line="360" w:lineRule="auto"/>
              <w:jc w:val="center"/>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3.</w:t>
            </w:r>
            <w:del w:id="118" w:author="Venera Gashaj" w:date="2023-05-04T20:24:00Z">
              <w:r w:rsidRPr="00AB76D5">
                <w:rPr>
                  <w:rFonts w:ascii="Times New Roman" w:eastAsia="Times New Roman" w:hAnsi="Times New Roman" w:cs="Times New Roman"/>
                  <w:sz w:val="24"/>
                  <w:szCs w:val="24"/>
                  <w:lang w:val="en-US"/>
                </w:rPr>
                <w:delText>55</w:delText>
              </w:r>
            </w:del>
            <w:ins w:id="119" w:author="Venera Gashaj" w:date="2023-05-04T20:24:00Z">
              <w:r w:rsidR="00846A2C">
                <w:rPr>
                  <w:rFonts w:ascii="Times New Roman" w:eastAsia="Times New Roman" w:hAnsi="Times New Roman" w:cs="Times New Roman"/>
                  <w:sz w:val="24"/>
                  <w:szCs w:val="24"/>
                  <w:lang w:val="en-US"/>
                </w:rPr>
                <w:t>38</w:t>
              </w:r>
            </w:ins>
          </w:p>
        </w:tc>
        <w:tc>
          <w:tcPr>
            <w:tcW w:w="585" w:type="dxa"/>
            <w:gridSpan w:val="2"/>
            <w:tcBorders>
              <w:top w:val="nil"/>
              <w:left w:val="nil"/>
              <w:bottom w:val="nil"/>
              <w:right w:val="nil"/>
            </w:tcBorders>
          </w:tcPr>
          <w:p w14:paraId="36E0D5AD" w14:textId="77777777" w:rsidR="00547015" w:rsidRPr="00AB76D5" w:rsidRDefault="00547015" w:rsidP="00EC7858">
            <w:pPr>
              <w:spacing w:line="360" w:lineRule="auto"/>
              <w:jc w:val="center"/>
              <w:rPr>
                <w:rFonts w:ascii="Times" w:eastAsia="Times" w:hAnsi="Times" w:cs="Times"/>
                <w:sz w:val="24"/>
                <w:szCs w:val="24"/>
                <w:lang w:val="en-US"/>
              </w:rPr>
            </w:pPr>
          </w:p>
        </w:tc>
      </w:tr>
      <w:tr w:rsidR="00547015" w:rsidRPr="00437550" w14:paraId="0E07E286" w14:textId="77777777" w:rsidTr="00066724">
        <w:tc>
          <w:tcPr>
            <w:tcW w:w="3119" w:type="dxa"/>
            <w:tcBorders>
              <w:top w:val="nil"/>
              <w:left w:val="nil"/>
              <w:bottom w:val="nil"/>
              <w:right w:val="nil"/>
            </w:tcBorders>
          </w:tcPr>
          <w:p w14:paraId="2FC1DB8C" w14:textId="3CB33506" w:rsidR="00547015" w:rsidRPr="00AB76D5" w:rsidRDefault="00547015" w:rsidP="00EC7858">
            <w:pPr>
              <w:spacing w:line="360" w:lineRule="auto"/>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Numerical IQ</w:t>
            </w:r>
            <w:r w:rsidR="006D3DA7">
              <w:rPr>
                <w:rFonts w:ascii="Times New Roman" w:eastAsia="Times New Roman" w:hAnsi="Times New Roman" w:cs="Times New Roman"/>
                <w:sz w:val="24"/>
                <w:szCs w:val="24"/>
                <w:lang w:val="en-US"/>
              </w:rPr>
              <w:t xml:space="preserve"> (score)</w:t>
            </w:r>
          </w:p>
        </w:tc>
        <w:tc>
          <w:tcPr>
            <w:tcW w:w="425" w:type="dxa"/>
            <w:tcBorders>
              <w:top w:val="nil"/>
              <w:left w:val="nil"/>
              <w:bottom w:val="nil"/>
              <w:right w:val="nil"/>
            </w:tcBorders>
          </w:tcPr>
          <w:p w14:paraId="3B1068DE"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843" w:type="dxa"/>
            <w:tcBorders>
              <w:top w:val="nil"/>
              <w:left w:val="nil"/>
              <w:bottom w:val="nil"/>
              <w:right w:val="nil"/>
            </w:tcBorders>
          </w:tcPr>
          <w:p w14:paraId="7F93F2C6" w14:textId="14AEB479" w:rsidR="00547015" w:rsidRPr="00AB76D5" w:rsidRDefault="00547015" w:rsidP="00EC7858">
            <w:pPr>
              <w:spacing w:line="360" w:lineRule="auto"/>
              <w:jc w:val="center"/>
              <w:rPr>
                <w:rFonts w:ascii="Times New Roman" w:eastAsia="Times New Roman" w:hAnsi="Times New Roman" w:cs="Times New Roman"/>
                <w:sz w:val="24"/>
                <w:szCs w:val="24"/>
                <w:lang w:val="en-US"/>
              </w:rPr>
            </w:pPr>
            <w:del w:id="120" w:author="Venera Gashaj" w:date="2023-05-04T20:24:00Z">
              <w:r w:rsidRPr="00AB76D5">
                <w:rPr>
                  <w:rFonts w:ascii="Times New Roman" w:eastAsia="Times New Roman" w:hAnsi="Times New Roman" w:cs="Times New Roman"/>
                  <w:sz w:val="24"/>
                  <w:szCs w:val="24"/>
                  <w:lang w:val="en-US"/>
                </w:rPr>
                <w:delText>479</w:delText>
              </w:r>
            </w:del>
            <w:ins w:id="121" w:author="Venera Gashaj" w:date="2023-05-04T20:24:00Z">
              <w:r w:rsidRPr="00AB76D5">
                <w:rPr>
                  <w:rFonts w:ascii="Times New Roman" w:eastAsia="Times New Roman" w:hAnsi="Times New Roman" w:cs="Times New Roman"/>
                  <w:sz w:val="24"/>
                  <w:szCs w:val="24"/>
                  <w:lang w:val="en-US"/>
                </w:rPr>
                <w:t>4</w:t>
              </w:r>
              <w:r w:rsidR="00846A2C">
                <w:rPr>
                  <w:rFonts w:ascii="Times New Roman" w:eastAsia="Times New Roman" w:hAnsi="Times New Roman" w:cs="Times New Roman"/>
                  <w:sz w:val="24"/>
                  <w:szCs w:val="24"/>
                  <w:lang w:val="en-US"/>
                </w:rPr>
                <w:t>20</w:t>
              </w:r>
            </w:ins>
            <w:r w:rsidRPr="00AB76D5">
              <w:rPr>
                <w:rFonts w:ascii="Times New Roman" w:eastAsia="Times New Roman" w:hAnsi="Times New Roman" w:cs="Times New Roman"/>
                <w:sz w:val="24"/>
                <w:szCs w:val="24"/>
                <w:lang w:val="en-US"/>
              </w:rPr>
              <w:t xml:space="preserve">.00 - </w:t>
            </w:r>
            <w:del w:id="122" w:author="Venera Gashaj" w:date="2023-05-04T20:24:00Z">
              <w:r w:rsidRPr="00AB76D5">
                <w:rPr>
                  <w:rFonts w:ascii="Times New Roman" w:eastAsia="Times New Roman" w:hAnsi="Times New Roman" w:cs="Times New Roman"/>
                  <w:sz w:val="24"/>
                  <w:szCs w:val="24"/>
                  <w:lang w:val="en-US"/>
                </w:rPr>
                <w:delText>748</w:delText>
              </w:r>
            </w:del>
            <w:ins w:id="123" w:author="Venera Gashaj" w:date="2023-05-04T20:24:00Z">
              <w:r w:rsidRPr="00AB76D5">
                <w:rPr>
                  <w:rFonts w:ascii="Times New Roman" w:eastAsia="Times New Roman" w:hAnsi="Times New Roman" w:cs="Times New Roman"/>
                  <w:sz w:val="24"/>
                  <w:szCs w:val="24"/>
                  <w:lang w:val="en-US"/>
                </w:rPr>
                <w:t>7</w:t>
              </w:r>
              <w:r w:rsidR="00846A2C">
                <w:rPr>
                  <w:rFonts w:ascii="Times New Roman" w:eastAsia="Times New Roman" w:hAnsi="Times New Roman" w:cs="Times New Roman"/>
                  <w:sz w:val="24"/>
                  <w:szCs w:val="24"/>
                  <w:lang w:val="en-US"/>
                </w:rPr>
                <w:t>9</w:t>
              </w:r>
              <w:r w:rsidRPr="00AB76D5">
                <w:rPr>
                  <w:rFonts w:ascii="Times New Roman" w:eastAsia="Times New Roman" w:hAnsi="Times New Roman" w:cs="Times New Roman"/>
                  <w:sz w:val="24"/>
                  <w:szCs w:val="24"/>
                  <w:lang w:val="en-US"/>
                </w:rPr>
                <w:t>4</w:t>
              </w:r>
            </w:ins>
            <w:r w:rsidRPr="00AB76D5">
              <w:rPr>
                <w:rFonts w:ascii="Times New Roman" w:eastAsia="Times New Roman" w:hAnsi="Times New Roman" w:cs="Times New Roman"/>
                <w:sz w:val="24"/>
                <w:szCs w:val="24"/>
                <w:lang w:val="en-US"/>
              </w:rPr>
              <w:t>.00</w:t>
            </w:r>
          </w:p>
        </w:tc>
        <w:tc>
          <w:tcPr>
            <w:tcW w:w="567" w:type="dxa"/>
            <w:tcBorders>
              <w:top w:val="nil"/>
              <w:left w:val="nil"/>
              <w:bottom w:val="nil"/>
              <w:right w:val="nil"/>
            </w:tcBorders>
          </w:tcPr>
          <w:p w14:paraId="69D585DF"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134" w:type="dxa"/>
            <w:tcBorders>
              <w:top w:val="nil"/>
              <w:left w:val="nil"/>
              <w:bottom w:val="nil"/>
              <w:right w:val="nil"/>
            </w:tcBorders>
          </w:tcPr>
          <w:p w14:paraId="3F7DA43D" w14:textId="0D4E46A0" w:rsidR="00547015" w:rsidRPr="00AB76D5" w:rsidRDefault="00547015" w:rsidP="00EC7858">
            <w:pPr>
              <w:spacing w:line="360" w:lineRule="auto"/>
              <w:jc w:val="center"/>
              <w:rPr>
                <w:rFonts w:ascii="Times New Roman" w:eastAsia="Times New Roman" w:hAnsi="Times New Roman" w:cs="Times New Roman"/>
                <w:sz w:val="24"/>
                <w:szCs w:val="24"/>
                <w:lang w:val="en-US"/>
              </w:rPr>
            </w:pPr>
            <w:del w:id="124" w:author="Venera Gashaj" w:date="2023-05-04T20:24:00Z">
              <w:r w:rsidRPr="00AB76D5">
                <w:rPr>
                  <w:rFonts w:ascii="Times New Roman" w:eastAsia="Times New Roman" w:hAnsi="Times New Roman" w:cs="Times New Roman"/>
                  <w:sz w:val="24"/>
                  <w:szCs w:val="24"/>
                  <w:lang w:val="en-US"/>
                </w:rPr>
                <w:delText>625.60</w:delText>
              </w:r>
            </w:del>
            <w:ins w:id="125" w:author="Venera Gashaj" w:date="2023-05-04T20:24:00Z">
              <w:r w:rsidRPr="00AB76D5">
                <w:rPr>
                  <w:rFonts w:ascii="Times New Roman" w:eastAsia="Times New Roman" w:hAnsi="Times New Roman" w:cs="Times New Roman"/>
                  <w:sz w:val="24"/>
                  <w:szCs w:val="24"/>
                  <w:lang w:val="en-US"/>
                </w:rPr>
                <w:t>6</w:t>
              </w:r>
              <w:r w:rsidR="00846A2C">
                <w:rPr>
                  <w:rFonts w:ascii="Times New Roman" w:eastAsia="Times New Roman" w:hAnsi="Times New Roman" w:cs="Times New Roman"/>
                  <w:sz w:val="24"/>
                  <w:szCs w:val="24"/>
                  <w:lang w:val="en-US"/>
                </w:rPr>
                <w:t>4</w:t>
              </w:r>
              <w:r w:rsidRPr="00AB76D5">
                <w:rPr>
                  <w:rFonts w:ascii="Times New Roman" w:eastAsia="Times New Roman" w:hAnsi="Times New Roman" w:cs="Times New Roman"/>
                  <w:sz w:val="24"/>
                  <w:szCs w:val="24"/>
                  <w:lang w:val="en-US"/>
                </w:rPr>
                <w:t>5.</w:t>
              </w:r>
              <w:r w:rsidR="00846A2C">
                <w:rPr>
                  <w:rFonts w:ascii="Times New Roman" w:eastAsia="Times New Roman" w:hAnsi="Times New Roman" w:cs="Times New Roman"/>
                  <w:sz w:val="24"/>
                  <w:szCs w:val="24"/>
                  <w:lang w:val="en-US"/>
                </w:rPr>
                <w:t>33</w:t>
              </w:r>
            </w:ins>
          </w:p>
        </w:tc>
        <w:tc>
          <w:tcPr>
            <w:tcW w:w="425" w:type="dxa"/>
            <w:tcBorders>
              <w:top w:val="nil"/>
              <w:left w:val="nil"/>
              <w:bottom w:val="nil"/>
              <w:right w:val="nil"/>
            </w:tcBorders>
          </w:tcPr>
          <w:p w14:paraId="52128509"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975" w:type="dxa"/>
            <w:tcBorders>
              <w:top w:val="nil"/>
              <w:left w:val="nil"/>
              <w:bottom w:val="nil"/>
              <w:right w:val="nil"/>
            </w:tcBorders>
          </w:tcPr>
          <w:p w14:paraId="2B86920C" w14:textId="0EF8123D" w:rsidR="00547015" w:rsidRPr="00AB76D5" w:rsidRDefault="00547015" w:rsidP="00EC7858">
            <w:pPr>
              <w:spacing w:line="360" w:lineRule="auto"/>
              <w:jc w:val="center"/>
              <w:rPr>
                <w:rFonts w:ascii="Times New Roman" w:eastAsia="Times New Roman" w:hAnsi="Times New Roman" w:cs="Times New Roman"/>
                <w:sz w:val="24"/>
                <w:szCs w:val="24"/>
                <w:lang w:val="en-US"/>
              </w:rPr>
            </w:pPr>
            <w:del w:id="126" w:author="Venera Gashaj" w:date="2023-05-04T20:24:00Z">
              <w:r w:rsidRPr="00AB76D5">
                <w:rPr>
                  <w:rFonts w:ascii="Times New Roman" w:eastAsia="Times New Roman" w:hAnsi="Times New Roman" w:cs="Times New Roman"/>
                  <w:sz w:val="24"/>
                  <w:szCs w:val="24"/>
                  <w:lang w:val="en-US"/>
                </w:rPr>
                <w:delText>65.71</w:delText>
              </w:r>
            </w:del>
            <w:ins w:id="127" w:author="Venera Gashaj" w:date="2023-05-04T20:24:00Z">
              <w:r w:rsidR="00846A2C">
                <w:rPr>
                  <w:rFonts w:ascii="Times New Roman" w:eastAsia="Times New Roman" w:hAnsi="Times New Roman" w:cs="Times New Roman"/>
                  <w:sz w:val="24"/>
                  <w:szCs w:val="24"/>
                  <w:lang w:val="en-US"/>
                </w:rPr>
                <w:t>7</w:t>
              </w:r>
              <w:r w:rsidRPr="00AB76D5">
                <w:rPr>
                  <w:rFonts w:ascii="Times New Roman" w:eastAsia="Times New Roman" w:hAnsi="Times New Roman" w:cs="Times New Roman"/>
                  <w:sz w:val="24"/>
                  <w:szCs w:val="24"/>
                  <w:lang w:val="en-US"/>
                </w:rPr>
                <w:t>6.</w:t>
              </w:r>
              <w:r w:rsidR="00846A2C">
                <w:rPr>
                  <w:rFonts w:ascii="Times New Roman" w:eastAsia="Times New Roman" w:hAnsi="Times New Roman" w:cs="Times New Roman"/>
                  <w:sz w:val="24"/>
                  <w:szCs w:val="24"/>
                  <w:lang w:val="en-US"/>
                </w:rPr>
                <w:t>08</w:t>
              </w:r>
            </w:ins>
          </w:p>
        </w:tc>
        <w:tc>
          <w:tcPr>
            <w:tcW w:w="585" w:type="dxa"/>
            <w:gridSpan w:val="2"/>
            <w:tcBorders>
              <w:top w:val="nil"/>
              <w:left w:val="nil"/>
              <w:bottom w:val="nil"/>
              <w:right w:val="nil"/>
            </w:tcBorders>
          </w:tcPr>
          <w:p w14:paraId="649D9FCA" w14:textId="77777777" w:rsidR="00547015" w:rsidRPr="00AB76D5" w:rsidRDefault="00547015" w:rsidP="00EC7858">
            <w:pPr>
              <w:spacing w:line="360" w:lineRule="auto"/>
              <w:jc w:val="center"/>
              <w:rPr>
                <w:rFonts w:ascii="Times" w:eastAsia="Times" w:hAnsi="Times" w:cs="Times"/>
                <w:sz w:val="24"/>
                <w:szCs w:val="24"/>
                <w:lang w:val="en-US"/>
              </w:rPr>
            </w:pPr>
          </w:p>
        </w:tc>
      </w:tr>
      <w:tr w:rsidR="00547015" w:rsidRPr="00437550" w14:paraId="48B27EB6" w14:textId="77777777" w:rsidTr="00066724">
        <w:tc>
          <w:tcPr>
            <w:tcW w:w="3119" w:type="dxa"/>
            <w:tcBorders>
              <w:top w:val="nil"/>
              <w:left w:val="nil"/>
              <w:bottom w:val="single" w:sz="4" w:space="0" w:color="000000"/>
              <w:right w:val="nil"/>
            </w:tcBorders>
          </w:tcPr>
          <w:p w14:paraId="4E17D294" w14:textId="156EAE5B" w:rsidR="00547015" w:rsidRPr="00AB76D5" w:rsidRDefault="00547015" w:rsidP="00EC7858">
            <w:pPr>
              <w:tabs>
                <w:tab w:val="left" w:pos="1612"/>
              </w:tabs>
              <w:spacing w:line="360" w:lineRule="auto"/>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Weekly Math Hours</w:t>
            </w:r>
            <w:r w:rsidR="006D3DA7">
              <w:rPr>
                <w:rFonts w:ascii="Times New Roman" w:eastAsia="Times New Roman" w:hAnsi="Times New Roman" w:cs="Times New Roman"/>
                <w:sz w:val="24"/>
                <w:szCs w:val="24"/>
                <w:lang w:val="en-US"/>
              </w:rPr>
              <w:t xml:space="preserve"> (hours)</w:t>
            </w:r>
          </w:p>
        </w:tc>
        <w:tc>
          <w:tcPr>
            <w:tcW w:w="425" w:type="dxa"/>
            <w:tcBorders>
              <w:top w:val="nil"/>
              <w:left w:val="nil"/>
              <w:bottom w:val="single" w:sz="4" w:space="0" w:color="000000"/>
              <w:right w:val="nil"/>
            </w:tcBorders>
          </w:tcPr>
          <w:p w14:paraId="02F66444"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843" w:type="dxa"/>
            <w:tcBorders>
              <w:top w:val="nil"/>
              <w:left w:val="nil"/>
              <w:bottom w:val="single" w:sz="4" w:space="0" w:color="000000"/>
              <w:right w:val="nil"/>
            </w:tcBorders>
          </w:tcPr>
          <w:p w14:paraId="417138C7" w14:textId="5DE064C8" w:rsidR="00547015" w:rsidRPr="00AB76D5" w:rsidRDefault="00547015" w:rsidP="00EC7858">
            <w:pPr>
              <w:spacing w:line="360" w:lineRule="auto"/>
              <w:jc w:val="center"/>
              <w:rPr>
                <w:rFonts w:ascii="Times New Roman" w:eastAsia="Times New Roman" w:hAnsi="Times New Roman" w:cs="Times New Roman"/>
                <w:sz w:val="24"/>
                <w:szCs w:val="24"/>
                <w:lang w:val="en-US"/>
              </w:rPr>
            </w:pPr>
            <w:r w:rsidRPr="00AB76D5">
              <w:rPr>
                <w:rFonts w:ascii="Times New Roman" w:eastAsia="Times New Roman" w:hAnsi="Times New Roman" w:cs="Times New Roman"/>
                <w:sz w:val="24"/>
                <w:szCs w:val="24"/>
                <w:lang w:val="en-US"/>
              </w:rPr>
              <w:t xml:space="preserve">0.00 - </w:t>
            </w:r>
            <w:del w:id="128" w:author="Venera Gashaj" w:date="2023-05-04T20:24:00Z">
              <w:r w:rsidRPr="00AB76D5">
                <w:rPr>
                  <w:rFonts w:ascii="Times New Roman" w:eastAsia="Times New Roman" w:hAnsi="Times New Roman" w:cs="Times New Roman"/>
                  <w:sz w:val="24"/>
                  <w:szCs w:val="24"/>
                  <w:lang w:val="en-US"/>
                </w:rPr>
                <w:delText>55</w:delText>
              </w:r>
            </w:del>
            <w:ins w:id="129" w:author="Venera Gashaj" w:date="2023-05-04T20:24:00Z">
              <w:r w:rsidR="00846A2C">
                <w:rPr>
                  <w:rFonts w:ascii="Times New Roman" w:eastAsia="Times New Roman" w:hAnsi="Times New Roman" w:cs="Times New Roman"/>
                  <w:sz w:val="24"/>
                  <w:szCs w:val="24"/>
                  <w:lang w:val="en-US"/>
                </w:rPr>
                <w:t>60</w:t>
              </w:r>
            </w:ins>
            <w:r w:rsidRPr="00AB76D5">
              <w:rPr>
                <w:rFonts w:ascii="Times New Roman" w:eastAsia="Times New Roman" w:hAnsi="Times New Roman" w:cs="Times New Roman"/>
                <w:sz w:val="24"/>
                <w:szCs w:val="24"/>
                <w:lang w:val="en-US"/>
              </w:rPr>
              <w:t>.00</w:t>
            </w:r>
          </w:p>
        </w:tc>
        <w:tc>
          <w:tcPr>
            <w:tcW w:w="567" w:type="dxa"/>
            <w:tcBorders>
              <w:top w:val="nil"/>
              <w:left w:val="nil"/>
              <w:bottom w:val="single" w:sz="4" w:space="0" w:color="000000"/>
              <w:right w:val="nil"/>
            </w:tcBorders>
          </w:tcPr>
          <w:p w14:paraId="2F9C0D5A"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1134" w:type="dxa"/>
            <w:tcBorders>
              <w:top w:val="nil"/>
              <w:left w:val="nil"/>
              <w:bottom w:val="single" w:sz="4" w:space="0" w:color="000000"/>
              <w:right w:val="nil"/>
            </w:tcBorders>
          </w:tcPr>
          <w:p w14:paraId="10B9051F" w14:textId="04873675" w:rsidR="00547015" w:rsidRPr="00AB76D5" w:rsidRDefault="00547015" w:rsidP="00EC7858">
            <w:pPr>
              <w:spacing w:line="360" w:lineRule="auto"/>
              <w:jc w:val="center"/>
              <w:rPr>
                <w:rFonts w:ascii="Times New Roman" w:eastAsia="Times New Roman" w:hAnsi="Times New Roman" w:cs="Times New Roman"/>
                <w:sz w:val="24"/>
                <w:szCs w:val="24"/>
                <w:lang w:val="en-US"/>
              </w:rPr>
            </w:pPr>
            <w:del w:id="130" w:author="Venera Gashaj" w:date="2023-05-04T20:24:00Z">
              <w:r w:rsidRPr="00AB76D5">
                <w:rPr>
                  <w:rFonts w:ascii="Times New Roman" w:eastAsia="Times New Roman" w:hAnsi="Times New Roman" w:cs="Times New Roman"/>
                  <w:sz w:val="24"/>
                  <w:szCs w:val="24"/>
                  <w:lang w:val="en-US"/>
                </w:rPr>
                <w:delText>12.58</w:delText>
              </w:r>
            </w:del>
            <w:ins w:id="131" w:author="Venera Gashaj" w:date="2023-05-04T20:24:00Z">
              <w:r w:rsidR="00846A2C">
                <w:rPr>
                  <w:rFonts w:ascii="Times New Roman" w:eastAsia="Times New Roman" w:hAnsi="Times New Roman" w:cs="Times New Roman"/>
                  <w:sz w:val="24"/>
                  <w:szCs w:val="24"/>
                  <w:lang w:val="en-US"/>
                </w:rPr>
                <w:t>16</w:t>
              </w:r>
              <w:r w:rsidRPr="00AB76D5">
                <w:rPr>
                  <w:rFonts w:ascii="Times New Roman" w:eastAsia="Times New Roman" w:hAnsi="Times New Roman" w:cs="Times New Roman"/>
                  <w:sz w:val="24"/>
                  <w:szCs w:val="24"/>
                  <w:lang w:val="en-US"/>
                </w:rPr>
                <w:t>.8</w:t>
              </w:r>
              <w:r w:rsidR="00846A2C">
                <w:rPr>
                  <w:rFonts w:ascii="Times New Roman" w:eastAsia="Times New Roman" w:hAnsi="Times New Roman" w:cs="Times New Roman"/>
                  <w:sz w:val="24"/>
                  <w:szCs w:val="24"/>
                  <w:lang w:val="en-US"/>
                </w:rPr>
                <w:t>3</w:t>
              </w:r>
            </w:ins>
          </w:p>
        </w:tc>
        <w:tc>
          <w:tcPr>
            <w:tcW w:w="425" w:type="dxa"/>
            <w:tcBorders>
              <w:top w:val="nil"/>
              <w:left w:val="nil"/>
              <w:bottom w:val="single" w:sz="4" w:space="0" w:color="000000"/>
              <w:right w:val="nil"/>
            </w:tcBorders>
          </w:tcPr>
          <w:p w14:paraId="25063E6B" w14:textId="77777777" w:rsidR="00547015" w:rsidRPr="00AB76D5" w:rsidRDefault="00547015" w:rsidP="00EC7858">
            <w:pPr>
              <w:spacing w:line="360" w:lineRule="auto"/>
              <w:jc w:val="center"/>
              <w:rPr>
                <w:rFonts w:ascii="Times New Roman" w:eastAsia="Times New Roman" w:hAnsi="Times New Roman" w:cs="Times New Roman"/>
                <w:sz w:val="24"/>
                <w:szCs w:val="24"/>
                <w:lang w:val="en-US"/>
              </w:rPr>
            </w:pPr>
          </w:p>
        </w:tc>
        <w:tc>
          <w:tcPr>
            <w:tcW w:w="975" w:type="dxa"/>
            <w:tcBorders>
              <w:top w:val="nil"/>
              <w:left w:val="nil"/>
              <w:bottom w:val="single" w:sz="4" w:space="0" w:color="000000"/>
              <w:right w:val="nil"/>
            </w:tcBorders>
          </w:tcPr>
          <w:p w14:paraId="7B9565A2" w14:textId="5240EC43" w:rsidR="00547015" w:rsidRPr="00AB76D5" w:rsidRDefault="00547015" w:rsidP="00EC7858">
            <w:pPr>
              <w:widowControl w:val="0"/>
              <w:jc w:val="center"/>
              <w:rPr>
                <w:rFonts w:ascii="Times New Roman" w:eastAsia="Times New Roman" w:hAnsi="Times New Roman" w:cs="Times New Roman"/>
                <w:sz w:val="24"/>
                <w:szCs w:val="24"/>
                <w:lang w:val="en-US"/>
              </w:rPr>
            </w:pPr>
            <w:del w:id="132" w:author="Venera Gashaj" w:date="2023-05-04T20:24:00Z">
              <w:r w:rsidRPr="00AB76D5">
                <w:rPr>
                  <w:rFonts w:ascii="Times New Roman" w:eastAsia="Times New Roman" w:hAnsi="Times New Roman" w:cs="Times New Roman"/>
                  <w:sz w:val="24"/>
                  <w:szCs w:val="24"/>
                  <w:lang w:val="en-US"/>
                </w:rPr>
                <w:delText>17.64</w:delText>
              </w:r>
            </w:del>
            <w:ins w:id="133" w:author="Venera Gashaj" w:date="2023-05-04T20:24:00Z">
              <w:r w:rsidRPr="00AB76D5">
                <w:rPr>
                  <w:rFonts w:ascii="Times New Roman" w:eastAsia="Times New Roman" w:hAnsi="Times New Roman" w:cs="Times New Roman"/>
                  <w:sz w:val="24"/>
                  <w:szCs w:val="24"/>
                  <w:lang w:val="en-US"/>
                </w:rPr>
                <w:t>1</w:t>
              </w:r>
              <w:r w:rsidR="00846A2C">
                <w:rPr>
                  <w:rFonts w:ascii="Times New Roman" w:eastAsia="Times New Roman" w:hAnsi="Times New Roman" w:cs="Times New Roman"/>
                  <w:sz w:val="24"/>
                  <w:szCs w:val="24"/>
                  <w:lang w:val="en-US"/>
                </w:rPr>
                <w:t>9</w:t>
              </w:r>
              <w:r w:rsidRPr="00AB76D5">
                <w:rPr>
                  <w:rFonts w:ascii="Times New Roman" w:eastAsia="Times New Roman" w:hAnsi="Times New Roman" w:cs="Times New Roman"/>
                  <w:sz w:val="24"/>
                  <w:szCs w:val="24"/>
                  <w:lang w:val="en-US"/>
                </w:rPr>
                <w:t>.</w:t>
              </w:r>
              <w:r w:rsidR="00846A2C">
                <w:rPr>
                  <w:rFonts w:ascii="Times New Roman" w:eastAsia="Times New Roman" w:hAnsi="Times New Roman" w:cs="Times New Roman"/>
                  <w:sz w:val="24"/>
                  <w:szCs w:val="24"/>
                  <w:lang w:val="en-US"/>
                </w:rPr>
                <w:t>97</w:t>
              </w:r>
            </w:ins>
          </w:p>
        </w:tc>
        <w:tc>
          <w:tcPr>
            <w:tcW w:w="315" w:type="dxa"/>
            <w:tcBorders>
              <w:top w:val="nil"/>
              <w:left w:val="nil"/>
              <w:bottom w:val="single" w:sz="4" w:space="0" w:color="000000"/>
              <w:right w:val="nil"/>
            </w:tcBorders>
          </w:tcPr>
          <w:p w14:paraId="2D690518" w14:textId="77777777" w:rsidR="00547015" w:rsidRPr="00AB76D5" w:rsidRDefault="00547015" w:rsidP="00EC7858">
            <w:pPr>
              <w:spacing w:line="360" w:lineRule="auto"/>
              <w:jc w:val="center"/>
              <w:rPr>
                <w:rFonts w:ascii="Times" w:eastAsia="Times" w:hAnsi="Times" w:cs="Times"/>
                <w:sz w:val="24"/>
                <w:szCs w:val="24"/>
                <w:lang w:val="en-US"/>
              </w:rPr>
            </w:pPr>
          </w:p>
        </w:tc>
        <w:tc>
          <w:tcPr>
            <w:tcW w:w="270" w:type="dxa"/>
            <w:tcBorders>
              <w:top w:val="nil"/>
              <w:left w:val="nil"/>
              <w:bottom w:val="single" w:sz="4" w:space="0" w:color="000000"/>
              <w:right w:val="nil"/>
            </w:tcBorders>
          </w:tcPr>
          <w:p w14:paraId="30F52C55" w14:textId="77777777" w:rsidR="00547015" w:rsidRPr="00AB76D5" w:rsidRDefault="00547015" w:rsidP="00EC7858">
            <w:pPr>
              <w:widowControl w:val="0"/>
              <w:rPr>
                <w:rFonts w:ascii="Times" w:eastAsia="Times" w:hAnsi="Times" w:cs="Times"/>
                <w:lang w:val="en-US"/>
              </w:rPr>
            </w:pPr>
          </w:p>
        </w:tc>
      </w:tr>
      <w:tr w:rsidR="00547015" w:rsidRPr="00F26248" w14:paraId="4C332689" w14:textId="77777777" w:rsidTr="00066724">
        <w:tc>
          <w:tcPr>
            <w:tcW w:w="9073" w:type="dxa"/>
            <w:gridSpan w:val="9"/>
            <w:tcBorders>
              <w:top w:val="single" w:sz="4" w:space="0" w:color="000000"/>
              <w:left w:val="nil"/>
              <w:bottom w:val="nil"/>
              <w:right w:val="nil"/>
            </w:tcBorders>
          </w:tcPr>
          <w:p w14:paraId="02B3F10D" w14:textId="44A65905" w:rsidR="00547015" w:rsidRPr="00A20AEF" w:rsidRDefault="00547015" w:rsidP="00EC7858">
            <w:pPr>
              <w:spacing w:line="360" w:lineRule="auto"/>
              <w:rPr>
                <w:rFonts w:ascii="Times New Roman" w:eastAsia="Times New Roman" w:hAnsi="Times New Roman" w:cs="Times New Roman"/>
                <w:lang w:val="en-US"/>
              </w:rPr>
            </w:pPr>
            <w:r w:rsidRPr="00A20AEF">
              <w:rPr>
                <w:rFonts w:ascii="Times New Roman" w:eastAsia="Times New Roman" w:hAnsi="Times New Roman" w:cs="Times New Roman"/>
                <w:b/>
                <w:i/>
                <w:lang w:val="en-US"/>
              </w:rPr>
              <w:t>Note:</w:t>
            </w:r>
            <w:r w:rsidRPr="00A20AEF">
              <w:rPr>
                <w:rFonts w:ascii="Times New Roman" w:eastAsia="Times New Roman" w:hAnsi="Times New Roman" w:cs="Times New Roman"/>
                <w:lang w:val="en-US"/>
              </w:rPr>
              <w:t xml:space="preserve"> </w:t>
            </w:r>
            <w:r w:rsidR="006D3DA7">
              <w:rPr>
                <w:rFonts w:ascii="Times New Roman" w:eastAsia="Times New Roman" w:hAnsi="Times New Roman" w:cs="Times New Roman"/>
                <w:lang w:val="en-US"/>
              </w:rPr>
              <w:t xml:space="preserve">Numerical IQ = raw score on </w:t>
            </w:r>
            <w:r w:rsidR="006D3DA7" w:rsidRPr="006D3DA7">
              <w:rPr>
                <w:rFonts w:ascii="Times New Roman" w:eastAsia="Times New Roman" w:hAnsi="Times New Roman" w:cs="Times New Roman"/>
                <w:lang w:val="en-US"/>
              </w:rPr>
              <w:t xml:space="preserve">Berlin Intelligence Scale </w:t>
            </w:r>
            <w:r w:rsidR="006D3DA7">
              <w:rPr>
                <w:rFonts w:ascii="Times New Roman" w:eastAsia="Times New Roman" w:hAnsi="Times New Roman" w:cs="Times New Roman"/>
                <w:lang w:val="en-US"/>
              </w:rPr>
              <w:t xml:space="preserve">(BIS); </w:t>
            </w:r>
            <w:r w:rsidRPr="00A20AEF">
              <w:rPr>
                <w:rFonts w:ascii="Times New Roman" w:eastAsia="Times New Roman" w:hAnsi="Times New Roman" w:cs="Times New Roman"/>
                <w:lang w:val="en-US"/>
              </w:rPr>
              <w:t xml:space="preserve">Weekly Math Hours = </w:t>
            </w:r>
            <w:r w:rsidR="006D3DA7" w:rsidRPr="00A20AEF">
              <w:rPr>
                <w:rFonts w:ascii="Times New Roman" w:eastAsia="Times New Roman" w:hAnsi="Times New Roman" w:cs="Times New Roman"/>
                <w:lang w:val="en-US"/>
              </w:rPr>
              <w:t>self-reported weekly hours in which the participant is engaged in mathematical activities, such as math lessons o</w:t>
            </w:r>
            <w:r w:rsidRPr="00A20AEF">
              <w:rPr>
                <w:rFonts w:ascii="Times New Roman" w:eastAsia="Times New Roman" w:hAnsi="Times New Roman" w:cs="Times New Roman"/>
                <w:lang w:val="en-US"/>
              </w:rPr>
              <w:t>r work-related mathematical tasks.</w:t>
            </w:r>
          </w:p>
        </w:tc>
      </w:tr>
    </w:tbl>
    <w:p w14:paraId="46C19DCD" w14:textId="560E4593" w:rsidR="00547015" w:rsidRPr="00A20AEF" w:rsidRDefault="00547015">
      <w:pPr>
        <w:spacing w:line="480" w:lineRule="auto"/>
        <w:rPr>
          <w:rFonts w:ascii="Times New Roman" w:eastAsia="Times New Roman" w:hAnsi="Times New Roman" w:cs="Times New Roman"/>
          <w:sz w:val="24"/>
          <w:szCs w:val="24"/>
          <w:lang w:val="en-US"/>
        </w:rPr>
      </w:pPr>
    </w:p>
    <w:p w14:paraId="6DC82FAF" w14:textId="77777777" w:rsidR="0023368E" w:rsidRPr="00A20AEF" w:rsidRDefault="00437550">
      <w:pPr>
        <w:spacing w:line="480" w:lineRule="auto"/>
        <w:ind w:firstLine="720"/>
        <w:rPr>
          <w:rFonts w:ascii="Times New Roman" w:eastAsia="Times New Roman" w:hAnsi="Times New Roman" w:cs="Times New Roman"/>
          <w:sz w:val="24"/>
          <w:szCs w:val="24"/>
          <w:lang w:val="en-US"/>
        </w:rPr>
      </w:pPr>
      <w:commentRangeStart w:id="134"/>
      <w:commentRangeStart w:id="135"/>
      <w:r w:rsidRPr="00A20AEF">
        <w:rPr>
          <w:rFonts w:ascii="Times New Roman" w:eastAsia="Times New Roman" w:hAnsi="Times New Roman" w:cs="Times New Roman"/>
          <w:b/>
          <w:sz w:val="24"/>
          <w:szCs w:val="24"/>
          <w:lang w:val="en-US"/>
        </w:rPr>
        <w:t>Procedure and Materials</w:t>
      </w:r>
      <w:commentRangeEnd w:id="134"/>
      <w:r w:rsidR="00DD4F4C">
        <w:rPr>
          <w:rStyle w:val="CommentReference"/>
        </w:rPr>
        <w:commentReference w:id="134"/>
      </w:r>
      <w:commentRangeEnd w:id="135"/>
      <w:r w:rsidR="00BE20DB">
        <w:rPr>
          <w:rStyle w:val="CommentReference"/>
        </w:rPr>
        <w:commentReference w:id="135"/>
      </w:r>
    </w:p>
    <w:p w14:paraId="33DA4AAE" w14:textId="088BDB8D" w:rsidR="0023368E" w:rsidRDefault="00437550">
      <w:pPr>
        <w:spacing w:line="480" w:lineRule="auto"/>
        <w:jc w:val="both"/>
        <w:rPr>
          <w:rFonts w:ascii="Times New Roman" w:eastAsia="Times New Roman" w:hAnsi="Times New Roman" w:cs="Times New Roman"/>
          <w:color w:val="0E101A"/>
          <w:sz w:val="24"/>
          <w:szCs w:val="24"/>
          <w:lang w:val="en-US"/>
        </w:rPr>
      </w:pPr>
      <w:del w:id="136" w:author="Venera Gashaj" w:date="2023-05-04T20:24:00Z">
        <w:r w:rsidRPr="00A20AEF">
          <w:rPr>
            <w:rFonts w:ascii="Times New Roman" w:eastAsia="Times New Roman" w:hAnsi="Times New Roman" w:cs="Times New Roman"/>
            <w:color w:val="0E101A"/>
            <w:sz w:val="24"/>
            <w:szCs w:val="24"/>
            <w:lang w:val="en-US"/>
          </w:rPr>
          <w:delText>The</w:delText>
        </w:r>
      </w:del>
      <w:ins w:id="137" w:author="Venera Gashaj" w:date="2023-05-04T20:24:00Z">
        <w:r w:rsidR="00BE20DB" w:rsidRPr="00BE20DB">
          <w:rPr>
            <w:rFonts w:ascii="Times New Roman" w:eastAsia="Times New Roman" w:hAnsi="Times New Roman" w:cs="Times New Roman"/>
            <w:color w:val="0E101A"/>
            <w:sz w:val="24"/>
            <w:szCs w:val="24"/>
            <w:lang w:val="en-US"/>
          </w:rPr>
          <w:t>To ensure comparability between the symbolic and non-symbolic demonstrations, the</w:t>
        </w:r>
      </w:ins>
      <w:r w:rsidR="00BE20DB" w:rsidRPr="00BE20DB">
        <w:rPr>
          <w:rFonts w:ascii="Times New Roman" w:eastAsia="Times New Roman" w:hAnsi="Times New Roman" w:cs="Times New Roman"/>
          <w:color w:val="0E101A"/>
          <w:sz w:val="24"/>
          <w:szCs w:val="24"/>
          <w:lang w:val="en-US"/>
        </w:rPr>
        <w:t xml:space="preserve"> researchers searched for mathematical demonstrations </w:t>
      </w:r>
      <w:del w:id="138" w:author="Venera Gashaj" w:date="2023-05-04T20:24:00Z">
        <w:r w:rsidR="00B733F6">
          <w:rPr>
            <w:rFonts w:ascii="Times New Roman" w:eastAsia="Times New Roman" w:hAnsi="Times New Roman" w:cs="Times New Roman"/>
            <w:color w:val="0E101A"/>
            <w:sz w:val="24"/>
            <w:szCs w:val="24"/>
            <w:lang w:val="en-US"/>
          </w:rPr>
          <w:delText>similarly</w:delText>
        </w:r>
        <w:r w:rsidRPr="00A20AEF">
          <w:rPr>
            <w:rFonts w:ascii="Times New Roman" w:eastAsia="Times New Roman" w:hAnsi="Times New Roman" w:cs="Times New Roman"/>
            <w:color w:val="0E101A"/>
            <w:sz w:val="24"/>
            <w:szCs w:val="24"/>
            <w:lang w:val="en-US"/>
          </w:rPr>
          <w:delText xml:space="preserve"> understandable in two different formats</w:delText>
        </w:r>
        <w:r w:rsidR="00B733F6">
          <w:rPr>
            <w:rFonts w:ascii="Times New Roman" w:eastAsia="Times New Roman" w:hAnsi="Times New Roman" w:cs="Times New Roman"/>
            <w:color w:val="0E101A"/>
            <w:sz w:val="24"/>
            <w:szCs w:val="24"/>
            <w:lang w:val="en-US"/>
          </w:rPr>
          <w:delText>, symbolic and non-symbolic</w:delText>
        </w:r>
        <w:r w:rsidRPr="00A20AEF">
          <w:rPr>
            <w:rFonts w:ascii="Times New Roman" w:eastAsia="Times New Roman" w:hAnsi="Times New Roman" w:cs="Times New Roman"/>
            <w:color w:val="0E101A"/>
            <w:sz w:val="24"/>
            <w:szCs w:val="24"/>
            <w:lang w:val="en-US"/>
          </w:rPr>
          <w:delText>.</w:delText>
        </w:r>
        <w:r w:rsidR="009D41BE">
          <w:rPr>
            <w:rFonts w:ascii="Times New Roman" w:eastAsia="Times New Roman" w:hAnsi="Times New Roman" w:cs="Times New Roman"/>
            <w:color w:val="0E101A"/>
            <w:sz w:val="24"/>
            <w:szCs w:val="24"/>
            <w:lang w:val="en-US"/>
          </w:rPr>
          <w:delText xml:space="preserve"> </w:delText>
        </w:r>
        <w:r w:rsidRPr="00A20AEF">
          <w:rPr>
            <w:rFonts w:ascii="Times New Roman" w:eastAsia="Times New Roman" w:hAnsi="Times New Roman" w:cs="Times New Roman"/>
            <w:color w:val="0E101A"/>
            <w:sz w:val="24"/>
            <w:szCs w:val="24"/>
            <w:lang w:val="en-US"/>
          </w:rPr>
          <w:delText>An</w:delText>
        </w:r>
      </w:del>
      <w:ins w:id="139" w:author="Venera Gashaj" w:date="2023-05-04T20:24:00Z">
        <w:r w:rsidR="00BE20DB" w:rsidRPr="00BE20DB">
          <w:rPr>
            <w:rFonts w:ascii="Times New Roman" w:eastAsia="Times New Roman" w:hAnsi="Times New Roman" w:cs="Times New Roman"/>
            <w:color w:val="0E101A"/>
            <w:sz w:val="24"/>
            <w:szCs w:val="24"/>
            <w:lang w:val="en-US"/>
          </w:rPr>
          <w:t xml:space="preserve">that </w:t>
        </w:r>
        <w:r w:rsidR="00BE20DB">
          <w:rPr>
            <w:rFonts w:ascii="Times New Roman" w:eastAsia="Times New Roman" w:hAnsi="Times New Roman" w:cs="Times New Roman"/>
            <w:color w:val="0E101A"/>
            <w:sz w:val="24"/>
            <w:szCs w:val="24"/>
            <w:lang w:val="en-US"/>
          </w:rPr>
          <w:t>matched as closely as possible regarding</w:t>
        </w:r>
        <w:r w:rsidR="00BE20DB" w:rsidRPr="00BE20DB">
          <w:rPr>
            <w:rFonts w:ascii="Times New Roman" w:eastAsia="Times New Roman" w:hAnsi="Times New Roman" w:cs="Times New Roman"/>
            <w:color w:val="0E101A"/>
            <w:sz w:val="24"/>
            <w:szCs w:val="24"/>
            <w:lang w:val="en-US"/>
          </w:rPr>
          <w:t xml:space="preserve"> length, complexity, and familiarity. Following an</w:t>
        </w:r>
      </w:ins>
      <w:r w:rsidR="00BE20DB" w:rsidRPr="00BE20DB">
        <w:rPr>
          <w:rFonts w:ascii="Times New Roman" w:eastAsia="Times New Roman" w:hAnsi="Times New Roman" w:cs="Times New Roman"/>
          <w:color w:val="0E101A"/>
          <w:sz w:val="24"/>
          <w:szCs w:val="24"/>
          <w:lang w:val="en-US"/>
        </w:rPr>
        <w:t xml:space="preserve"> online pilot study with mathematics experts and novices</w:t>
      </w:r>
      <w:del w:id="140" w:author="Venera Gashaj" w:date="2023-05-04T20:24:00Z">
        <w:r w:rsidRPr="00A20AEF">
          <w:rPr>
            <w:rFonts w:ascii="Times New Roman" w:eastAsia="Times New Roman" w:hAnsi="Times New Roman" w:cs="Times New Roman"/>
            <w:color w:val="0E101A"/>
            <w:sz w:val="24"/>
            <w:szCs w:val="24"/>
            <w:lang w:val="en-US"/>
          </w:rPr>
          <w:delText xml:space="preserve"> revealed</w:delText>
        </w:r>
      </w:del>
      <w:ins w:id="141" w:author="Venera Gashaj" w:date="2023-05-04T20:24:00Z">
        <w:r w:rsidR="00BE20DB" w:rsidRPr="00BE20DB">
          <w:rPr>
            <w:rFonts w:ascii="Times New Roman" w:eastAsia="Times New Roman" w:hAnsi="Times New Roman" w:cs="Times New Roman"/>
            <w:color w:val="0E101A"/>
            <w:sz w:val="24"/>
            <w:szCs w:val="24"/>
            <w:lang w:val="en-US"/>
          </w:rPr>
          <w:t>,</w:t>
        </w:r>
      </w:ins>
      <w:r w:rsidR="00BE20DB" w:rsidRPr="00BE20DB">
        <w:rPr>
          <w:rFonts w:ascii="Times New Roman" w:eastAsia="Times New Roman" w:hAnsi="Times New Roman" w:cs="Times New Roman"/>
          <w:color w:val="0E101A"/>
          <w:sz w:val="24"/>
          <w:szCs w:val="24"/>
          <w:lang w:val="en-US"/>
        </w:rPr>
        <w:t xml:space="preserve"> eight demonstrations </w:t>
      </w:r>
      <w:del w:id="142" w:author="Venera Gashaj" w:date="2023-05-04T20:24:00Z">
        <w:r w:rsidRPr="00A20AEF">
          <w:rPr>
            <w:rFonts w:ascii="Times New Roman" w:eastAsia="Times New Roman" w:hAnsi="Times New Roman" w:cs="Times New Roman"/>
            <w:color w:val="0E101A"/>
            <w:sz w:val="24"/>
            <w:szCs w:val="24"/>
            <w:lang w:val="en-US"/>
          </w:rPr>
          <w:delText>to be</w:delText>
        </w:r>
      </w:del>
      <w:ins w:id="143" w:author="Venera Gashaj" w:date="2023-05-04T20:24:00Z">
        <w:r w:rsidR="00BE20DB" w:rsidRPr="00BE20DB">
          <w:rPr>
            <w:rFonts w:ascii="Times New Roman" w:eastAsia="Times New Roman" w:hAnsi="Times New Roman" w:cs="Times New Roman"/>
            <w:color w:val="0E101A"/>
            <w:sz w:val="24"/>
            <w:szCs w:val="24"/>
            <w:lang w:val="en-US"/>
          </w:rPr>
          <w:t>were identified as</w:t>
        </w:r>
      </w:ins>
      <w:r w:rsidR="00BE20DB" w:rsidRPr="00BE20DB">
        <w:rPr>
          <w:rFonts w:ascii="Times New Roman" w:eastAsia="Times New Roman" w:hAnsi="Times New Roman" w:cs="Times New Roman"/>
          <w:color w:val="0E101A"/>
          <w:sz w:val="24"/>
          <w:szCs w:val="24"/>
          <w:lang w:val="en-US"/>
        </w:rPr>
        <w:t xml:space="preserve"> acceptable </w:t>
      </w:r>
      <w:del w:id="144" w:author="Venera Gashaj" w:date="2023-05-04T20:24:00Z">
        <w:r w:rsidRPr="00A20AEF">
          <w:rPr>
            <w:rFonts w:ascii="Times New Roman" w:eastAsia="Times New Roman" w:hAnsi="Times New Roman" w:cs="Times New Roman"/>
            <w:color w:val="0E101A"/>
            <w:sz w:val="24"/>
            <w:szCs w:val="24"/>
            <w:lang w:val="en-US"/>
          </w:rPr>
          <w:delText xml:space="preserve">in </w:delText>
        </w:r>
        <w:r w:rsidR="00B733F6">
          <w:rPr>
            <w:rFonts w:ascii="Times New Roman" w:eastAsia="Times New Roman" w:hAnsi="Times New Roman" w:cs="Times New Roman"/>
            <w:color w:val="0E101A"/>
            <w:sz w:val="24"/>
            <w:szCs w:val="24"/>
            <w:lang w:val="en-US"/>
          </w:rPr>
          <w:delText>terms of</w:delText>
        </w:r>
        <w:r w:rsidR="00B733F6" w:rsidRPr="00A20AEF">
          <w:rPr>
            <w:rFonts w:ascii="Times New Roman" w:eastAsia="Times New Roman" w:hAnsi="Times New Roman" w:cs="Times New Roman"/>
            <w:color w:val="0E101A"/>
            <w:sz w:val="24"/>
            <w:szCs w:val="24"/>
            <w:lang w:val="en-US"/>
          </w:rPr>
          <w:delText xml:space="preserve"> </w:delText>
        </w:r>
        <w:r w:rsidRPr="00A20AEF">
          <w:rPr>
            <w:rFonts w:ascii="Times New Roman" w:eastAsia="Times New Roman" w:hAnsi="Times New Roman" w:cs="Times New Roman"/>
            <w:color w:val="0E101A"/>
            <w:sz w:val="24"/>
            <w:szCs w:val="24"/>
            <w:lang w:val="en-US"/>
          </w:rPr>
          <w:delText>differences in length, complexity, and</w:delText>
        </w:r>
        <w:r w:rsidR="00965993">
          <w:rPr>
            <w:rFonts w:ascii="Times New Roman" w:eastAsia="Times New Roman" w:hAnsi="Times New Roman" w:cs="Times New Roman"/>
            <w:color w:val="0E101A"/>
            <w:sz w:val="24"/>
            <w:szCs w:val="24"/>
            <w:lang w:val="en-US"/>
          </w:rPr>
          <w:delText xml:space="preserve"> familiarity</w:delText>
        </w:r>
        <w:r w:rsidRPr="00A20AEF">
          <w:rPr>
            <w:rFonts w:ascii="Times New Roman" w:eastAsia="Times New Roman" w:hAnsi="Times New Roman" w:cs="Times New Roman"/>
            <w:color w:val="0E101A"/>
            <w:sz w:val="24"/>
            <w:szCs w:val="24"/>
            <w:lang w:val="en-US"/>
          </w:rPr>
          <w:delText>.</w:delText>
        </w:r>
      </w:del>
      <w:ins w:id="145" w:author="Venera Gashaj" w:date="2023-05-04T20:24:00Z">
        <w:r w:rsidR="00BE20DB" w:rsidRPr="00BE20DB">
          <w:rPr>
            <w:rFonts w:ascii="Times New Roman" w:eastAsia="Times New Roman" w:hAnsi="Times New Roman" w:cs="Times New Roman"/>
            <w:color w:val="0E101A"/>
            <w:sz w:val="24"/>
            <w:szCs w:val="24"/>
            <w:lang w:val="en-US"/>
          </w:rPr>
          <w:t>for use in the study.</w:t>
        </w:r>
      </w:ins>
      <w:r w:rsidR="00BE20DB">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Those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varied in the number of slides (mean </w:t>
      </w:r>
      <w:r w:rsidR="00B733F6">
        <w:rPr>
          <w:rFonts w:ascii="Times New Roman" w:eastAsia="Times New Roman" w:hAnsi="Times New Roman" w:cs="Times New Roman"/>
          <w:color w:val="0E101A"/>
          <w:sz w:val="24"/>
          <w:szCs w:val="24"/>
          <w:lang w:val="en-US"/>
        </w:rPr>
        <w:t>7</w:t>
      </w:r>
      <w:r w:rsidRPr="00A20AEF">
        <w:rPr>
          <w:rFonts w:ascii="Times New Roman" w:eastAsia="Times New Roman" w:hAnsi="Times New Roman" w:cs="Times New Roman"/>
          <w:color w:val="0E101A"/>
          <w:sz w:val="24"/>
          <w:szCs w:val="24"/>
          <w:lang w:val="en-US"/>
        </w:rPr>
        <w:t>, with a range of 4</w:t>
      </w:r>
      <w:r w:rsidR="00B733F6">
        <w:rPr>
          <w:rFonts w:ascii="Times New Roman" w:eastAsia="Times New Roman" w:hAnsi="Times New Roman" w:cs="Times New Roman"/>
          <w:color w:val="0E101A"/>
          <w:sz w:val="24"/>
          <w:szCs w:val="24"/>
          <w:lang w:val="en-US"/>
        </w:rPr>
        <w:t>–</w:t>
      </w:r>
      <w:r w:rsidRPr="00A20AEF">
        <w:rPr>
          <w:rFonts w:ascii="Times New Roman" w:eastAsia="Times New Roman" w:hAnsi="Times New Roman" w:cs="Times New Roman"/>
          <w:color w:val="0E101A"/>
          <w:sz w:val="24"/>
          <w:szCs w:val="24"/>
          <w:lang w:val="en-US"/>
        </w:rPr>
        <w:t>12 slides) and duration (mean 33 seconds, with a range of 13</w:t>
      </w:r>
      <w:r w:rsidR="00B733F6">
        <w:rPr>
          <w:rFonts w:ascii="Times New Roman" w:eastAsia="Times New Roman" w:hAnsi="Times New Roman" w:cs="Times New Roman"/>
          <w:color w:val="0E101A"/>
          <w:sz w:val="24"/>
          <w:szCs w:val="24"/>
          <w:lang w:val="en-US"/>
        </w:rPr>
        <w:t>–</w:t>
      </w:r>
      <w:r w:rsidRPr="00A20AEF">
        <w:rPr>
          <w:rFonts w:ascii="Times New Roman" w:eastAsia="Times New Roman" w:hAnsi="Times New Roman" w:cs="Times New Roman"/>
          <w:color w:val="0E101A"/>
          <w:sz w:val="24"/>
          <w:szCs w:val="24"/>
          <w:lang w:val="en-US"/>
        </w:rPr>
        <w:t xml:space="preserve">68 seconds). The task, showing the chosen </w:t>
      </w:r>
      <w:r w:rsidR="00B733F6">
        <w:rPr>
          <w:rFonts w:ascii="Times New Roman" w:eastAsia="Times New Roman" w:hAnsi="Times New Roman" w:cs="Times New Roman"/>
          <w:color w:val="0E101A"/>
          <w:sz w:val="24"/>
          <w:szCs w:val="24"/>
          <w:lang w:val="en-US"/>
        </w:rPr>
        <w:t>16</w:t>
      </w:r>
      <w:r w:rsidR="00B733F6"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(8 demonstrations x 2 formats) math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 xml:space="preserve">s in a slide-based presentation, was programmed </w:t>
      </w:r>
      <w:r w:rsidR="00B733F6">
        <w:rPr>
          <w:rFonts w:ascii="Times New Roman" w:eastAsia="Times New Roman" w:hAnsi="Times New Roman" w:cs="Times New Roman"/>
          <w:color w:val="0E101A"/>
          <w:sz w:val="24"/>
          <w:szCs w:val="24"/>
          <w:lang w:val="en-US"/>
        </w:rPr>
        <w:t>in</w:t>
      </w:r>
      <w:r w:rsidR="00B733F6"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MATLAB using the Psychophysics Toolbox extensions (Brainard, 1997; </w:t>
      </w:r>
      <w:proofErr w:type="spellStart"/>
      <w:r w:rsidRPr="00A20AEF">
        <w:rPr>
          <w:rFonts w:ascii="Times New Roman" w:eastAsia="Times New Roman" w:hAnsi="Times New Roman" w:cs="Times New Roman"/>
          <w:color w:val="0E101A"/>
          <w:sz w:val="24"/>
          <w:szCs w:val="24"/>
          <w:lang w:val="en-US"/>
        </w:rPr>
        <w:t>Pelli</w:t>
      </w:r>
      <w:proofErr w:type="spellEnd"/>
      <w:r w:rsidRPr="00A20AEF">
        <w:rPr>
          <w:rFonts w:ascii="Times New Roman" w:eastAsia="Times New Roman" w:hAnsi="Times New Roman" w:cs="Times New Roman"/>
          <w:color w:val="0E101A"/>
          <w:sz w:val="24"/>
          <w:szCs w:val="24"/>
          <w:lang w:val="en-US"/>
        </w:rPr>
        <w:t>, 1997; Kleiner et al., 2007).</w:t>
      </w:r>
      <w:r w:rsidR="00616FC6">
        <w:rPr>
          <w:rFonts w:ascii="Times New Roman" w:eastAsia="Times New Roman" w:hAnsi="Times New Roman" w:cs="Times New Roman"/>
          <w:color w:val="0E101A"/>
          <w:sz w:val="24"/>
          <w:szCs w:val="24"/>
          <w:lang w:val="en-US"/>
        </w:rPr>
        <w:t xml:space="preserve"> Figure 1 can be consulted for a schematic example of the task.</w:t>
      </w:r>
      <w:r w:rsidRPr="00A20AEF">
        <w:rPr>
          <w:rFonts w:ascii="Times New Roman" w:eastAsia="Times New Roman" w:hAnsi="Times New Roman" w:cs="Times New Roman"/>
          <w:color w:val="0E101A"/>
          <w:sz w:val="24"/>
          <w:szCs w:val="24"/>
          <w:lang w:val="en-US"/>
        </w:rPr>
        <w:t xml:space="preserve"> </w:t>
      </w:r>
    </w:p>
    <w:p w14:paraId="54479F9A" w14:textId="78726797" w:rsidR="008705D1" w:rsidRDefault="008705D1" w:rsidP="00F26248">
      <w:pPr>
        <w:spacing w:line="480" w:lineRule="auto"/>
        <w:ind w:firstLine="720"/>
        <w:rPr>
          <w:rFonts w:ascii="Times New Roman" w:hAnsi="Times New Roman"/>
          <w:color w:val="0E101A"/>
          <w:sz w:val="24"/>
          <w:lang w:val="en-US"/>
          <w:rPrChange w:id="146" w:author="Venera Gashaj" w:date="2023-05-04T20:24:00Z">
            <w:rPr>
              <w:rFonts w:ascii="Times New Roman" w:hAnsi="Times New Roman"/>
              <w:color w:val="9900FF"/>
              <w:sz w:val="24"/>
              <w:lang w:val="en-US"/>
            </w:rPr>
          </w:rPrChange>
        </w:rPr>
      </w:pPr>
      <w:ins w:id="147" w:author="Venera Gashaj" w:date="2023-05-04T20:24:00Z">
        <w:r>
          <w:rPr>
            <w:rFonts w:ascii="Times New Roman" w:eastAsia="Times New Roman" w:hAnsi="Times New Roman" w:cs="Times New Roman"/>
            <w:noProof/>
            <w:sz w:val="24"/>
            <w:szCs w:val="24"/>
            <w:lang w:val="en-US"/>
          </w:rPr>
          <w:lastRenderedPageBreak/>
          <mc:AlternateContent>
            <mc:Choice Requires="wpg">
              <w:drawing>
                <wp:anchor distT="0" distB="0" distL="114300" distR="114300" simplePos="0" relativeHeight="251660288" behindDoc="0" locked="0" layoutInCell="1" allowOverlap="1" wp14:anchorId="608D11C2" wp14:editId="590BE558">
                  <wp:simplePos x="0" y="0"/>
                  <wp:positionH relativeFrom="column">
                    <wp:posOffset>114300</wp:posOffset>
                  </wp:positionH>
                  <wp:positionV relativeFrom="paragraph">
                    <wp:posOffset>350856</wp:posOffset>
                  </wp:positionV>
                  <wp:extent cx="5730240" cy="3520440"/>
                  <wp:effectExtent l="0" t="0" r="0" b="0"/>
                  <wp:wrapSquare wrapText="bothSides"/>
                  <wp:docPr id="1615933880" name="Group 7"/>
                  <wp:cNvGraphicFramePr/>
                  <a:graphic xmlns:a="http://schemas.openxmlformats.org/drawingml/2006/main">
                    <a:graphicData uri="http://schemas.microsoft.com/office/word/2010/wordprocessingGroup">
                      <wpg:wgp>
                        <wpg:cNvGrpSpPr/>
                        <wpg:grpSpPr>
                          <a:xfrm>
                            <a:off x="0" y="0"/>
                            <a:ext cx="5730240" cy="3520440"/>
                            <a:chOff x="0" y="0"/>
                            <a:chExt cx="5730240" cy="3520440"/>
                          </a:xfrm>
                        </wpg:grpSpPr>
                        <pic:pic xmlns:pic="http://schemas.openxmlformats.org/drawingml/2006/picture">
                          <pic:nvPicPr>
                            <pic:cNvPr id="5" name="image4.png"/>
                            <pic:cNvPicPr/>
                          </pic:nvPicPr>
                          <pic:blipFill rotWithShape="1">
                            <a:blip r:embed="rId12" cstate="print">
                              <a:extLst>
                                <a:ext uri="{28A0092B-C50C-407E-A947-70E740481C1C}">
                                  <a14:useLocalDpi xmlns:a14="http://schemas.microsoft.com/office/drawing/2010/main" val="0"/>
                                </a:ext>
                              </a:extLst>
                            </a:blip>
                            <a:srcRect t="7674" b="2528"/>
                            <a:stretch/>
                          </pic:blipFill>
                          <pic:spPr bwMode="auto">
                            <a:xfrm>
                              <a:off x="0" y="0"/>
                              <a:ext cx="5730240" cy="3520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41739095" name="Picture 6" descr="Background pattern&#10;&#10;Description automatically generated with low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V="1">
                              <a:off x="1880558" y="764876"/>
                              <a:ext cx="885190" cy="218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A029B2" id="Group 7" o:spid="_x0000_s1026" style="position:absolute;margin-left:9pt;margin-top:27.65pt;width:451.2pt;height:277.2pt;z-index:251660288;mso-width-relative:margin;mso-height-relative:margin" coordsize="57302,352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style="position:absolute;width:57302;height:35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">
                    <v:imagedata r:id="rId15" o:title="" croptop="5029f" cropbottom="1657f"/>
                  </v:shape>
                  <v:shape id="Picture 6" o:spid="_x0000_s1028" type="#_x0000_t75" alt="Background pattern&#10;&#10;Description automatically generated with low confidence" style="position:absolute;left:18805;top:7648;width:8852;height:2185;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">
                    <v:imagedata r:id="rId16" o:title="Background pattern&#10;&#10;Description automatically generated with low confidence"/>
                  </v:shape>
                  <w10:wrap type="square"/>
                </v:group>
              </w:pict>
            </mc:Fallback>
          </mc:AlternateContent>
        </w:r>
      </w:ins>
      <w:commentRangeStart w:id="148"/>
      <w:commentRangeStart w:id="149"/>
      <w:r w:rsidR="00616FC6" w:rsidRPr="00A20AEF">
        <w:rPr>
          <w:rFonts w:ascii="Times New Roman" w:eastAsia="Times New Roman" w:hAnsi="Times New Roman" w:cs="Times New Roman"/>
          <w:sz w:val="24"/>
          <w:szCs w:val="24"/>
          <w:lang w:val="en-US"/>
        </w:rPr>
        <w:t xml:space="preserve">Figure 1. </w:t>
      </w:r>
      <w:r w:rsidR="00616FC6" w:rsidRPr="00A20AEF">
        <w:rPr>
          <w:rFonts w:ascii="Times New Roman" w:eastAsia="Times New Roman" w:hAnsi="Times New Roman" w:cs="Times New Roman"/>
          <w:i/>
          <w:sz w:val="24"/>
          <w:szCs w:val="24"/>
          <w:lang w:val="en-US"/>
        </w:rPr>
        <w:t>Schematic example of the procedure</w:t>
      </w:r>
      <w:r w:rsidR="00616FC6" w:rsidRPr="00A20AEF">
        <w:rPr>
          <w:rFonts w:ascii="Times New Roman" w:eastAsia="Times New Roman" w:hAnsi="Times New Roman" w:cs="Times New Roman"/>
          <w:sz w:val="24"/>
          <w:szCs w:val="24"/>
          <w:lang w:val="en-US"/>
        </w:rPr>
        <w:br/>
      </w:r>
      <w:commentRangeEnd w:id="148"/>
      <w:del w:id="150" w:author="Venera Gashaj" w:date="2023-05-04T20:24:00Z">
        <w:r w:rsidR="00616FC6">
          <w:rPr>
            <w:rFonts w:ascii="Times New Roman" w:eastAsia="Times New Roman" w:hAnsi="Times New Roman" w:cs="Times New Roman"/>
            <w:noProof/>
            <w:color w:val="9900FF"/>
            <w:sz w:val="24"/>
            <w:szCs w:val="24"/>
          </w:rPr>
          <w:drawing>
            <wp:inline distT="114300" distB="114300" distL="114300" distR="114300" wp14:anchorId="57FD14F9" wp14:editId="231A7DE2">
              <wp:extent cx="5730479" cy="3523522"/>
              <wp:effectExtent l="0" t="0" r="0" b="0"/>
              <wp:docPr id="2117501635" name="Picture 2117501635"/>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srcRect t="7674" b="2528"/>
                      <a:stretch/>
                    </pic:blipFill>
                    <pic:spPr bwMode="auto">
                      <a:xfrm>
                        <a:off x="0" y="0"/>
                        <a:ext cx="5731200" cy="3523965"/>
                      </a:xfrm>
                      <a:prstGeom prst="rect">
                        <a:avLst/>
                      </a:prstGeom>
                      <a:ln>
                        <a:noFill/>
                      </a:ln>
                      <a:extLst>
                        <a:ext uri="{53640926-AAD7-44D8-BBD7-CCE9431645EC}">
                          <a14:shadowObscured xmlns:a14="http://schemas.microsoft.com/office/drawing/2010/main"/>
                        </a:ext>
                      </a:extLst>
                    </pic:spPr>
                  </pic:pic>
                </a:graphicData>
              </a:graphic>
            </wp:inline>
          </w:drawing>
        </w:r>
      </w:del>
      <w:r w:rsidR="00BB6B2B">
        <w:rPr>
          <w:rStyle w:val="CommentReference"/>
        </w:rPr>
        <w:commentReference w:id="148"/>
      </w:r>
      <w:commentRangeEnd w:id="149"/>
      <w:r w:rsidR="00916B9F">
        <w:rPr>
          <w:rStyle w:val="CommentReference"/>
        </w:rPr>
        <w:commentReference w:id="149"/>
      </w:r>
    </w:p>
    <w:p w14:paraId="586FC3A9" w14:textId="085D72AD" w:rsidR="0023368E" w:rsidRPr="00A20AEF" w:rsidRDefault="00641A50">
      <w:pPr>
        <w:spacing w:line="480" w:lineRule="auto"/>
        <w:ind w:firstLine="720"/>
        <w:jc w:val="both"/>
        <w:rPr>
          <w:rFonts w:ascii="Times New Roman" w:eastAsia="Times New Roman" w:hAnsi="Times New Roman" w:cs="Times New Roman"/>
          <w:color w:val="0E101A"/>
          <w:sz w:val="24"/>
          <w:szCs w:val="24"/>
          <w:lang w:val="en-US"/>
        </w:rPr>
      </w:pPr>
      <w:r>
        <w:rPr>
          <w:rFonts w:ascii="Times New Roman" w:eastAsia="Times New Roman" w:hAnsi="Times New Roman" w:cs="Times New Roman"/>
          <w:color w:val="0E101A"/>
          <w:sz w:val="24"/>
          <w:szCs w:val="24"/>
          <w:lang w:val="en-US"/>
        </w:rPr>
        <w:t>In a naturalistic educational context, the participants were tested in a tutor-student situation. First</w:t>
      </w:r>
      <w:r w:rsidR="003950A6">
        <w:rPr>
          <w:rFonts w:ascii="Times New Roman" w:eastAsia="Times New Roman" w:hAnsi="Times New Roman" w:cs="Times New Roman"/>
          <w:color w:val="0E101A"/>
          <w:sz w:val="24"/>
          <w:szCs w:val="24"/>
          <w:lang w:val="en-US"/>
        </w:rPr>
        <w:t>,</w:t>
      </w:r>
      <w:r>
        <w:rPr>
          <w:rFonts w:ascii="Times New Roman" w:eastAsia="Times New Roman" w:hAnsi="Times New Roman" w:cs="Times New Roman"/>
          <w:color w:val="0E101A"/>
          <w:sz w:val="24"/>
          <w:szCs w:val="24"/>
          <w:lang w:val="en-US"/>
        </w:rPr>
        <w:t xml:space="preserve"> they</w:t>
      </w:r>
      <w:r w:rsidR="00B733F6">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complet</w:t>
      </w:r>
      <w:r w:rsidR="00B733F6">
        <w:rPr>
          <w:rFonts w:ascii="Times New Roman" w:eastAsia="Times New Roman" w:hAnsi="Times New Roman" w:cs="Times New Roman"/>
          <w:color w:val="0E101A"/>
          <w:sz w:val="24"/>
          <w:szCs w:val="24"/>
          <w:lang w:val="en-US"/>
        </w:rPr>
        <w:t>ed</w:t>
      </w:r>
      <w:r w:rsidR="00437550" w:rsidRPr="00A20AEF">
        <w:rPr>
          <w:rFonts w:ascii="Times New Roman" w:eastAsia="Times New Roman" w:hAnsi="Times New Roman" w:cs="Times New Roman"/>
          <w:color w:val="0E101A"/>
          <w:sz w:val="24"/>
          <w:szCs w:val="24"/>
          <w:lang w:val="en-US"/>
        </w:rPr>
        <w:t xml:space="preserve"> a short version of the Berlin Intelligence Scale (to estimate numerical IQ - BIS; </w:t>
      </w:r>
      <w:proofErr w:type="spellStart"/>
      <w:r w:rsidR="00437550" w:rsidRPr="00A20AEF">
        <w:rPr>
          <w:rFonts w:ascii="Times New Roman" w:eastAsia="Times New Roman" w:hAnsi="Times New Roman" w:cs="Times New Roman"/>
          <w:color w:val="0E101A"/>
          <w:sz w:val="24"/>
          <w:szCs w:val="24"/>
          <w:lang w:val="en-US"/>
        </w:rPr>
        <w:t>Jäger</w:t>
      </w:r>
      <w:proofErr w:type="spellEnd"/>
      <w:r w:rsidR="00437550" w:rsidRPr="00A20AEF">
        <w:rPr>
          <w:rFonts w:ascii="Times New Roman" w:eastAsia="Times New Roman" w:hAnsi="Times New Roman" w:cs="Times New Roman"/>
          <w:color w:val="0E101A"/>
          <w:sz w:val="24"/>
          <w:szCs w:val="24"/>
          <w:lang w:val="en-US"/>
        </w:rPr>
        <w:t xml:space="preserve">, </w:t>
      </w:r>
      <w:proofErr w:type="spellStart"/>
      <w:r w:rsidR="00437550" w:rsidRPr="00A20AEF">
        <w:rPr>
          <w:rFonts w:ascii="Times New Roman" w:eastAsia="Times New Roman" w:hAnsi="Times New Roman" w:cs="Times New Roman"/>
          <w:color w:val="0E101A"/>
          <w:sz w:val="24"/>
          <w:szCs w:val="24"/>
          <w:lang w:val="en-US"/>
        </w:rPr>
        <w:t>Süß</w:t>
      </w:r>
      <w:proofErr w:type="spellEnd"/>
      <w:r w:rsidR="00437550" w:rsidRPr="00A20AEF">
        <w:rPr>
          <w:rFonts w:ascii="Times New Roman" w:eastAsia="Times New Roman" w:hAnsi="Times New Roman" w:cs="Times New Roman"/>
          <w:color w:val="0E101A"/>
          <w:sz w:val="24"/>
          <w:szCs w:val="24"/>
          <w:lang w:val="en-US"/>
        </w:rPr>
        <w:t xml:space="preserve">, &amp; </w:t>
      </w:r>
      <w:proofErr w:type="spellStart"/>
      <w:r w:rsidR="00437550" w:rsidRPr="00A20AEF">
        <w:rPr>
          <w:rFonts w:ascii="Times New Roman" w:eastAsia="Times New Roman" w:hAnsi="Times New Roman" w:cs="Times New Roman"/>
          <w:color w:val="0E101A"/>
          <w:sz w:val="24"/>
          <w:szCs w:val="24"/>
          <w:lang w:val="en-US"/>
        </w:rPr>
        <w:t>Beauducel</w:t>
      </w:r>
      <w:proofErr w:type="spellEnd"/>
      <w:r w:rsidR="00437550" w:rsidRPr="00A20AEF">
        <w:rPr>
          <w:rFonts w:ascii="Times New Roman" w:eastAsia="Times New Roman" w:hAnsi="Times New Roman" w:cs="Times New Roman"/>
          <w:color w:val="0E101A"/>
          <w:sz w:val="24"/>
          <w:szCs w:val="24"/>
          <w:lang w:val="en-US"/>
        </w:rPr>
        <w:t xml:space="preserve">, 1997), </w:t>
      </w:r>
      <w:r w:rsidR="003950A6">
        <w:rPr>
          <w:rFonts w:ascii="Times New Roman" w:eastAsia="Times New Roman" w:hAnsi="Times New Roman" w:cs="Times New Roman"/>
          <w:color w:val="0E101A"/>
          <w:sz w:val="24"/>
          <w:szCs w:val="24"/>
          <w:lang w:val="en-US"/>
        </w:rPr>
        <w:t>provided</w:t>
      </w:r>
      <w:r w:rsidR="0097671A">
        <w:rPr>
          <w:rFonts w:ascii="Times New Roman" w:eastAsia="Times New Roman" w:hAnsi="Times New Roman" w:cs="Times New Roman"/>
          <w:color w:val="0E101A"/>
          <w:sz w:val="24"/>
          <w:szCs w:val="24"/>
          <w:lang w:val="en-US"/>
        </w:rPr>
        <w:t xml:space="preserve"> </w:t>
      </w:r>
      <w:r w:rsidR="003950A6">
        <w:rPr>
          <w:rFonts w:ascii="Times New Roman" w:eastAsia="Times New Roman" w:hAnsi="Times New Roman" w:cs="Times New Roman"/>
          <w:color w:val="0E101A"/>
          <w:sz w:val="24"/>
          <w:szCs w:val="24"/>
          <w:lang w:val="en-US"/>
        </w:rPr>
        <w:t>the</w:t>
      </w:r>
      <w:r w:rsidR="0097671A">
        <w:rPr>
          <w:rFonts w:ascii="Times New Roman" w:eastAsia="Times New Roman" w:hAnsi="Times New Roman" w:cs="Times New Roman"/>
          <w:color w:val="0E101A"/>
          <w:sz w:val="24"/>
          <w:szCs w:val="24"/>
          <w:lang w:val="en-US"/>
        </w:rPr>
        <w:t xml:space="preserve"> </w:t>
      </w:r>
      <w:r w:rsidR="003950A6">
        <w:rPr>
          <w:rFonts w:ascii="Times New Roman" w:eastAsia="Times New Roman" w:hAnsi="Times New Roman" w:cs="Times New Roman"/>
          <w:color w:val="0E101A"/>
          <w:sz w:val="24"/>
          <w:szCs w:val="24"/>
          <w:lang w:val="en-US"/>
        </w:rPr>
        <w:t>number of</w:t>
      </w:r>
      <w:r w:rsidR="0097671A">
        <w:rPr>
          <w:rFonts w:ascii="Times New Roman" w:eastAsia="Times New Roman" w:hAnsi="Times New Roman" w:cs="Times New Roman"/>
          <w:color w:val="0E101A"/>
          <w:sz w:val="24"/>
          <w:szCs w:val="24"/>
          <w:lang w:val="en-US"/>
        </w:rPr>
        <w:t xml:space="preserve"> hours a week </w:t>
      </w:r>
      <w:del w:id="151" w:author="Venera Gashaj" w:date="2023-05-04T20:24:00Z">
        <w:r w:rsidR="0097671A">
          <w:rPr>
            <w:rFonts w:ascii="Times New Roman" w:eastAsia="Times New Roman" w:hAnsi="Times New Roman" w:cs="Times New Roman"/>
            <w:color w:val="0E101A"/>
            <w:sz w:val="24"/>
            <w:szCs w:val="24"/>
            <w:lang w:val="en-US"/>
          </w:rPr>
          <w:delText>they spend</w:delText>
        </w:r>
      </w:del>
      <w:ins w:id="152" w:author="Venera Gashaj" w:date="2023-05-04T20:24:00Z">
        <w:r w:rsidR="00BE20DB">
          <w:rPr>
            <w:rFonts w:ascii="Times New Roman" w:eastAsia="Times New Roman" w:hAnsi="Times New Roman" w:cs="Times New Roman"/>
            <w:color w:val="0E101A"/>
            <w:sz w:val="24"/>
            <w:szCs w:val="24"/>
            <w:lang w:val="en-US"/>
          </w:rPr>
          <w:t>spent</w:t>
        </w:r>
      </w:ins>
      <w:r w:rsidR="0097671A">
        <w:rPr>
          <w:rFonts w:ascii="Times New Roman" w:eastAsia="Times New Roman" w:hAnsi="Times New Roman" w:cs="Times New Roman"/>
          <w:color w:val="0E101A"/>
          <w:sz w:val="24"/>
          <w:szCs w:val="24"/>
          <w:lang w:val="en-US"/>
        </w:rPr>
        <w:t xml:space="preserve"> </w:t>
      </w:r>
      <w:r w:rsidR="003950A6">
        <w:rPr>
          <w:rFonts w:ascii="Times New Roman" w:eastAsia="Times New Roman" w:hAnsi="Times New Roman" w:cs="Times New Roman"/>
          <w:color w:val="0E101A"/>
          <w:sz w:val="24"/>
          <w:szCs w:val="24"/>
          <w:lang w:val="en-US"/>
        </w:rPr>
        <w:t>on</w:t>
      </w:r>
      <w:r w:rsidR="0097671A">
        <w:rPr>
          <w:rFonts w:ascii="Times New Roman" w:eastAsia="Times New Roman" w:hAnsi="Times New Roman" w:cs="Times New Roman"/>
          <w:color w:val="0E101A"/>
          <w:sz w:val="24"/>
          <w:szCs w:val="24"/>
          <w:lang w:val="en-US"/>
        </w:rPr>
        <w:t xml:space="preserve"> </w:t>
      </w:r>
      <w:r w:rsidR="00066724">
        <w:rPr>
          <w:rFonts w:ascii="Times New Roman" w:eastAsia="Times New Roman" w:hAnsi="Times New Roman" w:cs="Times New Roman"/>
          <w:color w:val="0E101A"/>
          <w:sz w:val="24"/>
          <w:szCs w:val="24"/>
          <w:lang w:val="en-US"/>
        </w:rPr>
        <w:t>math</w:t>
      </w:r>
      <w:ins w:id="153" w:author="Venera Gashaj" w:date="2023-05-04T20:24:00Z">
        <w:r w:rsidR="00BE20DB">
          <w:rPr>
            <w:rFonts w:ascii="Times New Roman" w:eastAsia="Times New Roman" w:hAnsi="Times New Roman" w:cs="Times New Roman"/>
            <w:color w:val="0E101A"/>
            <w:sz w:val="24"/>
            <w:szCs w:val="24"/>
            <w:lang w:val="en-US"/>
          </w:rPr>
          <w:t>,</w:t>
        </w:r>
      </w:ins>
      <w:r w:rsidR="00066724">
        <w:rPr>
          <w:rFonts w:ascii="Times New Roman" w:eastAsia="Times New Roman" w:hAnsi="Times New Roman" w:cs="Times New Roman"/>
          <w:color w:val="0E101A"/>
          <w:sz w:val="24"/>
          <w:szCs w:val="24"/>
          <w:lang w:val="en-US"/>
        </w:rPr>
        <w:t xml:space="preserve"> and</w:t>
      </w:r>
      <w:r w:rsidR="00437550" w:rsidRPr="00A20AEF">
        <w:rPr>
          <w:rFonts w:ascii="Times New Roman" w:eastAsia="Times New Roman" w:hAnsi="Times New Roman" w:cs="Times New Roman"/>
          <w:color w:val="0E101A"/>
          <w:sz w:val="24"/>
          <w:szCs w:val="24"/>
          <w:lang w:val="en-US"/>
        </w:rPr>
        <w:t xml:space="preserve"> </w:t>
      </w:r>
      <w:r w:rsidR="003950A6">
        <w:rPr>
          <w:rFonts w:ascii="Times New Roman" w:eastAsia="Times New Roman" w:hAnsi="Times New Roman" w:cs="Times New Roman"/>
          <w:color w:val="0E101A"/>
          <w:sz w:val="24"/>
          <w:szCs w:val="24"/>
          <w:lang w:val="en-US"/>
        </w:rPr>
        <w:t>recorded</w:t>
      </w:r>
      <w:r w:rsidR="0097671A">
        <w:rPr>
          <w:rFonts w:ascii="Times New Roman" w:eastAsia="Times New Roman" w:hAnsi="Times New Roman" w:cs="Times New Roman"/>
          <w:color w:val="0E101A"/>
          <w:sz w:val="24"/>
          <w:szCs w:val="24"/>
          <w:lang w:val="en-US"/>
        </w:rPr>
        <w:t xml:space="preserve"> </w:t>
      </w:r>
      <w:del w:id="154" w:author="Venera Gashaj" w:date="2023-05-04T20:24:00Z">
        <w:r w:rsidR="0097671A">
          <w:rPr>
            <w:rFonts w:ascii="Times New Roman" w:eastAsia="Times New Roman" w:hAnsi="Times New Roman" w:cs="Times New Roman"/>
            <w:color w:val="0E101A"/>
            <w:sz w:val="24"/>
            <w:szCs w:val="24"/>
            <w:lang w:val="en-US"/>
          </w:rPr>
          <w:delText>a</w:delText>
        </w:r>
      </w:del>
      <w:ins w:id="155" w:author="Venera Gashaj" w:date="2023-05-04T20:24:00Z">
        <w:r w:rsidR="000377F8">
          <w:rPr>
            <w:rFonts w:ascii="Times New Roman" w:eastAsia="Times New Roman" w:hAnsi="Times New Roman" w:cs="Times New Roman"/>
            <w:color w:val="0E101A"/>
            <w:sz w:val="24"/>
            <w:szCs w:val="24"/>
            <w:lang w:val="en-US"/>
          </w:rPr>
          <w:t>EEG</w:t>
        </w:r>
      </w:ins>
      <w:r w:rsidR="000377F8">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baseline</w:t>
      </w:r>
      <w:r w:rsidR="000377F8">
        <w:rPr>
          <w:rFonts w:ascii="Times New Roman" w:eastAsia="Times New Roman" w:hAnsi="Times New Roman" w:cs="Times New Roman"/>
          <w:color w:val="0E101A"/>
          <w:sz w:val="24"/>
          <w:szCs w:val="24"/>
          <w:lang w:val="en-US"/>
        </w:rPr>
        <w:t xml:space="preserve"> </w:t>
      </w:r>
      <w:del w:id="156" w:author="Venera Gashaj" w:date="2023-05-04T20:24:00Z">
        <w:r w:rsidR="00437550" w:rsidRPr="00A20AEF">
          <w:rPr>
            <w:rFonts w:ascii="Times New Roman" w:eastAsia="Times New Roman" w:hAnsi="Times New Roman" w:cs="Times New Roman"/>
            <w:color w:val="0E101A"/>
            <w:sz w:val="24"/>
            <w:szCs w:val="24"/>
            <w:lang w:val="en-US"/>
          </w:rPr>
          <w:delText>EEG</w:delText>
        </w:r>
        <w:r w:rsidR="00B733F6">
          <w:rPr>
            <w:rFonts w:ascii="Times New Roman" w:eastAsia="Times New Roman" w:hAnsi="Times New Roman" w:cs="Times New Roman"/>
            <w:color w:val="0E101A"/>
            <w:sz w:val="24"/>
            <w:szCs w:val="24"/>
            <w:lang w:val="en-US"/>
          </w:rPr>
          <w:delText>.</w:delText>
        </w:r>
      </w:del>
      <w:ins w:id="157" w:author="Venera Gashaj" w:date="2023-05-04T20:24:00Z">
        <w:r w:rsidR="000377F8">
          <w:rPr>
            <w:rFonts w:ascii="Times New Roman" w:eastAsia="Times New Roman" w:hAnsi="Times New Roman" w:cs="Times New Roman"/>
            <w:color w:val="0E101A"/>
            <w:sz w:val="24"/>
            <w:szCs w:val="24"/>
            <w:lang w:val="en-US"/>
          </w:rPr>
          <w:t>conditions (eyes open, eyes closed)</w:t>
        </w:r>
        <w:r w:rsidR="00B733F6">
          <w:rPr>
            <w:rFonts w:ascii="Times New Roman" w:eastAsia="Times New Roman" w:hAnsi="Times New Roman" w:cs="Times New Roman"/>
            <w:color w:val="0E101A"/>
            <w:sz w:val="24"/>
            <w:szCs w:val="24"/>
            <w:lang w:val="en-US"/>
          </w:rPr>
          <w:t>.</w:t>
        </w:r>
      </w:ins>
      <w:r w:rsidR="00B733F6">
        <w:rPr>
          <w:rFonts w:ascii="Times New Roman" w:eastAsia="Times New Roman" w:hAnsi="Times New Roman" w:cs="Times New Roman"/>
          <w:color w:val="0E101A"/>
          <w:sz w:val="24"/>
          <w:szCs w:val="24"/>
          <w:lang w:val="en-US"/>
        </w:rPr>
        <w:t xml:space="preserve"> </w:t>
      </w:r>
      <w:commentRangeStart w:id="158"/>
      <w:commentRangeStart w:id="159"/>
      <w:r w:rsidR="00B733F6">
        <w:rPr>
          <w:rFonts w:ascii="Times New Roman" w:eastAsia="Times New Roman" w:hAnsi="Times New Roman" w:cs="Times New Roman"/>
          <w:color w:val="0E101A"/>
          <w:sz w:val="24"/>
          <w:szCs w:val="24"/>
          <w:lang w:val="en-US"/>
        </w:rPr>
        <w:t>Subsequently,</w:t>
      </w:r>
      <w:r w:rsidR="00437550" w:rsidRPr="00A20AEF">
        <w:rPr>
          <w:rFonts w:ascii="Times New Roman" w:eastAsia="Times New Roman" w:hAnsi="Times New Roman" w:cs="Times New Roman"/>
          <w:color w:val="0E101A"/>
          <w:sz w:val="24"/>
          <w:szCs w:val="24"/>
          <w:lang w:val="en-US"/>
        </w:rPr>
        <w:t xml:space="preserve"> the</w:t>
      </w:r>
      <w:r>
        <w:rPr>
          <w:rFonts w:ascii="Times New Roman" w:eastAsia="Times New Roman" w:hAnsi="Times New Roman" w:cs="Times New Roman"/>
          <w:color w:val="0E101A"/>
          <w:sz w:val="24"/>
          <w:szCs w:val="24"/>
          <w:lang w:val="en-US"/>
        </w:rPr>
        <w:t>y watched</w:t>
      </w:r>
      <w:r w:rsidR="00437550" w:rsidRPr="00A20AEF">
        <w:rPr>
          <w:rFonts w:ascii="Times New Roman" w:eastAsia="Times New Roman" w:hAnsi="Times New Roman" w:cs="Times New Roman"/>
          <w:color w:val="0E101A"/>
          <w:sz w:val="24"/>
          <w:szCs w:val="24"/>
          <w:lang w:val="en-US"/>
        </w:rPr>
        <w:t xml:space="preserve"> </w:t>
      </w:r>
      <w:commentRangeEnd w:id="158"/>
      <w:del w:id="160" w:author="Venera Gashaj" w:date="2023-05-04T20:24:00Z">
        <w:r w:rsidR="00437550" w:rsidRPr="00A20AEF">
          <w:rPr>
            <w:rFonts w:ascii="Times New Roman" w:eastAsia="Times New Roman" w:hAnsi="Times New Roman" w:cs="Times New Roman"/>
            <w:color w:val="0E101A"/>
            <w:sz w:val="24"/>
            <w:szCs w:val="24"/>
            <w:lang w:val="en-US"/>
          </w:rPr>
          <w:delText xml:space="preserve">eight </w:delText>
        </w:r>
      </w:del>
      <w:ins w:id="161" w:author="Venera Gashaj" w:date="2023-05-04T20:24:00Z">
        <w:r w:rsidR="0079577E">
          <w:rPr>
            <w:rFonts w:ascii="Times New Roman" w:eastAsia="Times New Roman" w:hAnsi="Times New Roman" w:cs="Times New Roman"/>
            <w:color w:val="0E101A"/>
            <w:sz w:val="24"/>
            <w:szCs w:val="24"/>
            <w:lang w:val="en-US"/>
          </w:rPr>
          <w:t>sixteen</w:t>
        </w:r>
        <w:r w:rsidR="0079577E" w:rsidRPr="00A20AEF">
          <w:rPr>
            <w:rFonts w:ascii="Times New Roman" w:eastAsia="Times New Roman" w:hAnsi="Times New Roman" w:cs="Times New Roman"/>
            <w:color w:val="0E101A"/>
            <w:sz w:val="24"/>
            <w:szCs w:val="24"/>
            <w:lang w:val="en-US"/>
          </w:rPr>
          <w:t xml:space="preserve"> </w:t>
        </w:r>
        <w:r w:rsidR="004C7A8B">
          <w:rPr>
            <w:rStyle w:val="CommentReference"/>
          </w:rPr>
          <w:commentReference w:id="158"/>
        </w:r>
        <w:commentRangeEnd w:id="159"/>
        <w:r w:rsidR="00110CE1">
          <w:rPr>
            <w:rStyle w:val="CommentReference"/>
          </w:rPr>
          <w:commentReference w:id="159"/>
        </w:r>
      </w:ins>
      <w:r w:rsidR="004A58B4">
        <w:rPr>
          <w:rFonts w:ascii="Times New Roman" w:eastAsia="Times New Roman" w:hAnsi="Times New Roman" w:cs="Times New Roman"/>
          <w:color w:val="0E101A"/>
          <w:sz w:val="24"/>
          <w:szCs w:val="24"/>
          <w:lang w:val="en-US"/>
        </w:rPr>
        <w:t>demonstration</w:t>
      </w:r>
      <w:r w:rsidR="00437550" w:rsidRPr="00A20AEF">
        <w:rPr>
          <w:rFonts w:ascii="Times New Roman" w:eastAsia="Times New Roman" w:hAnsi="Times New Roman" w:cs="Times New Roman"/>
          <w:color w:val="0E101A"/>
          <w:sz w:val="24"/>
          <w:szCs w:val="24"/>
          <w:lang w:val="en-US"/>
        </w:rPr>
        <w:t>s</w:t>
      </w:r>
      <w:ins w:id="162" w:author="Venera Gashaj" w:date="2023-05-04T20:24:00Z">
        <w:r w:rsidR="0079577E">
          <w:rPr>
            <w:rFonts w:ascii="Times New Roman" w:eastAsia="Times New Roman" w:hAnsi="Times New Roman" w:cs="Times New Roman"/>
            <w:color w:val="0E101A"/>
            <w:sz w:val="24"/>
            <w:szCs w:val="24"/>
            <w:lang w:val="en-US"/>
          </w:rPr>
          <w:t>; eight</w:t>
        </w:r>
      </w:ins>
      <w:r w:rsidR="0079577E">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in symbolic (Arabic) and </w:t>
      </w:r>
      <w:ins w:id="163" w:author="Venera Gashaj" w:date="2023-05-04T20:24:00Z">
        <w:r w:rsidR="0079577E">
          <w:rPr>
            <w:rFonts w:ascii="Times New Roman" w:eastAsia="Times New Roman" w:hAnsi="Times New Roman" w:cs="Times New Roman"/>
            <w:color w:val="0E101A"/>
            <w:sz w:val="24"/>
            <w:szCs w:val="24"/>
            <w:lang w:val="en-US"/>
          </w:rPr>
          <w:t xml:space="preserve">eight in </w:t>
        </w:r>
      </w:ins>
      <w:r w:rsidR="00437550" w:rsidRPr="00A20AEF">
        <w:rPr>
          <w:rFonts w:ascii="Times New Roman" w:eastAsia="Times New Roman" w:hAnsi="Times New Roman" w:cs="Times New Roman"/>
          <w:color w:val="0E101A"/>
          <w:sz w:val="24"/>
          <w:szCs w:val="24"/>
          <w:lang w:val="en-US"/>
        </w:rPr>
        <w:t xml:space="preserve">non-symbolic (geometric) </w:t>
      </w:r>
      <w:del w:id="164" w:author="Venera Gashaj" w:date="2023-05-04T20:24:00Z">
        <w:r w:rsidR="00437550" w:rsidRPr="00A20AEF">
          <w:rPr>
            <w:rFonts w:ascii="Times New Roman" w:eastAsia="Times New Roman" w:hAnsi="Times New Roman" w:cs="Times New Roman"/>
            <w:color w:val="0E101A"/>
            <w:sz w:val="24"/>
            <w:szCs w:val="24"/>
            <w:lang w:val="en-US"/>
          </w:rPr>
          <w:delText>format</w:delText>
        </w:r>
        <w:r w:rsidR="00B733F6">
          <w:rPr>
            <w:rFonts w:ascii="Times New Roman" w:eastAsia="Times New Roman" w:hAnsi="Times New Roman" w:cs="Times New Roman"/>
            <w:color w:val="0E101A"/>
            <w:sz w:val="24"/>
            <w:szCs w:val="24"/>
            <w:lang w:val="en-US"/>
          </w:rPr>
          <w:delText>s</w:delText>
        </w:r>
        <w:r w:rsidR="00437550" w:rsidRPr="00A20AEF">
          <w:rPr>
            <w:rFonts w:ascii="Times New Roman" w:eastAsia="Times New Roman" w:hAnsi="Times New Roman" w:cs="Times New Roman"/>
            <w:color w:val="0E101A"/>
            <w:sz w:val="24"/>
            <w:szCs w:val="24"/>
            <w:lang w:val="en-US"/>
          </w:rPr>
          <w:delText xml:space="preserve">. Half </w:delText>
        </w:r>
      </w:del>
      <w:ins w:id="165" w:author="Venera Gashaj" w:date="2023-05-04T20:24:00Z">
        <w:r w:rsidR="00437550" w:rsidRPr="00A20AEF">
          <w:rPr>
            <w:rFonts w:ascii="Times New Roman" w:eastAsia="Times New Roman" w:hAnsi="Times New Roman" w:cs="Times New Roman"/>
            <w:color w:val="0E101A"/>
            <w:sz w:val="24"/>
            <w:szCs w:val="24"/>
            <w:lang w:val="en-US"/>
          </w:rPr>
          <w:t xml:space="preserve">format. </w:t>
        </w:r>
        <w:proofErr w:type="gramStart"/>
        <w:r w:rsidR="00E67704">
          <w:rPr>
            <w:rFonts w:ascii="Times New Roman" w:eastAsia="Times New Roman" w:hAnsi="Times New Roman" w:cs="Times New Roman"/>
            <w:color w:val="0E101A"/>
            <w:sz w:val="24"/>
            <w:szCs w:val="24"/>
            <w:lang w:val="en-US"/>
          </w:rPr>
          <w:t>In order to</w:t>
        </w:r>
        <w:proofErr w:type="gramEnd"/>
        <w:r w:rsidR="00E67704">
          <w:rPr>
            <w:rFonts w:ascii="Times New Roman" w:eastAsia="Times New Roman" w:hAnsi="Times New Roman" w:cs="Times New Roman"/>
            <w:color w:val="0E101A"/>
            <w:sz w:val="24"/>
            <w:szCs w:val="24"/>
            <w:lang w:val="en-US"/>
          </w:rPr>
          <w:t xml:space="preserve"> control for order effects, h</w:t>
        </w:r>
        <w:r w:rsidR="00437550" w:rsidRPr="00A20AEF">
          <w:rPr>
            <w:rFonts w:ascii="Times New Roman" w:eastAsia="Times New Roman" w:hAnsi="Times New Roman" w:cs="Times New Roman"/>
            <w:color w:val="0E101A"/>
            <w:sz w:val="24"/>
            <w:szCs w:val="24"/>
            <w:lang w:val="en-US"/>
          </w:rPr>
          <w:t xml:space="preserve">alf </w:t>
        </w:r>
      </w:ins>
      <w:r w:rsidR="00437550" w:rsidRPr="00A20AEF">
        <w:rPr>
          <w:rFonts w:ascii="Times New Roman" w:eastAsia="Times New Roman" w:hAnsi="Times New Roman" w:cs="Times New Roman"/>
          <w:color w:val="0E101A"/>
          <w:sz w:val="24"/>
          <w:szCs w:val="24"/>
          <w:lang w:val="en-US"/>
        </w:rPr>
        <w:t xml:space="preserve">of the participants started with </w:t>
      </w:r>
      <w:del w:id="166" w:author="Venera Gashaj" w:date="2023-05-04T20:24:00Z">
        <w:r w:rsidR="00437550" w:rsidRPr="00A20AEF">
          <w:rPr>
            <w:rFonts w:ascii="Times New Roman" w:eastAsia="Times New Roman" w:hAnsi="Times New Roman" w:cs="Times New Roman"/>
            <w:color w:val="0E101A"/>
            <w:sz w:val="24"/>
            <w:szCs w:val="24"/>
            <w:lang w:val="en-US"/>
          </w:rPr>
          <w:delText xml:space="preserve">four </w:delText>
        </w:r>
      </w:del>
      <w:r w:rsidR="00437550" w:rsidRPr="00A20AEF">
        <w:rPr>
          <w:rFonts w:ascii="Times New Roman" w:eastAsia="Times New Roman" w:hAnsi="Times New Roman" w:cs="Times New Roman"/>
          <w:color w:val="0E101A"/>
          <w:sz w:val="24"/>
          <w:szCs w:val="24"/>
          <w:lang w:val="en-US"/>
        </w:rPr>
        <w:t xml:space="preserve">symbolic </w:t>
      </w:r>
      <w:r w:rsidR="004A58B4">
        <w:rPr>
          <w:rFonts w:ascii="Times New Roman" w:eastAsia="Times New Roman" w:hAnsi="Times New Roman" w:cs="Times New Roman"/>
          <w:color w:val="0E101A"/>
          <w:sz w:val="24"/>
          <w:szCs w:val="24"/>
          <w:lang w:val="en-US"/>
        </w:rPr>
        <w:t>demonstration</w:t>
      </w:r>
      <w:r w:rsidR="00437550" w:rsidRPr="00A20AEF">
        <w:rPr>
          <w:rFonts w:ascii="Times New Roman" w:eastAsia="Times New Roman" w:hAnsi="Times New Roman" w:cs="Times New Roman"/>
          <w:color w:val="0E101A"/>
          <w:sz w:val="24"/>
          <w:szCs w:val="24"/>
          <w:lang w:val="en-US"/>
        </w:rPr>
        <w:t>s, then their non-symbolic counterparts</w:t>
      </w:r>
      <w:r w:rsidR="00B733F6">
        <w:rPr>
          <w:rFonts w:ascii="Times New Roman" w:eastAsia="Times New Roman" w:hAnsi="Times New Roman" w:cs="Times New Roman"/>
          <w:color w:val="0E101A"/>
          <w:sz w:val="24"/>
          <w:szCs w:val="24"/>
          <w:lang w:val="en-US"/>
        </w:rPr>
        <w:t>;</w:t>
      </w:r>
      <w:r w:rsidR="00437550" w:rsidRPr="00A20AEF">
        <w:rPr>
          <w:rFonts w:ascii="Times New Roman" w:eastAsia="Times New Roman" w:hAnsi="Times New Roman" w:cs="Times New Roman"/>
          <w:color w:val="0E101A"/>
          <w:sz w:val="24"/>
          <w:szCs w:val="24"/>
          <w:lang w:val="en-US"/>
        </w:rPr>
        <w:t xml:space="preserve"> the other half started with</w:t>
      </w:r>
      <w:del w:id="167" w:author="Venera Gashaj" w:date="2023-05-04T20:24:00Z">
        <w:r w:rsidR="00437550" w:rsidRPr="00A20AEF">
          <w:rPr>
            <w:rFonts w:ascii="Times New Roman" w:eastAsia="Times New Roman" w:hAnsi="Times New Roman" w:cs="Times New Roman"/>
            <w:color w:val="0E101A"/>
            <w:sz w:val="24"/>
            <w:szCs w:val="24"/>
            <w:lang w:val="en-US"/>
          </w:rPr>
          <w:delText xml:space="preserve"> four</w:delText>
        </w:r>
      </w:del>
      <w:r w:rsidR="00437550" w:rsidRPr="00A20AEF">
        <w:rPr>
          <w:rFonts w:ascii="Times New Roman" w:eastAsia="Times New Roman" w:hAnsi="Times New Roman" w:cs="Times New Roman"/>
          <w:color w:val="0E101A"/>
          <w:sz w:val="24"/>
          <w:szCs w:val="24"/>
          <w:lang w:val="en-US"/>
        </w:rPr>
        <w:t xml:space="preserve"> non-symbolic </w:t>
      </w:r>
      <w:r w:rsidR="004A58B4">
        <w:rPr>
          <w:rFonts w:ascii="Times New Roman" w:eastAsia="Times New Roman" w:hAnsi="Times New Roman" w:cs="Times New Roman"/>
          <w:color w:val="0E101A"/>
          <w:sz w:val="24"/>
          <w:szCs w:val="24"/>
          <w:lang w:val="en-US"/>
        </w:rPr>
        <w:t>demonstration</w:t>
      </w:r>
      <w:r w:rsidR="00437550" w:rsidRPr="00A20AEF">
        <w:rPr>
          <w:rFonts w:ascii="Times New Roman" w:eastAsia="Times New Roman" w:hAnsi="Times New Roman" w:cs="Times New Roman"/>
          <w:color w:val="0E101A"/>
          <w:sz w:val="24"/>
          <w:szCs w:val="24"/>
          <w:lang w:val="en-US"/>
        </w:rPr>
        <w:t xml:space="preserve">s, then their symbolic counterparts. The order between the blocks of symbolic or non-symbolic </w:t>
      </w:r>
      <w:r w:rsidR="004A58B4">
        <w:rPr>
          <w:rFonts w:ascii="Times New Roman" w:eastAsia="Times New Roman" w:hAnsi="Times New Roman" w:cs="Times New Roman"/>
          <w:color w:val="0E101A"/>
          <w:sz w:val="24"/>
          <w:szCs w:val="24"/>
          <w:lang w:val="en-US"/>
        </w:rPr>
        <w:t>demonstration</w:t>
      </w:r>
      <w:r w:rsidR="00437550" w:rsidRPr="00A20AEF">
        <w:rPr>
          <w:rFonts w:ascii="Times New Roman" w:eastAsia="Times New Roman" w:hAnsi="Times New Roman" w:cs="Times New Roman"/>
          <w:color w:val="0E101A"/>
          <w:sz w:val="24"/>
          <w:szCs w:val="24"/>
          <w:lang w:val="en-US"/>
        </w:rPr>
        <w:t>s was kept constant</w:t>
      </w:r>
      <w:r w:rsidR="000377F8">
        <w:rPr>
          <w:rFonts w:ascii="Times New Roman" w:eastAsia="Times New Roman" w:hAnsi="Times New Roman" w:cs="Times New Roman"/>
          <w:color w:val="0E101A"/>
          <w:sz w:val="24"/>
          <w:szCs w:val="24"/>
          <w:lang w:val="en-US"/>
        </w:rPr>
        <w:t xml:space="preserve">. </w:t>
      </w:r>
      <w:del w:id="168" w:author="Venera Gashaj" w:date="2023-05-04T20:24:00Z">
        <w:r w:rsidR="002B4B60">
          <w:rPr>
            <w:rFonts w:ascii="Times New Roman" w:eastAsia="Times New Roman" w:hAnsi="Times New Roman" w:cs="Times New Roman"/>
            <w:color w:val="0E101A"/>
            <w:sz w:val="24"/>
            <w:szCs w:val="24"/>
            <w:lang w:val="en-US"/>
          </w:rPr>
          <w:delText>In a setting s</w:delText>
        </w:r>
        <w:r>
          <w:rPr>
            <w:rFonts w:ascii="Times New Roman" w:eastAsia="Times New Roman" w:hAnsi="Times New Roman" w:cs="Times New Roman"/>
            <w:color w:val="0E101A"/>
            <w:sz w:val="24"/>
            <w:szCs w:val="24"/>
            <w:lang w:val="en-US"/>
          </w:rPr>
          <w:delText>imilar to a tuto</w:delText>
        </w:r>
        <w:r w:rsidR="002B4B60">
          <w:rPr>
            <w:rFonts w:ascii="Times New Roman" w:eastAsia="Times New Roman" w:hAnsi="Times New Roman" w:cs="Times New Roman"/>
            <w:color w:val="0E101A"/>
            <w:sz w:val="24"/>
            <w:szCs w:val="24"/>
            <w:lang w:val="en-US"/>
          </w:rPr>
          <w:delText>r</w:delText>
        </w:r>
        <w:r>
          <w:rPr>
            <w:rFonts w:ascii="Times New Roman" w:eastAsia="Times New Roman" w:hAnsi="Times New Roman" w:cs="Times New Roman"/>
            <w:color w:val="0E101A"/>
            <w:sz w:val="24"/>
            <w:szCs w:val="24"/>
            <w:lang w:val="en-US"/>
          </w:rPr>
          <w:delText>-student situation, the</w:delText>
        </w:r>
      </w:del>
      <w:ins w:id="169" w:author="Venera Gashaj" w:date="2023-05-04T20:24:00Z">
        <w:r w:rsidR="000377F8">
          <w:rPr>
            <w:rFonts w:ascii="Times New Roman" w:eastAsia="Times New Roman" w:hAnsi="Times New Roman" w:cs="Times New Roman"/>
            <w:color w:val="0E101A"/>
            <w:sz w:val="24"/>
            <w:szCs w:val="24"/>
            <w:lang w:val="en-US"/>
          </w:rPr>
          <w:t>T</w:t>
        </w:r>
        <w:r>
          <w:rPr>
            <w:rFonts w:ascii="Times New Roman" w:eastAsia="Times New Roman" w:hAnsi="Times New Roman" w:cs="Times New Roman"/>
            <w:color w:val="0E101A"/>
            <w:sz w:val="24"/>
            <w:szCs w:val="24"/>
            <w:lang w:val="en-US"/>
          </w:rPr>
          <w:t>he</w:t>
        </w:r>
      </w:ins>
      <w:r>
        <w:rPr>
          <w:rFonts w:ascii="Times New Roman" w:eastAsia="Times New Roman" w:hAnsi="Times New Roman" w:cs="Times New Roman"/>
          <w:color w:val="0E101A"/>
          <w:sz w:val="24"/>
          <w:szCs w:val="24"/>
          <w:lang w:val="en-US"/>
        </w:rPr>
        <w:t xml:space="preserve"> students were asked to watch </w:t>
      </w:r>
      <w:ins w:id="170" w:author="Venera Gashaj" w:date="2023-05-04T20:24:00Z">
        <w:r w:rsidR="00BE20DB">
          <w:rPr>
            <w:rFonts w:ascii="Times New Roman" w:eastAsia="Times New Roman" w:hAnsi="Times New Roman" w:cs="Times New Roman"/>
            <w:color w:val="0E101A"/>
            <w:sz w:val="24"/>
            <w:szCs w:val="24"/>
            <w:lang w:val="en-US"/>
          </w:rPr>
          <w:t xml:space="preserve">and make sense of </w:t>
        </w:r>
      </w:ins>
      <w:r w:rsidR="00BE20DB">
        <w:rPr>
          <w:rFonts w:ascii="Times New Roman" w:eastAsia="Times New Roman" w:hAnsi="Times New Roman" w:cs="Times New Roman"/>
          <w:color w:val="0E101A"/>
          <w:sz w:val="24"/>
          <w:szCs w:val="24"/>
          <w:lang w:val="en-US"/>
        </w:rPr>
        <w:t>the demonstrations</w:t>
      </w:r>
      <w:del w:id="171" w:author="Venera Gashaj" w:date="2023-05-04T20:24:00Z">
        <w:r>
          <w:rPr>
            <w:rFonts w:ascii="Times New Roman" w:eastAsia="Times New Roman" w:hAnsi="Times New Roman" w:cs="Times New Roman"/>
            <w:color w:val="0E101A"/>
            <w:sz w:val="24"/>
            <w:szCs w:val="24"/>
            <w:lang w:val="en-US"/>
          </w:rPr>
          <w:delText xml:space="preserve"> </w:delText>
        </w:r>
        <w:r w:rsidR="00066724">
          <w:rPr>
            <w:rFonts w:ascii="Times New Roman" w:eastAsia="Times New Roman" w:hAnsi="Times New Roman" w:cs="Times New Roman"/>
            <w:color w:val="0E101A"/>
            <w:sz w:val="24"/>
            <w:szCs w:val="24"/>
            <w:lang w:val="en-US"/>
          </w:rPr>
          <w:delText>and</w:delText>
        </w:r>
        <w:r w:rsidR="00066724" w:rsidRPr="00A20AEF">
          <w:rPr>
            <w:rFonts w:ascii="Times New Roman" w:eastAsia="Times New Roman" w:hAnsi="Times New Roman" w:cs="Times New Roman"/>
            <w:color w:val="0E101A"/>
            <w:sz w:val="24"/>
            <w:szCs w:val="24"/>
            <w:lang w:val="en-US"/>
          </w:rPr>
          <w:delText xml:space="preserve"> make</w:delText>
        </w:r>
        <w:r w:rsidR="00437550" w:rsidRPr="00A20AEF">
          <w:rPr>
            <w:rFonts w:ascii="Times New Roman" w:eastAsia="Times New Roman" w:hAnsi="Times New Roman" w:cs="Times New Roman"/>
            <w:color w:val="0E101A"/>
            <w:sz w:val="24"/>
            <w:szCs w:val="24"/>
            <w:lang w:val="en-US"/>
          </w:rPr>
          <w:delText xml:space="preserve"> sense of the</w:delText>
        </w:r>
        <w:r>
          <w:rPr>
            <w:rFonts w:ascii="Times New Roman" w:eastAsia="Times New Roman" w:hAnsi="Times New Roman" w:cs="Times New Roman"/>
            <w:color w:val="0E101A"/>
            <w:sz w:val="24"/>
            <w:szCs w:val="24"/>
            <w:lang w:val="en-US"/>
          </w:rPr>
          <w:delText>m. Later, they were asked to explain the demonstrations in their own words</w:delText>
        </w:r>
        <w:r w:rsidR="002B4B60">
          <w:rPr>
            <w:rFonts w:ascii="Times New Roman" w:eastAsia="Times New Roman" w:hAnsi="Times New Roman" w:cs="Times New Roman"/>
            <w:color w:val="0E101A"/>
            <w:sz w:val="24"/>
            <w:szCs w:val="24"/>
            <w:lang w:val="en-US"/>
          </w:rPr>
          <w:delText xml:space="preserve"> to the tutor (experimenter)</w:delText>
        </w:r>
        <w:r>
          <w:rPr>
            <w:rFonts w:ascii="Times New Roman" w:eastAsia="Times New Roman" w:hAnsi="Times New Roman" w:cs="Times New Roman"/>
            <w:color w:val="0E101A"/>
            <w:sz w:val="24"/>
            <w:szCs w:val="24"/>
            <w:lang w:val="en-US"/>
          </w:rPr>
          <w:delText>.</w:delText>
        </w:r>
      </w:del>
      <w:ins w:id="172" w:author="Venera Gashaj" w:date="2023-05-04T20:24:00Z">
        <w:r w:rsidR="007F16AC">
          <w:rPr>
            <w:rFonts w:ascii="Times New Roman" w:eastAsia="Times New Roman" w:hAnsi="Times New Roman" w:cs="Times New Roman"/>
            <w:color w:val="0E101A"/>
            <w:sz w:val="24"/>
            <w:szCs w:val="24"/>
            <w:lang w:val="en-US"/>
          </w:rPr>
          <w:t>.</w:t>
        </w:r>
      </w:ins>
      <w:r w:rsidR="007F16AC">
        <w:rPr>
          <w:rFonts w:ascii="Times New Roman" w:eastAsia="Times New Roman" w:hAnsi="Times New Roman" w:cs="Times New Roman"/>
          <w:color w:val="0E101A"/>
          <w:sz w:val="24"/>
          <w:szCs w:val="24"/>
          <w:lang w:val="en-US"/>
        </w:rPr>
        <w:t xml:space="preserve"> </w:t>
      </w:r>
      <w:r w:rsidR="00437550" w:rsidRPr="00A20AEF">
        <w:rPr>
          <w:rFonts w:ascii="Times New Roman" w:eastAsia="Times New Roman" w:hAnsi="Times New Roman" w:cs="Times New Roman"/>
          <w:color w:val="0E101A"/>
          <w:sz w:val="24"/>
          <w:szCs w:val="24"/>
          <w:lang w:val="en-US"/>
        </w:rPr>
        <w:t xml:space="preserve">After each </w:t>
      </w:r>
      <w:r w:rsidR="004A58B4">
        <w:rPr>
          <w:rFonts w:ascii="Times New Roman" w:eastAsia="Times New Roman" w:hAnsi="Times New Roman" w:cs="Times New Roman"/>
          <w:color w:val="0E101A"/>
          <w:sz w:val="24"/>
          <w:szCs w:val="24"/>
          <w:lang w:val="en-US"/>
        </w:rPr>
        <w:t>demonstration</w:t>
      </w:r>
      <w:r w:rsidR="00437550" w:rsidRPr="00A20AEF">
        <w:rPr>
          <w:rFonts w:ascii="Times New Roman" w:eastAsia="Times New Roman" w:hAnsi="Times New Roman" w:cs="Times New Roman"/>
          <w:color w:val="0E101A"/>
          <w:sz w:val="24"/>
          <w:szCs w:val="24"/>
          <w:lang w:val="en-US"/>
        </w:rPr>
        <w:t>, they were asked about their agreement with the following statements on a 4-point Likert scale:</w:t>
      </w:r>
    </w:p>
    <w:p w14:paraId="52B20B0D" w14:textId="77777777" w:rsidR="0023368E" w:rsidRPr="00A20AEF" w:rsidRDefault="00437550">
      <w:pPr>
        <w:numPr>
          <w:ilvl w:val="0"/>
          <w:numId w:val="1"/>
        </w:numPr>
        <w:spacing w:line="480" w:lineRule="auto"/>
        <w:rPr>
          <w:rFonts w:ascii="Times New Roman" w:eastAsia="Times New Roman" w:hAnsi="Times New Roman" w:cs="Times New Roman"/>
          <w:sz w:val="24"/>
          <w:szCs w:val="24"/>
          <w:lang w:val="en-US"/>
        </w:rPr>
      </w:pPr>
      <w:r w:rsidRPr="00A20AEF">
        <w:rPr>
          <w:rFonts w:ascii="Times New Roman" w:eastAsia="Times New Roman" w:hAnsi="Times New Roman" w:cs="Times New Roman"/>
          <w:color w:val="0E101A"/>
          <w:sz w:val="24"/>
          <w:szCs w:val="24"/>
          <w:lang w:val="en-US"/>
        </w:rPr>
        <w:t>I had enough time to follow the demonstration.</w:t>
      </w:r>
    </w:p>
    <w:p w14:paraId="135ED7B4" w14:textId="77777777" w:rsidR="0023368E" w:rsidRPr="00A20AEF" w:rsidRDefault="00437550">
      <w:pPr>
        <w:numPr>
          <w:ilvl w:val="0"/>
          <w:numId w:val="1"/>
        </w:numPr>
        <w:spacing w:line="480" w:lineRule="auto"/>
        <w:rPr>
          <w:rFonts w:ascii="Times New Roman" w:eastAsia="Times New Roman" w:hAnsi="Times New Roman" w:cs="Times New Roman"/>
          <w:sz w:val="24"/>
          <w:szCs w:val="24"/>
          <w:lang w:val="en-US"/>
        </w:rPr>
      </w:pPr>
      <w:r w:rsidRPr="00A20AEF">
        <w:rPr>
          <w:rFonts w:ascii="Times New Roman" w:eastAsia="Times New Roman" w:hAnsi="Times New Roman" w:cs="Times New Roman"/>
          <w:color w:val="0E101A"/>
          <w:sz w:val="24"/>
          <w:szCs w:val="24"/>
          <w:lang w:val="en-US"/>
        </w:rPr>
        <w:t>I am familiar with the demonstration.</w:t>
      </w:r>
    </w:p>
    <w:p w14:paraId="3885D009" w14:textId="77777777" w:rsidR="0023368E" w:rsidRPr="00EC7858" w:rsidRDefault="00437550">
      <w:pPr>
        <w:numPr>
          <w:ilvl w:val="0"/>
          <w:numId w:val="1"/>
        </w:numPr>
        <w:spacing w:line="480" w:lineRule="auto"/>
        <w:rPr>
          <w:rFonts w:ascii="Times New Roman" w:eastAsia="Times New Roman" w:hAnsi="Times New Roman" w:cs="Times New Roman"/>
          <w:sz w:val="24"/>
          <w:szCs w:val="24"/>
          <w:lang w:val="en-US"/>
        </w:rPr>
      </w:pPr>
      <w:r w:rsidRPr="00EC7858">
        <w:rPr>
          <w:rFonts w:ascii="Times New Roman" w:eastAsia="Times New Roman" w:hAnsi="Times New Roman" w:cs="Times New Roman"/>
          <w:color w:val="0E101A"/>
          <w:sz w:val="24"/>
          <w:szCs w:val="24"/>
          <w:lang w:val="en-US"/>
        </w:rPr>
        <w:lastRenderedPageBreak/>
        <w:t>I understood the demonstration.</w:t>
      </w:r>
    </w:p>
    <w:p w14:paraId="008AB33A" w14:textId="77777777" w:rsidR="0023368E" w:rsidRPr="00A20AEF" w:rsidRDefault="00437550">
      <w:pPr>
        <w:numPr>
          <w:ilvl w:val="0"/>
          <w:numId w:val="1"/>
        </w:numPr>
        <w:spacing w:line="480" w:lineRule="auto"/>
        <w:rPr>
          <w:rFonts w:ascii="Times New Roman" w:eastAsia="Times New Roman" w:hAnsi="Times New Roman" w:cs="Times New Roman"/>
          <w:sz w:val="24"/>
          <w:szCs w:val="24"/>
          <w:lang w:val="en-US"/>
        </w:rPr>
      </w:pPr>
      <w:r w:rsidRPr="00A20AEF">
        <w:rPr>
          <w:rFonts w:ascii="Times New Roman" w:eastAsia="Times New Roman" w:hAnsi="Times New Roman" w:cs="Times New Roman"/>
          <w:color w:val="0E101A"/>
          <w:sz w:val="24"/>
          <w:szCs w:val="24"/>
          <w:lang w:val="en-US"/>
        </w:rPr>
        <w:t>I engaged with the mathematical demonstration.</w:t>
      </w:r>
    </w:p>
    <w:p w14:paraId="640A7642" w14:textId="72F89C1D" w:rsidR="0023368E" w:rsidRPr="00A20AEF" w:rsidRDefault="00437550">
      <w:pPr>
        <w:spacing w:line="480" w:lineRule="auto"/>
        <w:jc w:val="both"/>
        <w:rPr>
          <w:rFonts w:ascii="Times New Roman" w:eastAsia="Times New Roman" w:hAnsi="Times New Roman" w:cs="Times New Roman"/>
          <w:color w:val="0E101A"/>
          <w:sz w:val="24"/>
          <w:szCs w:val="24"/>
          <w:lang w:val="en-US"/>
        </w:rPr>
      </w:pPr>
      <w:r w:rsidRPr="00A20AEF">
        <w:rPr>
          <w:rFonts w:ascii="Times New Roman" w:eastAsia="Times New Roman" w:hAnsi="Times New Roman" w:cs="Times New Roman"/>
          <w:color w:val="0E101A"/>
          <w:sz w:val="24"/>
          <w:szCs w:val="24"/>
          <w:lang w:val="en-US"/>
        </w:rPr>
        <w:t xml:space="preserve">While the screen showed these questions, participants could answer </w:t>
      </w:r>
      <w:r w:rsidR="00440642">
        <w:rPr>
          <w:rFonts w:ascii="Times New Roman" w:eastAsia="Times New Roman" w:hAnsi="Times New Roman" w:cs="Times New Roman"/>
          <w:color w:val="0E101A"/>
          <w:sz w:val="24"/>
          <w:szCs w:val="24"/>
          <w:lang w:val="en-US"/>
        </w:rPr>
        <w:t>with</w:t>
      </w:r>
      <w:r w:rsidR="00440642" w:rsidRPr="00A20AEF">
        <w:rPr>
          <w:rFonts w:ascii="Times New Roman" w:eastAsia="Times New Roman" w:hAnsi="Times New Roman" w:cs="Times New Roman"/>
          <w:color w:val="0E101A"/>
          <w:sz w:val="24"/>
          <w:szCs w:val="24"/>
          <w:lang w:val="en-US"/>
        </w:rPr>
        <w:t xml:space="preserve"> </w:t>
      </w:r>
      <w:r w:rsidRPr="00A20AEF">
        <w:rPr>
          <w:rFonts w:ascii="Times New Roman" w:eastAsia="Times New Roman" w:hAnsi="Times New Roman" w:cs="Times New Roman"/>
          <w:color w:val="0E101A"/>
          <w:sz w:val="24"/>
          <w:szCs w:val="24"/>
          <w:lang w:val="en-US"/>
        </w:rPr>
        <w:t xml:space="preserve">a four-button response box. The total length of the mathematical </w:t>
      </w:r>
      <w:r w:rsidR="004A58B4">
        <w:rPr>
          <w:rFonts w:ascii="Times New Roman" w:eastAsia="Times New Roman" w:hAnsi="Times New Roman" w:cs="Times New Roman"/>
          <w:color w:val="0E101A"/>
          <w:sz w:val="24"/>
          <w:szCs w:val="24"/>
          <w:lang w:val="en-US"/>
        </w:rPr>
        <w:t>demonstration</w:t>
      </w:r>
      <w:r w:rsidRPr="00A20AEF">
        <w:rPr>
          <w:rFonts w:ascii="Times New Roman" w:eastAsia="Times New Roman" w:hAnsi="Times New Roman" w:cs="Times New Roman"/>
          <w:color w:val="0E101A"/>
          <w:sz w:val="24"/>
          <w:szCs w:val="24"/>
          <w:lang w:val="en-US"/>
        </w:rPr>
        <w:t>s task was approximately 15 minutes.</w:t>
      </w:r>
      <w:ins w:id="173" w:author="Venera Gashaj" w:date="2023-05-04T20:24:00Z">
        <w:r w:rsidR="007F16AC">
          <w:rPr>
            <w:rFonts w:ascii="Times New Roman" w:eastAsia="Times New Roman" w:hAnsi="Times New Roman" w:cs="Times New Roman"/>
            <w:color w:val="0E101A"/>
            <w:sz w:val="24"/>
            <w:szCs w:val="24"/>
            <w:lang w:val="en-US"/>
          </w:rPr>
          <w:t xml:space="preserve"> </w:t>
        </w:r>
        <w:proofErr w:type="gramStart"/>
        <w:r w:rsidR="007F16AC">
          <w:rPr>
            <w:rFonts w:ascii="Times New Roman" w:eastAsia="Times New Roman" w:hAnsi="Times New Roman" w:cs="Times New Roman"/>
            <w:color w:val="0E101A"/>
            <w:sz w:val="24"/>
            <w:szCs w:val="24"/>
            <w:lang w:val="en-US"/>
          </w:rPr>
          <w:t>Similar to</w:t>
        </w:r>
        <w:proofErr w:type="gramEnd"/>
        <w:r w:rsidR="007F16AC">
          <w:rPr>
            <w:rFonts w:ascii="Times New Roman" w:eastAsia="Times New Roman" w:hAnsi="Times New Roman" w:cs="Times New Roman"/>
            <w:color w:val="0E101A"/>
            <w:sz w:val="24"/>
            <w:szCs w:val="24"/>
            <w:lang w:val="en-US"/>
          </w:rPr>
          <w:t xml:space="preserve"> a tutor-student situation</w:t>
        </w:r>
        <w:commentRangeStart w:id="174"/>
        <w:commentRangeStart w:id="175"/>
        <w:r w:rsidR="007F16AC">
          <w:rPr>
            <w:rFonts w:ascii="Times New Roman" w:eastAsia="Times New Roman" w:hAnsi="Times New Roman" w:cs="Times New Roman"/>
            <w:color w:val="0E101A"/>
            <w:sz w:val="24"/>
            <w:szCs w:val="24"/>
            <w:lang w:val="en-US"/>
          </w:rPr>
          <w:t xml:space="preserve">, </w:t>
        </w:r>
        <w:commentRangeEnd w:id="174"/>
        <w:r w:rsidR="007F16AC">
          <w:rPr>
            <w:rStyle w:val="CommentReference"/>
          </w:rPr>
          <w:commentReference w:id="174"/>
        </w:r>
        <w:commentRangeEnd w:id="175"/>
        <w:r w:rsidR="007F16AC">
          <w:rPr>
            <w:rStyle w:val="CommentReference"/>
          </w:rPr>
          <w:commentReference w:id="175"/>
        </w:r>
        <w:r w:rsidR="007F16AC">
          <w:rPr>
            <w:rFonts w:ascii="Times New Roman" w:eastAsia="Times New Roman" w:hAnsi="Times New Roman" w:cs="Times New Roman"/>
            <w:color w:val="0E101A"/>
            <w:sz w:val="24"/>
            <w:szCs w:val="24"/>
            <w:lang w:val="en-US"/>
          </w:rPr>
          <w:t>the students were asked to explain the demonstrations in their own words to the tutor (experimenter) after they watched and rated all demonstrations. However, this part is out of the scope of the current study and, therefore, not reported here.</w:t>
        </w:r>
      </w:ins>
    </w:p>
    <w:p w14:paraId="01C886EA" w14:textId="77777777" w:rsidR="0023368E" w:rsidRPr="00A20AEF" w:rsidRDefault="00437550">
      <w:pPr>
        <w:spacing w:line="480" w:lineRule="auto"/>
        <w:ind w:firstLine="720"/>
        <w:rPr>
          <w:rFonts w:ascii="Times New Roman" w:eastAsia="Times New Roman" w:hAnsi="Times New Roman" w:cs="Times New Roman"/>
          <w:b/>
          <w:sz w:val="24"/>
          <w:szCs w:val="24"/>
          <w:lang w:val="en-US"/>
        </w:rPr>
      </w:pPr>
      <w:r w:rsidRPr="00A20AEF">
        <w:rPr>
          <w:rFonts w:ascii="Times New Roman" w:eastAsia="Times New Roman" w:hAnsi="Times New Roman" w:cs="Times New Roman"/>
          <w:b/>
          <w:sz w:val="24"/>
          <w:szCs w:val="24"/>
          <w:lang w:val="en-US"/>
        </w:rPr>
        <w:t>Measures</w:t>
      </w:r>
    </w:p>
    <w:p w14:paraId="04EC6680" w14:textId="2B83FE21" w:rsidR="0023368E" w:rsidRPr="00EC7858" w:rsidRDefault="00641A50" w:rsidP="008C2F9E">
      <w:pPr>
        <w:spacing w:line="48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w:t>
      </w:r>
      <w:r w:rsidR="00437550" w:rsidRPr="00A20AEF">
        <w:rPr>
          <w:rFonts w:ascii="Times New Roman" w:eastAsia="Times New Roman" w:hAnsi="Times New Roman" w:cs="Times New Roman"/>
          <w:sz w:val="24"/>
          <w:szCs w:val="24"/>
          <w:lang w:val="en-US"/>
        </w:rPr>
        <w:t xml:space="preserve"> were recorded using </w:t>
      </w:r>
      <w:r>
        <w:rPr>
          <w:rFonts w:ascii="Times New Roman" w:eastAsia="Times New Roman" w:hAnsi="Times New Roman" w:cs="Times New Roman"/>
          <w:sz w:val="24"/>
          <w:szCs w:val="24"/>
          <w:lang w:val="en-US"/>
        </w:rPr>
        <w:t>a mobile scalp EEG to keep the situation as naturalistic as possible and not restrict the students (</w:t>
      </w:r>
      <w:r w:rsidR="00437550" w:rsidRPr="00A20AEF">
        <w:rPr>
          <w:rFonts w:ascii="Times New Roman" w:eastAsia="Times New Roman" w:hAnsi="Times New Roman" w:cs="Times New Roman"/>
          <w:sz w:val="24"/>
          <w:szCs w:val="24"/>
          <w:lang w:val="en-US"/>
        </w:rPr>
        <w:t>Wave-Guard™ EEG cap</w:t>
      </w:r>
      <w:r>
        <w:rPr>
          <w:rFonts w:ascii="Times New Roman" w:eastAsia="Times New Roman" w:hAnsi="Times New Roman" w:cs="Times New Roman"/>
          <w:sz w:val="24"/>
          <w:szCs w:val="24"/>
          <w:lang w:val="en-US"/>
        </w:rPr>
        <w:t xml:space="preserve"> and </w:t>
      </w:r>
      <w:proofErr w:type="spellStart"/>
      <w:r w:rsidRPr="00A20AEF">
        <w:rPr>
          <w:rFonts w:ascii="Times New Roman" w:eastAsia="Times New Roman" w:hAnsi="Times New Roman" w:cs="Times New Roman"/>
          <w:sz w:val="24"/>
          <w:szCs w:val="24"/>
          <w:lang w:val="en-US"/>
        </w:rPr>
        <w:t>eego</w:t>
      </w:r>
      <w:proofErr w:type="spellEnd"/>
      <w:r w:rsidRPr="00A20AEF">
        <w:rPr>
          <w:rFonts w:ascii="Times New Roman" w:eastAsia="Times New Roman" w:hAnsi="Times New Roman" w:cs="Times New Roman"/>
          <w:sz w:val="24"/>
          <w:szCs w:val="24"/>
          <w:lang w:val="en-US"/>
        </w:rPr>
        <w:t xml:space="preserve">™ </w:t>
      </w:r>
      <w:proofErr w:type="spellStart"/>
      <w:r w:rsidRPr="00A20AEF">
        <w:rPr>
          <w:rFonts w:ascii="Times New Roman" w:eastAsia="Times New Roman" w:hAnsi="Times New Roman" w:cs="Times New Roman"/>
          <w:sz w:val="24"/>
          <w:szCs w:val="24"/>
          <w:lang w:val="en-US"/>
        </w:rPr>
        <w:t>mylab</w:t>
      </w:r>
      <w:proofErr w:type="spellEnd"/>
      <w:r w:rsidRPr="00A20AEF">
        <w:rPr>
          <w:rFonts w:ascii="Times New Roman" w:eastAsia="Times New Roman" w:hAnsi="Times New Roman" w:cs="Times New Roman"/>
          <w:sz w:val="24"/>
          <w:szCs w:val="24"/>
          <w:lang w:val="en-US"/>
        </w:rPr>
        <w:t xml:space="preserve"> amplifier</w:t>
      </w:r>
      <w:r>
        <w:rPr>
          <w:rFonts w:ascii="Times New Roman" w:eastAsia="Times New Roman" w:hAnsi="Times New Roman" w:cs="Times New Roman"/>
          <w:sz w:val="24"/>
          <w:szCs w:val="24"/>
          <w:lang w:val="en-US"/>
        </w:rPr>
        <w:t>;</w:t>
      </w:r>
      <w:r w:rsidR="003950A6">
        <w:rPr>
          <w:rFonts w:ascii="Times New Roman" w:eastAsia="Times New Roman" w:hAnsi="Times New Roman" w:cs="Times New Roman"/>
          <w:sz w:val="24"/>
          <w:szCs w:val="24"/>
          <w:lang w:val="en-US"/>
        </w:rPr>
        <w:t xml:space="preserve"> </w:t>
      </w:r>
      <w:r w:rsidR="00437550" w:rsidRPr="00A20AEF">
        <w:rPr>
          <w:rFonts w:ascii="Times New Roman" w:eastAsia="Times New Roman" w:hAnsi="Times New Roman" w:cs="Times New Roman"/>
          <w:sz w:val="24"/>
          <w:szCs w:val="24"/>
          <w:lang w:val="en-US"/>
        </w:rPr>
        <w:t xml:space="preserve">ANT Neuro, </w:t>
      </w:r>
      <w:proofErr w:type="spellStart"/>
      <w:r w:rsidR="00437550" w:rsidRPr="00A20AEF">
        <w:rPr>
          <w:rFonts w:ascii="Times New Roman" w:eastAsia="Times New Roman" w:hAnsi="Times New Roman" w:cs="Times New Roman"/>
          <w:sz w:val="24"/>
          <w:szCs w:val="24"/>
          <w:lang w:val="en-US"/>
        </w:rPr>
        <w:t>b.v.</w:t>
      </w:r>
      <w:proofErr w:type="spellEnd"/>
      <w:r w:rsidR="00437550" w:rsidRPr="00A20AEF">
        <w:rPr>
          <w:rFonts w:ascii="Times New Roman" w:eastAsia="Times New Roman" w:hAnsi="Times New Roman" w:cs="Times New Roman"/>
          <w:sz w:val="24"/>
          <w:szCs w:val="24"/>
          <w:lang w:val="en-US"/>
        </w:rPr>
        <w:t>, Hengelo, the Netherlands</w:t>
      </w:r>
      <w:r w:rsidRPr="00A20AE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The</w:t>
      </w:r>
      <w:r w:rsidRPr="00A20AEF">
        <w:rPr>
          <w:rFonts w:ascii="Times New Roman" w:eastAsia="Times New Roman" w:hAnsi="Times New Roman" w:cs="Times New Roman"/>
          <w:sz w:val="24"/>
          <w:szCs w:val="24"/>
          <w:lang w:val="en-US"/>
        </w:rPr>
        <w:t xml:space="preserve"> </w:t>
      </w:r>
      <w:r w:rsidR="00437550" w:rsidRPr="00A20AEF">
        <w:rPr>
          <w:rFonts w:ascii="Times New Roman" w:eastAsia="Times New Roman" w:hAnsi="Times New Roman" w:cs="Times New Roman"/>
          <w:sz w:val="24"/>
          <w:szCs w:val="24"/>
          <w:lang w:val="en-US"/>
        </w:rPr>
        <w:t xml:space="preserve">EEG electrodes </w:t>
      </w:r>
      <w:r>
        <w:rPr>
          <w:rFonts w:ascii="Times New Roman" w:eastAsia="Times New Roman" w:hAnsi="Times New Roman" w:cs="Times New Roman"/>
          <w:sz w:val="24"/>
          <w:szCs w:val="24"/>
          <w:lang w:val="en-US"/>
        </w:rPr>
        <w:t xml:space="preserve">were </w:t>
      </w:r>
      <w:r w:rsidR="00437550" w:rsidRPr="00A20AEF">
        <w:rPr>
          <w:rFonts w:ascii="Times New Roman" w:eastAsia="Times New Roman" w:hAnsi="Times New Roman" w:cs="Times New Roman"/>
          <w:sz w:val="24"/>
          <w:szCs w:val="24"/>
          <w:lang w:val="en-US"/>
        </w:rPr>
        <w:t xml:space="preserve">placed according to the extended international 10–20 system (Jasper, 1958). Eye movements were recorded via electrooculography (EOG), using four external electrodes placed below, above, and on the left side of the left eye as well as on the right side of the right eye. The ground electrode was placed </w:t>
      </w:r>
      <w:r w:rsidR="006D3DA7">
        <w:rPr>
          <w:rFonts w:ascii="Times New Roman" w:eastAsia="Times New Roman" w:hAnsi="Times New Roman" w:cs="Times New Roman"/>
          <w:sz w:val="24"/>
          <w:szCs w:val="24"/>
          <w:lang w:val="en-US"/>
        </w:rPr>
        <w:t>behind the right ear</w:t>
      </w:r>
      <w:r w:rsidR="00437550" w:rsidRPr="00A20AEF">
        <w:rPr>
          <w:rFonts w:ascii="Times New Roman" w:eastAsia="Times New Roman" w:hAnsi="Times New Roman" w:cs="Times New Roman"/>
          <w:sz w:val="24"/>
          <w:szCs w:val="24"/>
          <w:lang w:val="en-US"/>
        </w:rPr>
        <w:t>. Electrode impedance was kept below 30 k</w:t>
      </w:r>
      <w:r w:rsidR="00437550">
        <w:rPr>
          <w:rFonts w:ascii="Times New Roman" w:eastAsia="Times New Roman" w:hAnsi="Times New Roman" w:cs="Times New Roman"/>
          <w:sz w:val="24"/>
          <w:szCs w:val="24"/>
        </w:rPr>
        <w:t>Ω</w:t>
      </w:r>
      <w:ins w:id="176" w:author="Venera Gashaj" w:date="2023-05-04T20:24:00Z">
        <w:r w:rsidR="007F16AC" w:rsidRPr="007F16AC">
          <w:rPr>
            <w:rFonts w:ascii="Times New Roman" w:eastAsia="Times New Roman" w:hAnsi="Times New Roman" w:cs="Times New Roman"/>
            <w:sz w:val="24"/>
            <w:szCs w:val="24"/>
            <w:lang w:val="en-US"/>
          </w:rPr>
          <w:t>,</w:t>
        </w:r>
      </w:ins>
      <w:r w:rsidR="00437550" w:rsidRPr="00A20AEF">
        <w:rPr>
          <w:rFonts w:ascii="Times New Roman" w:eastAsia="Times New Roman" w:hAnsi="Times New Roman" w:cs="Times New Roman"/>
          <w:sz w:val="24"/>
          <w:szCs w:val="24"/>
          <w:lang w:val="en-US"/>
        </w:rPr>
        <w:t xml:space="preserve"> and data were digitized at a rate of 2048 Hz.</w:t>
      </w:r>
      <w:r w:rsidR="007F16AC">
        <w:rPr>
          <w:rFonts w:ascii="Times New Roman" w:eastAsia="Times New Roman" w:hAnsi="Times New Roman" w:cs="Times New Roman"/>
          <w:sz w:val="24"/>
          <w:szCs w:val="24"/>
          <w:lang w:val="en-US"/>
        </w:rPr>
        <w:t xml:space="preserve"> </w:t>
      </w:r>
      <w:r w:rsidR="00276FC2" w:rsidRPr="00A033ED">
        <w:rPr>
          <w:rFonts w:ascii="Times New Roman" w:eastAsia="Times New Roman" w:hAnsi="Times New Roman" w:cs="Times New Roman"/>
          <w:sz w:val="24"/>
          <w:szCs w:val="24"/>
          <w:lang w:val="en-US"/>
        </w:rPr>
        <w:t xml:space="preserve">The </w:t>
      </w:r>
      <w:ins w:id="177" w:author="Venera Gashaj" w:date="2023-05-04T20:24:00Z">
        <w:r w:rsidR="00276FC2" w:rsidRPr="00A033ED">
          <w:rPr>
            <w:rFonts w:ascii="Times New Roman" w:eastAsia="Times New Roman" w:hAnsi="Times New Roman" w:cs="Times New Roman"/>
            <w:sz w:val="24"/>
            <w:szCs w:val="24"/>
            <w:lang w:val="en-US"/>
          </w:rPr>
          <w:t xml:space="preserve">experimental setup included </w:t>
        </w:r>
      </w:ins>
      <w:r w:rsidR="00276FC2" w:rsidRPr="00A033ED">
        <w:rPr>
          <w:rFonts w:ascii="Times New Roman" w:eastAsia="Times New Roman" w:hAnsi="Times New Roman" w:cs="Times New Roman"/>
          <w:sz w:val="24"/>
          <w:szCs w:val="24"/>
          <w:lang w:val="en-US"/>
        </w:rPr>
        <w:t>triggers</w:t>
      </w:r>
      <w:del w:id="178" w:author="Venera Gashaj" w:date="2023-05-04T20:24:00Z">
        <w:r w:rsidR="00437550" w:rsidRPr="00A20AEF">
          <w:rPr>
            <w:rFonts w:ascii="Times New Roman" w:eastAsia="Times New Roman" w:hAnsi="Times New Roman" w:cs="Times New Roman"/>
            <w:sz w:val="24"/>
            <w:szCs w:val="24"/>
            <w:lang w:val="en-US"/>
          </w:rPr>
          <w:delText>, which</w:delText>
        </w:r>
      </w:del>
      <w:ins w:id="179" w:author="Venera Gashaj" w:date="2023-05-04T20:24:00Z">
        <w:r w:rsidR="00276FC2" w:rsidRPr="00A033ED">
          <w:rPr>
            <w:rFonts w:ascii="Times New Roman" w:eastAsia="Times New Roman" w:hAnsi="Times New Roman" w:cs="Times New Roman"/>
            <w:sz w:val="24"/>
            <w:szCs w:val="24"/>
            <w:lang w:val="en-US"/>
          </w:rPr>
          <w:t xml:space="preserve"> that</w:t>
        </w:r>
      </w:ins>
      <w:r w:rsidR="00276FC2" w:rsidRPr="00A033ED">
        <w:rPr>
          <w:rFonts w:ascii="Times New Roman" w:eastAsia="Times New Roman" w:hAnsi="Times New Roman" w:cs="Times New Roman"/>
          <w:sz w:val="24"/>
          <w:szCs w:val="24"/>
          <w:lang w:val="en-US"/>
        </w:rPr>
        <w:t xml:space="preserve"> marked the beginning of </w:t>
      </w:r>
      <w:del w:id="180" w:author="Venera Gashaj" w:date="2023-05-04T20:24:00Z">
        <w:r w:rsidR="00437550" w:rsidRPr="00A20AEF">
          <w:rPr>
            <w:rFonts w:ascii="Times New Roman" w:eastAsia="Times New Roman" w:hAnsi="Times New Roman" w:cs="Times New Roman"/>
            <w:sz w:val="24"/>
            <w:szCs w:val="24"/>
            <w:lang w:val="en-US"/>
          </w:rPr>
          <w:delText>a new set of slides</w:delText>
        </w:r>
        <w:r w:rsidR="008D4D45">
          <w:rPr>
            <w:rFonts w:ascii="Times New Roman" w:eastAsia="Times New Roman" w:hAnsi="Times New Roman" w:cs="Times New Roman"/>
            <w:sz w:val="24"/>
            <w:szCs w:val="24"/>
            <w:lang w:val="en-US"/>
          </w:rPr>
          <w:delText>—</w:delText>
        </w:r>
        <w:r w:rsidR="00437550" w:rsidRPr="00A20AEF">
          <w:rPr>
            <w:rFonts w:ascii="Times New Roman" w:eastAsia="Times New Roman" w:hAnsi="Times New Roman" w:cs="Times New Roman"/>
            <w:sz w:val="24"/>
            <w:szCs w:val="24"/>
            <w:lang w:val="en-US"/>
          </w:rPr>
          <w:delText xml:space="preserve">representing a </w:delText>
        </w:r>
        <w:r w:rsidR="008D4D45">
          <w:rPr>
            <w:rFonts w:ascii="Times New Roman" w:eastAsia="Times New Roman" w:hAnsi="Times New Roman" w:cs="Times New Roman"/>
            <w:sz w:val="24"/>
            <w:szCs w:val="24"/>
            <w:lang w:val="en-US"/>
          </w:rPr>
          <w:delText xml:space="preserve">new </w:delText>
        </w:r>
        <w:r w:rsidR="00437550" w:rsidRPr="00A20AEF">
          <w:rPr>
            <w:rFonts w:ascii="Times New Roman" w:eastAsia="Times New Roman" w:hAnsi="Times New Roman" w:cs="Times New Roman"/>
            <w:sz w:val="24"/>
            <w:szCs w:val="24"/>
            <w:lang w:val="en-US"/>
          </w:rPr>
          <w:delText>mathematical</w:delText>
        </w:r>
      </w:del>
      <w:ins w:id="181" w:author="Venera Gashaj" w:date="2023-05-04T20:24:00Z">
        <w:r w:rsidR="00276FC2" w:rsidRPr="00A033ED">
          <w:rPr>
            <w:rFonts w:ascii="Times New Roman" w:eastAsia="Times New Roman" w:hAnsi="Times New Roman" w:cs="Times New Roman"/>
            <w:sz w:val="24"/>
            <w:szCs w:val="24"/>
            <w:lang w:val="en-US"/>
          </w:rPr>
          <w:t>each</w:t>
        </w:r>
      </w:ins>
      <w:r w:rsidR="00276FC2" w:rsidRPr="00A033ED">
        <w:rPr>
          <w:rFonts w:ascii="Times New Roman" w:eastAsia="Times New Roman" w:hAnsi="Times New Roman" w:cs="Times New Roman"/>
          <w:sz w:val="24"/>
          <w:szCs w:val="24"/>
          <w:lang w:val="en-US"/>
        </w:rPr>
        <w:t xml:space="preserve"> demonstration</w:t>
      </w:r>
      <w:del w:id="182" w:author="Venera Gashaj" w:date="2023-05-04T20:24:00Z">
        <w:r w:rsidR="008D4D45">
          <w:rPr>
            <w:rFonts w:ascii="Times New Roman" w:eastAsia="Times New Roman" w:hAnsi="Times New Roman" w:cs="Times New Roman"/>
            <w:sz w:val="24"/>
            <w:szCs w:val="24"/>
            <w:lang w:val="en-US"/>
          </w:rPr>
          <w:delText>—</w:delText>
        </w:r>
      </w:del>
      <w:ins w:id="183" w:author="Venera Gashaj" w:date="2023-05-04T20:24:00Z">
        <w:r w:rsidR="00276FC2" w:rsidRPr="00A033ED">
          <w:rPr>
            <w:rFonts w:ascii="Times New Roman" w:eastAsia="Times New Roman" w:hAnsi="Times New Roman" w:cs="Times New Roman"/>
            <w:sz w:val="24"/>
            <w:szCs w:val="24"/>
            <w:lang w:val="en-US"/>
          </w:rPr>
          <w:t xml:space="preserve"> and format</w:t>
        </w:r>
        <w:r w:rsidR="00276FC2">
          <w:rPr>
            <w:rFonts w:ascii="Times New Roman" w:eastAsia="Times New Roman" w:hAnsi="Times New Roman" w:cs="Times New Roman"/>
            <w:sz w:val="24"/>
            <w:szCs w:val="24"/>
            <w:lang w:val="en-US"/>
          </w:rPr>
          <w:t>.</w:t>
        </w:r>
        <w:r w:rsidR="00276FC2" w:rsidRPr="00276FC2">
          <w:rPr>
            <w:rFonts w:ascii="Times New Roman" w:eastAsia="Times New Roman" w:hAnsi="Times New Roman" w:cs="Times New Roman"/>
            <w:sz w:val="24"/>
            <w:szCs w:val="24"/>
            <w:lang w:val="en-US"/>
          </w:rPr>
          <w:t xml:space="preserve"> </w:t>
        </w:r>
        <w:r w:rsidR="00276FC2">
          <w:rPr>
            <w:rFonts w:ascii="Times New Roman" w:eastAsia="Times New Roman" w:hAnsi="Times New Roman" w:cs="Times New Roman"/>
            <w:sz w:val="24"/>
            <w:szCs w:val="24"/>
            <w:lang w:val="en-US"/>
          </w:rPr>
          <w:t xml:space="preserve">During the demonstration, additional triggers </w:t>
        </w:r>
      </w:ins>
      <w:r w:rsidR="00276FC2">
        <w:rPr>
          <w:rFonts w:ascii="Times New Roman" w:eastAsia="Times New Roman" w:hAnsi="Times New Roman" w:cs="Times New Roman"/>
          <w:sz w:val="24"/>
          <w:szCs w:val="24"/>
          <w:lang w:val="en-US"/>
        </w:rPr>
        <w:t xml:space="preserve">were </w:t>
      </w:r>
      <w:del w:id="184" w:author="Venera Gashaj" w:date="2023-05-04T20:24:00Z">
        <w:r w:rsidR="00437550" w:rsidRPr="00A20AEF">
          <w:rPr>
            <w:rFonts w:ascii="Times New Roman" w:eastAsia="Times New Roman" w:hAnsi="Times New Roman" w:cs="Times New Roman"/>
            <w:sz w:val="24"/>
            <w:szCs w:val="24"/>
            <w:lang w:val="en-US"/>
          </w:rPr>
          <w:delText>sent</w:delText>
        </w:r>
      </w:del>
      <w:ins w:id="185" w:author="Venera Gashaj" w:date="2023-05-04T20:24:00Z">
        <w:r w:rsidR="00276FC2" w:rsidRPr="00276FC2">
          <w:rPr>
            <w:rFonts w:ascii="Times New Roman" w:eastAsia="Times New Roman" w:hAnsi="Times New Roman" w:cs="Times New Roman"/>
            <w:sz w:val="24"/>
            <w:szCs w:val="24"/>
            <w:lang w:val="en-US"/>
          </w:rPr>
          <w:t xml:space="preserve">utilized to indicate changes in </w:t>
        </w:r>
        <w:proofErr w:type="spellStart"/>
        <w:r w:rsidR="00276FC2" w:rsidRPr="00276FC2">
          <w:rPr>
            <w:rFonts w:ascii="Times New Roman" w:eastAsia="Times New Roman" w:hAnsi="Times New Roman" w:cs="Times New Roman"/>
            <w:sz w:val="24"/>
            <w:szCs w:val="24"/>
            <w:lang w:val="en-US"/>
          </w:rPr>
          <w:t>subslides</w:t>
        </w:r>
        <w:proofErr w:type="spellEnd"/>
        <w:r w:rsidR="00276FC2" w:rsidRPr="00276FC2">
          <w:rPr>
            <w:rFonts w:ascii="Times New Roman" w:eastAsia="Times New Roman" w:hAnsi="Times New Roman" w:cs="Times New Roman"/>
            <w:sz w:val="24"/>
            <w:szCs w:val="24"/>
            <w:lang w:val="en-US"/>
          </w:rPr>
          <w:t>. All triggers were transmitted</w:t>
        </w:r>
      </w:ins>
      <w:r w:rsidR="00276FC2" w:rsidRPr="00276FC2">
        <w:rPr>
          <w:rFonts w:ascii="Times New Roman" w:eastAsia="Times New Roman" w:hAnsi="Times New Roman" w:cs="Times New Roman"/>
          <w:sz w:val="24"/>
          <w:szCs w:val="24"/>
          <w:lang w:val="en-US"/>
        </w:rPr>
        <w:t xml:space="preserve"> to the computer wirelessly </w:t>
      </w:r>
      <w:del w:id="186" w:author="Venera Gashaj" w:date="2023-05-04T20:24:00Z">
        <w:r w:rsidR="00437550" w:rsidRPr="00A20AEF">
          <w:rPr>
            <w:rFonts w:ascii="Times New Roman" w:eastAsia="Times New Roman" w:hAnsi="Times New Roman" w:cs="Times New Roman"/>
            <w:sz w:val="24"/>
            <w:szCs w:val="24"/>
            <w:lang w:val="en-US"/>
          </w:rPr>
          <w:delText>via</w:delText>
        </w:r>
      </w:del>
      <w:ins w:id="187" w:author="Venera Gashaj" w:date="2023-05-04T20:24:00Z">
        <w:r w:rsidR="00276FC2" w:rsidRPr="00276FC2">
          <w:rPr>
            <w:rFonts w:ascii="Times New Roman" w:eastAsia="Times New Roman" w:hAnsi="Times New Roman" w:cs="Times New Roman"/>
            <w:sz w:val="24"/>
            <w:szCs w:val="24"/>
            <w:lang w:val="en-US"/>
          </w:rPr>
          <w:t>using the</w:t>
        </w:r>
      </w:ins>
      <w:r w:rsidR="00276FC2" w:rsidRPr="00276FC2">
        <w:rPr>
          <w:rFonts w:ascii="Times New Roman" w:eastAsia="Times New Roman" w:hAnsi="Times New Roman" w:cs="Times New Roman"/>
          <w:sz w:val="24"/>
          <w:szCs w:val="24"/>
          <w:lang w:val="en-US"/>
        </w:rPr>
        <w:t xml:space="preserve"> Lab Streaming Layer (LSL)</w:t>
      </w:r>
      <w:r w:rsidR="00A033ED" w:rsidRPr="00A033ED">
        <w:rPr>
          <w:rFonts w:ascii="Times New Roman" w:eastAsia="Times New Roman" w:hAnsi="Times New Roman" w:cs="Times New Roman"/>
          <w:sz w:val="24"/>
          <w:szCs w:val="24"/>
          <w:lang w:val="en-US"/>
        </w:rPr>
        <w:t>.</w:t>
      </w:r>
      <w:commentRangeStart w:id="188"/>
      <w:commentRangeStart w:id="189"/>
      <w:r w:rsidR="00276FC2">
        <w:rPr>
          <w:rFonts w:ascii="Times New Roman" w:hAnsi="Times New Roman"/>
          <w:color w:val="FF0000"/>
          <w:sz w:val="24"/>
          <w:lang w:val="en-US"/>
          <w:rPrChange w:id="190" w:author="Venera Gashaj" w:date="2023-05-04T20:24:00Z">
            <w:rPr>
              <w:rFonts w:ascii="Times New Roman" w:hAnsi="Times New Roman"/>
              <w:sz w:val="24"/>
              <w:lang w:val="en-US"/>
            </w:rPr>
          </w:rPrChange>
        </w:rPr>
        <w:t xml:space="preserve"> </w:t>
      </w:r>
      <w:ins w:id="191" w:author="Venera Gashaj" w:date="2023-05-04T20:24:00Z">
        <w:r w:rsidR="00437550" w:rsidRPr="00014E64">
          <w:rPr>
            <w:rFonts w:ascii="Times New Roman" w:eastAsia="Times New Roman" w:hAnsi="Times New Roman" w:cs="Times New Roman"/>
            <w:color w:val="FF0000"/>
            <w:sz w:val="24"/>
            <w:szCs w:val="24"/>
            <w:lang w:val="en-US"/>
          </w:rPr>
          <w:t xml:space="preserve"> </w:t>
        </w:r>
        <w:commentRangeEnd w:id="188"/>
        <w:r w:rsidR="00BB6B2B" w:rsidRPr="00014E64">
          <w:rPr>
            <w:rStyle w:val="CommentReference"/>
            <w:color w:val="FF0000"/>
          </w:rPr>
          <w:commentReference w:id="188"/>
        </w:r>
        <w:commentRangeEnd w:id="189"/>
        <w:r w:rsidR="00276FC2">
          <w:rPr>
            <w:rStyle w:val="CommentReference"/>
          </w:rPr>
          <w:commentReference w:id="189"/>
        </w:r>
      </w:ins>
      <w:r w:rsidR="001022DE">
        <w:rPr>
          <w:rFonts w:ascii="Times New Roman" w:eastAsia="Times New Roman" w:hAnsi="Times New Roman" w:cs="Times New Roman"/>
          <w:sz w:val="24"/>
          <w:szCs w:val="24"/>
          <w:lang w:val="en-US"/>
        </w:rPr>
        <w:t>We</w:t>
      </w:r>
      <w:r w:rsidR="00DC0C31">
        <w:rPr>
          <w:rFonts w:ascii="Times New Roman" w:eastAsia="Times New Roman" w:hAnsi="Times New Roman" w:cs="Times New Roman"/>
          <w:sz w:val="24"/>
          <w:szCs w:val="24"/>
          <w:lang w:val="en-US"/>
        </w:rPr>
        <w:t xml:space="preserve"> only focused on electrode clusters relevant to our hypotheses (see </w:t>
      </w:r>
      <w:del w:id="192" w:author="Venera Gashaj" w:date="2023-05-04T20:24:00Z">
        <w:r w:rsidR="00DC0C31">
          <w:rPr>
            <w:rFonts w:ascii="Times New Roman" w:eastAsia="Times New Roman" w:hAnsi="Times New Roman" w:cs="Times New Roman"/>
            <w:sz w:val="24"/>
            <w:szCs w:val="24"/>
            <w:lang w:val="en-US"/>
          </w:rPr>
          <w:delText>figure</w:delText>
        </w:r>
      </w:del>
      <w:ins w:id="193" w:author="Venera Gashaj" w:date="2023-05-04T20:24:00Z">
        <w:r w:rsidR="007F16AC">
          <w:rPr>
            <w:rFonts w:ascii="Times New Roman" w:eastAsia="Times New Roman" w:hAnsi="Times New Roman" w:cs="Times New Roman"/>
            <w:sz w:val="24"/>
            <w:szCs w:val="24"/>
            <w:lang w:val="en-US"/>
          </w:rPr>
          <w:t>Figure</w:t>
        </w:r>
      </w:ins>
      <w:r w:rsidR="00DC0C31">
        <w:rPr>
          <w:rFonts w:ascii="Times New Roman" w:eastAsia="Times New Roman" w:hAnsi="Times New Roman" w:cs="Times New Roman"/>
          <w:sz w:val="24"/>
          <w:szCs w:val="24"/>
          <w:lang w:val="en-US"/>
        </w:rPr>
        <w:t xml:space="preserve"> 2 and the text below for further information).</w:t>
      </w:r>
    </w:p>
    <w:p w14:paraId="2E81E4B9" w14:textId="16AA8998" w:rsidR="0023368E" w:rsidRPr="00A20AEF" w:rsidRDefault="003A57D1" w:rsidP="00EC7858">
      <w:pPr>
        <w:spacing w:line="480" w:lineRule="auto"/>
        <w:ind w:firstLine="720"/>
        <w:rPr>
          <w:rFonts w:ascii="Times New Roman" w:eastAsia="Times New Roman" w:hAnsi="Times New Roman" w:cs="Times New Roman"/>
          <w:color w:val="131413"/>
          <w:sz w:val="24"/>
          <w:szCs w:val="24"/>
          <w:lang w:val="en-US"/>
        </w:rPr>
      </w:pPr>
      <w:r>
        <w:rPr>
          <w:rFonts w:ascii="Times New Roman" w:eastAsia="Times New Roman" w:hAnsi="Times New Roman" w:cs="Times New Roman"/>
          <w:color w:val="131413"/>
          <w:sz w:val="24"/>
          <w:szCs w:val="24"/>
          <w:lang w:val="en-US"/>
        </w:rPr>
        <w:t xml:space="preserve">To perform </w:t>
      </w:r>
      <w:r w:rsidR="003950A6">
        <w:rPr>
          <w:rFonts w:ascii="Times New Roman" w:eastAsia="Times New Roman" w:hAnsi="Times New Roman" w:cs="Times New Roman"/>
          <w:color w:val="131413"/>
          <w:sz w:val="24"/>
          <w:szCs w:val="24"/>
          <w:lang w:val="en-US"/>
        </w:rPr>
        <w:t xml:space="preserve">the </w:t>
      </w:r>
      <w:r w:rsidR="00437550" w:rsidRPr="00A20AEF">
        <w:rPr>
          <w:rFonts w:ascii="Times New Roman" w:eastAsia="Times New Roman" w:hAnsi="Times New Roman" w:cs="Times New Roman"/>
          <w:color w:val="131413"/>
          <w:sz w:val="24"/>
          <w:szCs w:val="24"/>
          <w:lang w:val="en-US"/>
        </w:rPr>
        <w:t>brainwave analysis</w:t>
      </w:r>
      <w:r w:rsidR="003950A6">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 </w:t>
      </w:r>
      <w:r>
        <w:rPr>
          <w:rFonts w:ascii="Times New Roman" w:eastAsia="Times New Roman" w:hAnsi="Times New Roman" w:cs="Times New Roman"/>
          <w:color w:val="131413"/>
          <w:sz w:val="24"/>
          <w:szCs w:val="24"/>
          <w:lang w:val="en-US"/>
        </w:rPr>
        <w:t xml:space="preserve">we used </w:t>
      </w:r>
      <w:r w:rsidR="00437550" w:rsidRPr="00A20AEF">
        <w:rPr>
          <w:rFonts w:ascii="Times New Roman" w:eastAsia="Times New Roman" w:hAnsi="Times New Roman" w:cs="Times New Roman"/>
          <w:color w:val="131413"/>
          <w:sz w:val="24"/>
          <w:szCs w:val="24"/>
          <w:lang w:val="en-US"/>
        </w:rPr>
        <w:t xml:space="preserve">Welch’s method (1967) </w:t>
      </w:r>
      <w:r>
        <w:rPr>
          <w:rFonts w:ascii="Times New Roman" w:eastAsia="Times New Roman" w:hAnsi="Times New Roman" w:cs="Times New Roman"/>
          <w:color w:val="131413"/>
          <w:sz w:val="24"/>
          <w:szCs w:val="24"/>
          <w:lang w:val="en-US"/>
        </w:rPr>
        <w:t>for obtaining</w:t>
      </w:r>
      <w:r w:rsidR="00437550" w:rsidRPr="00A20AEF">
        <w:rPr>
          <w:rFonts w:ascii="Times New Roman" w:eastAsia="Times New Roman" w:hAnsi="Times New Roman" w:cs="Times New Roman"/>
          <w:color w:val="131413"/>
          <w:sz w:val="24"/>
          <w:szCs w:val="24"/>
          <w:lang w:val="en-US"/>
        </w:rPr>
        <w:t xml:space="preserve"> </w:t>
      </w:r>
      <w:commentRangeStart w:id="194"/>
      <w:commentRangeStart w:id="195"/>
      <w:r w:rsidR="00437550" w:rsidRPr="00A20AEF">
        <w:rPr>
          <w:rFonts w:ascii="Times New Roman" w:eastAsia="Times New Roman" w:hAnsi="Times New Roman" w:cs="Times New Roman"/>
          <w:color w:val="131413"/>
          <w:sz w:val="24"/>
          <w:szCs w:val="24"/>
          <w:lang w:val="en-US"/>
        </w:rPr>
        <w:t xml:space="preserve">amplitude signal power estimation. </w:t>
      </w:r>
      <w:r w:rsidR="00AF38D5">
        <w:rPr>
          <w:rFonts w:ascii="Times New Roman" w:eastAsia="Times New Roman" w:hAnsi="Times New Roman" w:cs="Times New Roman"/>
          <w:color w:val="131413"/>
          <w:sz w:val="24"/>
          <w:szCs w:val="24"/>
          <w:lang w:val="en-US"/>
        </w:rPr>
        <w:t>Drawing</w:t>
      </w:r>
      <w:r w:rsidR="00437550" w:rsidRPr="00A20AEF">
        <w:rPr>
          <w:rFonts w:ascii="Times New Roman" w:eastAsia="Times New Roman" w:hAnsi="Times New Roman" w:cs="Times New Roman"/>
          <w:color w:val="131413"/>
          <w:sz w:val="24"/>
          <w:szCs w:val="24"/>
          <w:lang w:val="en-US"/>
        </w:rPr>
        <w:t xml:space="preserve"> on</w:t>
      </w:r>
      <w:r w:rsidR="00AF38D5">
        <w:rPr>
          <w:rFonts w:ascii="Times New Roman" w:eastAsia="Times New Roman" w:hAnsi="Times New Roman" w:cs="Times New Roman"/>
          <w:color w:val="131413"/>
          <w:sz w:val="24"/>
          <w:szCs w:val="24"/>
          <w:lang w:val="en-US"/>
        </w:rPr>
        <w:t xml:space="preserve"> previous research (see</w:t>
      </w:r>
      <w:r w:rsidR="00437550" w:rsidRPr="00A20AEF">
        <w:rPr>
          <w:rFonts w:ascii="Times New Roman" w:eastAsia="Times New Roman" w:hAnsi="Times New Roman" w:cs="Times New Roman"/>
          <w:color w:val="131413"/>
          <w:sz w:val="24"/>
          <w:szCs w:val="24"/>
          <w:lang w:val="en-US"/>
        </w:rPr>
        <w:t xml:space="preserve"> </w:t>
      </w:r>
      <w:proofErr w:type="spellStart"/>
      <w:r w:rsidR="00437550" w:rsidRPr="00A20AEF">
        <w:rPr>
          <w:rFonts w:ascii="Times New Roman" w:eastAsia="Times New Roman" w:hAnsi="Times New Roman" w:cs="Times New Roman"/>
          <w:color w:val="131413"/>
          <w:sz w:val="24"/>
          <w:szCs w:val="24"/>
          <w:lang w:val="en-US"/>
        </w:rPr>
        <w:t>Rubinsten</w:t>
      </w:r>
      <w:proofErr w:type="spellEnd"/>
      <w:r w:rsidR="00437550" w:rsidRPr="00A20AEF">
        <w:rPr>
          <w:rFonts w:ascii="Times New Roman" w:eastAsia="Times New Roman" w:hAnsi="Times New Roman" w:cs="Times New Roman"/>
          <w:color w:val="131413"/>
          <w:sz w:val="24"/>
          <w:szCs w:val="24"/>
          <w:lang w:val="en-US"/>
        </w:rPr>
        <w:t xml:space="preserve"> et al., 2020</w:t>
      </w:r>
      <w:r w:rsidR="00AF38D5">
        <w:rPr>
          <w:rFonts w:ascii="Times New Roman" w:eastAsia="Times New Roman" w:hAnsi="Times New Roman" w:cs="Times New Roman"/>
          <w:color w:val="131413"/>
          <w:sz w:val="24"/>
          <w:szCs w:val="24"/>
          <w:lang w:val="en-US"/>
        </w:rPr>
        <w:t xml:space="preserve">, </w:t>
      </w:r>
      <w:commentRangeEnd w:id="194"/>
      <w:r w:rsidR="00BB6B2B">
        <w:rPr>
          <w:rStyle w:val="CommentReference"/>
        </w:rPr>
        <w:commentReference w:id="194"/>
      </w:r>
      <w:commentRangeEnd w:id="195"/>
      <w:r w:rsidR="002249A1">
        <w:rPr>
          <w:rStyle w:val="CommentReference"/>
        </w:rPr>
        <w:commentReference w:id="195"/>
      </w:r>
      <w:r w:rsidR="00437550" w:rsidRPr="00A20AEF">
        <w:rPr>
          <w:rFonts w:ascii="Times New Roman" w:eastAsia="Times New Roman" w:hAnsi="Times New Roman" w:cs="Times New Roman"/>
          <w:color w:val="131413"/>
          <w:sz w:val="24"/>
          <w:szCs w:val="24"/>
          <w:lang w:val="en-US"/>
        </w:rPr>
        <w:t xml:space="preserve">who based their analysis on </w:t>
      </w:r>
      <w:proofErr w:type="spellStart"/>
      <w:r w:rsidR="00437550" w:rsidRPr="00A20AEF">
        <w:rPr>
          <w:rFonts w:ascii="Times New Roman" w:eastAsia="Times New Roman" w:hAnsi="Times New Roman" w:cs="Times New Roman"/>
          <w:color w:val="131413"/>
          <w:sz w:val="24"/>
          <w:szCs w:val="24"/>
          <w:lang w:val="en-US"/>
        </w:rPr>
        <w:t>Schadow</w:t>
      </w:r>
      <w:proofErr w:type="spellEnd"/>
      <w:r w:rsidR="00437550" w:rsidRPr="00A20AEF">
        <w:rPr>
          <w:rFonts w:ascii="Times New Roman" w:eastAsia="Times New Roman" w:hAnsi="Times New Roman" w:cs="Times New Roman"/>
          <w:color w:val="131413"/>
          <w:sz w:val="24"/>
          <w:szCs w:val="24"/>
          <w:lang w:val="en-US"/>
        </w:rPr>
        <w:t xml:space="preserve"> et al., 2007; </w:t>
      </w:r>
      <w:proofErr w:type="spellStart"/>
      <w:r w:rsidR="00437550" w:rsidRPr="00A20AEF">
        <w:rPr>
          <w:rFonts w:ascii="Times New Roman" w:eastAsia="Times New Roman" w:hAnsi="Times New Roman" w:cs="Times New Roman"/>
          <w:color w:val="131413"/>
          <w:sz w:val="24"/>
          <w:szCs w:val="24"/>
          <w:lang w:val="en-US"/>
        </w:rPr>
        <w:t>Völker</w:t>
      </w:r>
      <w:proofErr w:type="spellEnd"/>
      <w:r w:rsidR="00437550" w:rsidRPr="00A20AEF">
        <w:rPr>
          <w:rFonts w:ascii="Times New Roman" w:eastAsia="Times New Roman" w:hAnsi="Times New Roman" w:cs="Times New Roman"/>
          <w:color w:val="131413"/>
          <w:sz w:val="24"/>
          <w:szCs w:val="24"/>
          <w:lang w:val="en-US"/>
        </w:rPr>
        <w:t xml:space="preserve"> et al. 2018; and a meta-analysis of fMRI studies comparing symbolic and non</w:t>
      </w:r>
      <w:r w:rsidR="00AF38D5">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symbolic tasks by Sokolowski et al., 2017), we selected a frontocentral cluster of electrodes, namely FC1, FC2, FC3, FC4, and </w:t>
      </w:r>
      <w:proofErr w:type="spellStart"/>
      <w:r w:rsidR="00437550" w:rsidRPr="00A20AEF">
        <w:rPr>
          <w:rFonts w:ascii="Times New Roman" w:eastAsia="Times New Roman" w:hAnsi="Times New Roman" w:cs="Times New Roman"/>
          <w:color w:val="131413"/>
          <w:sz w:val="24"/>
          <w:szCs w:val="24"/>
          <w:lang w:val="en-US"/>
        </w:rPr>
        <w:t>FCz</w:t>
      </w:r>
      <w:proofErr w:type="spellEnd"/>
      <w:r w:rsidRPr="003A57D1">
        <w:rPr>
          <w:rFonts w:ascii="Times New Roman" w:eastAsia="Times New Roman" w:hAnsi="Times New Roman" w:cs="Times New Roman"/>
          <w:color w:val="131413"/>
          <w:sz w:val="24"/>
          <w:szCs w:val="24"/>
          <w:lang w:val="en-US"/>
        </w:rPr>
        <w:t xml:space="preserve"> </w:t>
      </w:r>
      <w:r>
        <w:rPr>
          <w:rFonts w:ascii="Times New Roman" w:eastAsia="Times New Roman" w:hAnsi="Times New Roman" w:cs="Times New Roman"/>
          <w:color w:val="131413"/>
          <w:sz w:val="24"/>
          <w:szCs w:val="24"/>
          <w:lang w:val="en-US"/>
        </w:rPr>
        <w:t>for</w:t>
      </w:r>
      <w:r w:rsidRPr="00A20AEF">
        <w:rPr>
          <w:rFonts w:ascii="Times New Roman" w:eastAsia="Times New Roman" w:hAnsi="Times New Roman" w:cs="Times New Roman"/>
          <w:color w:val="131413"/>
          <w:sz w:val="24"/>
          <w:szCs w:val="24"/>
          <w:lang w:val="en-US"/>
        </w:rPr>
        <w:t xml:space="preserve"> the </w:t>
      </w:r>
      <w:r w:rsidRPr="00A20AEF">
        <w:rPr>
          <w:rFonts w:ascii="Times New Roman" w:eastAsia="Times New Roman" w:hAnsi="Times New Roman" w:cs="Times New Roman"/>
          <w:color w:val="131413"/>
          <w:sz w:val="24"/>
          <w:szCs w:val="24"/>
          <w:lang w:val="en-US"/>
        </w:rPr>
        <w:lastRenderedPageBreak/>
        <w:t xml:space="preserve">gamma band </w:t>
      </w:r>
      <w:ins w:id="196" w:author="Venera Gashaj" w:date="2023-05-04T20:24:00Z">
        <w:r w:rsidR="00BE20DB">
          <w:rPr>
            <w:rFonts w:ascii="Times New Roman" w:eastAsia="Times New Roman" w:hAnsi="Times New Roman" w:cs="Times New Roman"/>
            <w:color w:val="131413"/>
            <w:sz w:val="24"/>
            <w:szCs w:val="24"/>
            <w:lang w:val="en-US"/>
          </w:rPr>
          <w:t>(</w:t>
        </w:r>
        <w:r w:rsidR="00BE20DB">
          <w:rPr>
            <w:rFonts w:ascii="Times New Roman" w:eastAsia="Times New Roman" w:hAnsi="Times New Roman" w:cs="Times New Roman"/>
            <w:color w:val="0E101A"/>
            <w:sz w:val="24"/>
            <w:szCs w:val="24"/>
            <w:lang w:val="en-US"/>
          </w:rPr>
          <w:t xml:space="preserve">lower </w:t>
        </w:r>
        <w:r w:rsidR="00BE20DB" w:rsidRPr="00A20AEF">
          <w:rPr>
            <w:rFonts w:ascii="Times New Roman" w:eastAsia="Times New Roman" w:hAnsi="Times New Roman" w:cs="Times New Roman"/>
            <w:color w:val="0E101A"/>
            <w:sz w:val="24"/>
            <w:szCs w:val="24"/>
            <w:lang w:val="en-US"/>
          </w:rPr>
          <w:t>gamma 30</w:t>
        </w:r>
        <w:r w:rsidR="00BE20DB">
          <w:rPr>
            <w:rFonts w:ascii="Times New Roman" w:eastAsia="Times New Roman" w:hAnsi="Times New Roman" w:cs="Times New Roman"/>
            <w:color w:val="0E101A"/>
            <w:sz w:val="24"/>
            <w:szCs w:val="24"/>
            <w:lang w:val="en-US"/>
          </w:rPr>
          <w:t>-40</w:t>
        </w:r>
        <w:r w:rsidR="00BE20DB" w:rsidRPr="00A20AEF">
          <w:rPr>
            <w:rFonts w:ascii="Times New Roman" w:eastAsia="Times New Roman" w:hAnsi="Times New Roman" w:cs="Times New Roman"/>
            <w:color w:val="0E101A"/>
            <w:sz w:val="24"/>
            <w:szCs w:val="24"/>
            <w:lang w:val="en-US"/>
          </w:rPr>
          <w:t xml:space="preserve"> Hz</w:t>
        </w:r>
        <w:r w:rsidR="00BE20DB">
          <w:rPr>
            <w:rFonts w:ascii="Times New Roman" w:eastAsia="Times New Roman" w:hAnsi="Times New Roman" w:cs="Times New Roman"/>
            <w:color w:val="131413"/>
            <w:sz w:val="24"/>
            <w:szCs w:val="24"/>
            <w:lang w:val="en-US"/>
          </w:rPr>
          <w:t xml:space="preserve">) </w:t>
        </w:r>
      </w:ins>
      <w:r w:rsidRPr="00A20AEF">
        <w:rPr>
          <w:rFonts w:ascii="Times New Roman" w:eastAsia="Times New Roman" w:hAnsi="Times New Roman" w:cs="Times New Roman"/>
          <w:color w:val="131413"/>
          <w:sz w:val="24"/>
          <w:szCs w:val="24"/>
          <w:lang w:val="en-US"/>
        </w:rPr>
        <w:t>analysis</w:t>
      </w:r>
      <w:r w:rsidR="00437550" w:rsidRPr="00A20AEF">
        <w:rPr>
          <w:rFonts w:ascii="Times New Roman" w:eastAsia="Times New Roman" w:hAnsi="Times New Roman" w:cs="Times New Roman"/>
          <w:color w:val="131413"/>
          <w:sz w:val="24"/>
          <w:szCs w:val="24"/>
          <w:lang w:val="en-US"/>
        </w:rPr>
        <w:t>. For the beta band</w:t>
      </w:r>
      <w:ins w:id="197" w:author="Venera Gashaj" w:date="2023-05-04T20:24:00Z">
        <w:r w:rsidR="00437550" w:rsidRPr="00A20AEF">
          <w:rPr>
            <w:rFonts w:ascii="Times New Roman" w:eastAsia="Times New Roman" w:hAnsi="Times New Roman" w:cs="Times New Roman"/>
            <w:color w:val="131413"/>
            <w:sz w:val="24"/>
            <w:szCs w:val="24"/>
            <w:lang w:val="en-US"/>
          </w:rPr>
          <w:t xml:space="preserve"> </w:t>
        </w:r>
        <w:r w:rsidR="00BE20DB">
          <w:rPr>
            <w:rFonts w:ascii="Times New Roman" w:eastAsia="Times New Roman" w:hAnsi="Times New Roman" w:cs="Times New Roman"/>
            <w:color w:val="131413"/>
            <w:sz w:val="24"/>
            <w:szCs w:val="24"/>
            <w:lang w:val="en-US"/>
          </w:rPr>
          <w:t>(</w:t>
        </w:r>
        <w:r w:rsidR="00BE20DB" w:rsidRPr="00A20AEF">
          <w:rPr>
            <w:rFonts w:ascii="Times New Roman" w:eastAsia="Times New Roman" w:hAnsi="Times New Roman" w:cs="Times New Roman"/>
            <w:color w:val="0E101A"/>
            <w:sz w:val="24"/>
            <w:szCs w:val="24"/>
            <w:lang w:val="en-US"/>
          </w:rPr>
          <w:t>lower beta 12– 17 Hz</w:t>
        </w:r>
        <w:r w:rsidR="00BE20DB">
          <w:rPr>
            <w:rFonts w:ascii="Times New Roman" w:eastAsia="Times New Roman" w:hAnsi="Times New Roman" w:cs="Times New Roman"/>
            <w:color w:val="131413"/>
            <w:sz w:val="24"/>
            <w:szCs w:val="24"/>
            <w:lang w:val="en-US"/>
          </w:rPr>
          <w:t>)</w:t>
        </w:r>
      </w:ins>
      <w:r w:rsidR="00BE20DB">
        <w:rPr>
          <w:rFonts w:ascii="Times New Roman" w:eastAsia="Times New Roman" w:hAnsi="Times New Roman" w:cs="Times New Roman"/>
          <w:color w:val="131413"/>
          <w:sz w:val="24"/>
          <w:szCs w:val="24"/>
          <w:lang w:val="en-US"/>
        </w:rPr>
        <w:t xml:space="preserve"> </w:t>
      </w:r>
      <w:r w:rsidR="001022DE" w:rsidRPr="00A20AEF">
        <w:rPr>
          <w:rFonts w:ascii="Times New Roman" w:eastAsia="Times New Roman" w:hAnsi="Times New Roman" w:cs="Times New Roman"/>
          <w:color w:val="131413"/>
          <w:sz w:val="24"/>
          <w:szCs w:val="24"/>
          <w:lang w:val="en-US"/>
        </w:rPr>
        <w:t>analysis,</w:t>
      </w:r>
      <w:r w:rsidR="00437550" w:rsidRPr="00A20AEF">
        <w:rPr>
          <w:rFonts w:ascii="Times New Roman" w:eastAsia="Times New Roman" w:hAnsi="Times New Roman" w:cs="Times New Roman"/>
          <w:color w:val="131413"/>
          <w:sz w:val="24"/>
          <w:szCs w:val="24"/>
          <w:lang w:val="en-US"/>
        </w:rPr>
        <w:t xml:space="preserve"> we selected a parietal cluster of electrodes, namely P1, P2, </w:t>
      </w:r>
      <w:proofErr w:type="spellStart"/>
      <w:r w:rsidR="00437550" w:rsidRPr="00A20AEF">
        <w:rPr>
          <w:rFonts w:ascii="Times New Roman" w:eastAsia="Times New Roman" w:hAnsi="Times New Roman" w:cs="Times New Roman"/>
          <w:color w:val="131413"/>
          <w:sz w:val="24"/>
          <w:szCs w:val="24"/>
          <w:lang w:val="en-US"/>
        </w:rPr>
        <w:t>Pz</w:t>
      </w:r>
      <w:proofErr w:type="spellEnd"/>
      <w:r w:rsidR="00437550" w:rsidRPr="00A20AEF">
        <w:rPr>
          <w:rFonts w:ascii="Times New Roman" w:eastAsia="Times New Roman" w:hAnsi="Times New Roman" w:cs="Times New Roman"/>
          <w:color w:val="131413"/>
          <w:sz w:val="24"/>
          <w:szCs w:val="24"/>
          <w:lang w:val="en-US"/>
        </w:rPr>
        <w:t xml:space="preserve">, and </w:t>
      </w:r>
      <w:proofErr w:type="spellStart"/>
      <w:r w:rsidR="00437550" w:rsidRPr="00A20AEF">
        <w:rPr>
          <w:rFonts w:ascii="Times New Roman" w:eastAsia="Times New Roman" w:hAnsi="Times New Roman" w:cs="Times New Roman"/>
          <w:color w:val="131413"/>
          <w:sz w:val="24"/>
          <w:szCs w:val="24"/>
          <w:lang w:val="en-US"/>
        </w:rPr>
        <w:t>POz</w:t>
      </w:r>
      <w:proofErr w:type="spellEnd"/>
      <w:r w:rsidR="00437550" w:rsidRPr="00A20AEF">
        <w:rPr>
          <w:rFonts w:ascii="Times New Roman" w:eastAsia="Times New Roman" w:hAnsi="Times New Roman" w:cs="Times New Roman"/>
          <w:color w:val="131413"/>
          <w:sz w:val="24"/>
          <w:szCs w:val="24"/>
          <w:lang w:val="en-US"/>
        </w:rPr>
        <w:t xml:space="preserve"> electrodes</w:t>
      </w:r>
      <w:r w:rsidR="00AF38D5">
        <w:rPr>
          <w:rFonts w:ascii="Times New Roman" w:eastAsia="Times New Roman" w:hAnsi="Times New Roman" w:cs="Times New Roman"/>
          <w:color w:val="131413"/>
          <w:sz w:val="24"/>
          <w:szCs w:val="24"/>
          <w:lang w:val="en-US"/>
        </w:rPr>
        <w:t xml:space="preserve">, again based on previous research (see </w:t>
      </w:r>
      <w:proofErr w:type="spellStart"/>
      <w:r w:rsidR="00AF38D5" w:rsidRPr="00A20AEF">
        <w:rPr>
          <w:rFonts w:ascii="Times New Roman" w:eastAsia="Times New Roman" w:hAnsi="Times New Roman" w:cs="Times New Roman"/>
          <w:color w:val="131413"/>
          <w:sz w:val="24"/>
          <w:szCs w:val="24"/>
          <w:lang w:val="en-US"/>
        </w:rPr>
        <w:t>Rubinsten</w:t>
      </w:r>
      <w:proofErr w:type="spellEnd"/>
      <w:r w:rsidR="00AF38D5" w:rsidRPr="00A20AEF">
        <w:rPr>
          <w:rFonts w:ascii="Times New Roman" w:eastAsia="Times New Roman" w:hAnsi="Times New Roman" w:cs="Times New Roman"/>
          <w:color w:val="131413"/>
          <w:sz w:val="24"/>
          <w:szCs w:val="24"/>
          <w:lang w:val="en-US"/>
        </w:rPr>
        <w:t xml:space="preserve"> et al., 2020</w:t>
      </w:r>
      <w:r w:rsidR="00AF38D5">
        <w:rPr>
          <w:rFonts w:ascii="Times New Roman" w:eastAsia="Times New Roman" w:hAnsi="Times New Roman" w:cs="Times New Roman"/>
          <w:color w:val="131413"/>
          <w:sz w:val="24"/>
          <w:szCs w:val="24"/>
          <w:lang w:val="en-US"/>
        </w:rPr>
        <w:t xml:space="preserve">, </w:t>
      </w:r>
      <w:r w:rsidR="00AF38D5" w:rsidRPr="00A20AEF">
        <w:rPr>
          <w:rFonts w:ascii="Times New Roman" w:eastAsia="Times New Roman" w:hAnsi="Times New Roman" w:cs="Times New Roman"/>
          <w:color w:val="131413"/>
          <w:sz w:val="24"/>
          <w:szCs w:val="24"/>
          <w:lang w:val="en-US"/>
        </w:rPr>
        <w:t xml:space="preserve">who based their analysis on </w:t>
      </w:r>
      <w:proofErr w:type="spellStart"/>
      <w:r w:rsidR="00AF38D5" w:rsidRPr="00A20AEF">
        <w:rPr>
          <w:rFonts w:ascii="Times New Roman" w:eastAsia="Times New Roman" w:hAnsi="Times New Roman" w:cs="Times New Roman"/>
          <w:color w:val="131413"/>
          <w:sz w:val="24"/>
          <w:szCs w:val="24"/>
          <w:lang w:val="en-US"/>
        </w:rPr>
        <w:t>Avancini</w:t>
      </w:r>
      <w:proofErr w:type="spellEnd"/>
      <w:r w:rsidR="00AF38D5" w:rsidRPr="00A20AEF">
        <w:rPr>
          <w:rFonts w:ascii="Times New Roman" w:eastAsia="Times New Roman" w:hAnsi="Times New Roman" w:cs="Times New Roman"/>
          <w:color w:val="131413"/>
          <w:sz w:val="24"/>
          <w:szCs w:val="24"/>
          <w:lang w:val="en-US"/>
        </w:rPr>
        <w:t xml:space="preserve">, </w:t>
      </w:r>
      <w:proofErr w:type="spellStart"/>
      <w:r w:rsidR="00AF38D5" w:rsidRPr="00A20AEF">
        <w:rPr>
          <w:rFonts w:ascii="Times New Roman" w:eastAsia="Times New Roman" w:hAnsi="Times New Roman" w:cs="Times New Roman"/>
          <w:color w:val="131413"/>
          <w:sz w:val="24"/>
          <w:szCs w:val="24"/>
          <w:lang w:val="en-US"/>
        </w:rPr>
        <w:t>Soltész</w:t>
      </w:r>
      <w:proofErr w:type="spellEnd"/>
      <w:r w:rsidR="00AF38D5" w:rsidRPr="00A20AEF">
        <w:rPr>
          <w:rFonts w:ascii="Times New Roman" w:eastAsia="Times New Roman" w:hAnsi="Times New Roman" w:cs="Times New Roman"/>
          <w:color w:val="131413"/>
          <w:sz w:val="24"/>
          <w:szCs w:val="24"/>
          <w:lang w:val="en-US"/>
        </w:rPr>
        <w:t xml:space="preserve">, &amp; </w:t>
      </w:r>
      <w:proofErr w:type="spellStart"/>
      <w:r w:rsidR="00AF38D5" w:rsidRPr="00A20AEF">
        <w:rPr>
          <w:rFonts w:ascii="Times New Roman" w:eastAsia="Times New Roman" w:hAnsi="Times New Roman" w:cs="Times New Roman"/>
          <w:color w:val="131413"/>
          <w:sz w:val="24"/>
          <w:szCs w:val="24"/>
          <w:lang w:val="en-US"/>
        </w:rPr>
        <w:t>Szűcs</w:t>
      </w:r>
      <w:proofErr w:type="spellEnd"/>
      <w:r w:rsidR="00AF38D5" w:rsidRPr="00A20AEF">
        <w:rPr>
          <w:rFonts w:ascii="Times New Roman" w:eastAsia="Times New Roman" w:hAnsi="Times New Roman" w:cs="Times New Roman"/>
          <w:color w:val="131413"/>
          <w:sz w:val="24"/>
          <w:szCs w:val="24"/>
          <w:lang w:val="en-US"/>
        </w:rPr>
        <w:t xml:space="preserve">, 2015; </w:t>
      </w:r>
      <w:proofErr w:type="spellStart"/>
      <w:r w:rsidR="00AF38D5" w:rsidRPr="00A20AEF">
        <w:rPr>
          <w:rFonts w:ascii="Times New Roman" w:eastAsia="Times New Roman" w:hAnsi="Times New Roman" w:cs="Times New Roman"/>
          <w:color w:val="131413"/>
          <w:sz w:val="24"/>
          <w:szCs w:val="24"/>
          <w:lang w:val="en-US"/>
        </w:rPr>
        <w:t>Szűcs</w:t>
      </w:r>
      <w:proofErr w:type="spellEnd"/>
      <w:r w:rsidR="00AF38D5" w:rsidRPr="00A20AEF">
        <w:rPr>
          <w:rFonts w:ascii="Times New Roman" w:eastAsia="Times New Roman" w:hAnsi="Times New Roman" w:cs="Times New Roman"/>
          <w:color w:val="131413"/>
          <w:sz w:val="24"/>
          <w:szCs w:val="24"/>
          <w:lang w:val="en-US"/>
        </w:rPr>
        <w:t xml:space="preserve"> &amp; </w:t>
      </w:r>
      <w:proofErr w:type="spellStart"/>
      <w:r w:rsidR="00AF38D5" w:rsidRPr="00A20AEF">
        <w:rPr>
          <w:rFonts w:ascii="Times New Roman" w:eastAsia="Times New Roman" w:hAnsi="Times New Roman" w:cs="Times New Roman"/>
          <w:color w:val="131413"/>
          <w:sz w:val="24"/>
          <w:szCs w:val="24"/>
          <w:lang w:val="en-US"/>
        </w:rPr>
        <w:t>Soltész</w:t>
      </w:r>
      <w:proofErr w:type="spellEnd"/>
      <w:r w:rsidR="00AF38D5" w:rsidRPr="00A20AEF">
        <w:rPr>
          <w:rFonts w:ascii="Times New Roman" w:eastAsia="Times New Roman" w:hAnsi="Times New Roman" w:cs="Times New Roman"/>
          <w:color w:val="131413"/>
          <w:sz w:val="24"/>
          <w:szCs w:val="24"/>
          <w:lang w:val="en-US"/>
        </w:rPr>
        <w:t>, 2008)</w:t>
      </w:r>
      <w:r w:rsidR="00437550" w:rsidRPr="00A20AEF">
        <w:rPr>
          <w:rFonts w:ascii="Times New Roman" w:eastAsia="Times New Roman" w:hAnsi="Times New Roman" w:cs="Times New Roman"/>
          <w:color w:val="131413"/>
          <w:sz w:val="24"/>
          <w:szCs w:val="24"/>
          <w:lang w:val="en-US"/>
        </w:rPr>
        <w:t>.</w:t>
      </w:r>
      <w:r w:rsidR="00DC0C31">
        <w:rPr>
          <w:rFonts w:ascii="Times New Roman" w:eastAsia="Times New Roman" w:hAnsi="Times New Roman" w:cs="Times New Roman"/>
          <w:color w:val="131413"/>
          <w:sz w:val="24"/>
          <w:szCs w:val="24"/>
          <w:lang w:val="en-US"/>
        </w:rPr>
        <w:t xml:space="preserve"> </w:t>
      </w:r>
    </w:p>
    <w:p w14:paraId="48305404" w14:textId="77777777" w:rsidR="0023368E" w:rsidRPr="00A20AEF" w:rsidRDefault="00437550">
      <w:pPr>
        <w:spacing w:line="480" w:lineRule="auto"/>
        <w:ind w:firstLine="720"/>
        <w:jc w:val="both"/>
        <w:rPr>
          <w:rFonts w:ascii="Times New Roman" w:eastAsia="Times New Roman" w:hAnsi="Times New Roman" w:cs="Times New Roman"/>
          <w:i/>
          <w:sz w:val="24"/>
          <w:szCs w:val="24"/>
          <w:lang w:val="en-US"/>
        </w:rPr>
      </w:pPr>
      <w:r w:rsidRPr="00A20AEF">
        <w:rPr>
          <w:rFonts w:ascii="Times New Roman" w:eastAsia="Times New Roman" w:hAnsi="Times New Roman" w:cs="Times New Roman"/>
          <w:sz w:val="24"/>
          <w:szCs w:val="24"/>
          <w:lang w:val="en-US"/>
        </w:rPr>
        <w:t xml:space="preserve">Figure 2. </w:t>
      </w:r>
      <w:r w:rsidRPr="00A20AEF">
        <w:rPr>
          <w:rFonts w:ascii="Times New Roman" w:eastAsia="Times New Roman" w:hAnsi="Times New Roman" w:cs="Times New Roman"/>
          <w:i/>
          <w:sz w:val="24"/>
          <w:szCs w:val="24"/>
          <w:lang w:val="en-US"/>
        </w:rPr>
        <w:t>Schematic example of the selected electrodes</w:t>
      </w:r>
    </w:p>
    <w:p w14:paraId="0113E9E2" w14:textId="77777777" w:rsidR="0023368E" w:rsidRDefault="00437550">
      <w:pPr>
        <w:spacing w:line="48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6CDB493" wp14:editId="6C952206">
            <wp:extent cx="3295650" cy="3547021"/>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2212" r="-2215"/>
                    <a:stretch>
                      <a:fillRect/>
                    </a:stretch>
                  </pic:blipFill>
                  <pic:spPr>
                    <a:xfrm>
                      <a:off x="0" y="0"/>
                      <a:ext cx="3295650" cy="3547021"/>
                    </a:xfrm>
                    <a:prstGeom prst="rect">
                      <a:avLst/>
                    </a:prstGeom>
                    <a:ln/>
                  </pic:spPr>
                </pic:pic>
              </a:graphicData>
            </a:graphic>
          </wp:inline>
        </w:drawing>
      </w:r>
    </w:p>
    <w:p w14:paraId="74004110" w14:textId="77777777" w:rsidR="0023368E" w:rsidRPr="00A20AEF" w:rsidRDefault="00437550">
      <w:pPr>
        <w:spacing w:line="480" w:lineRule="auto"/>
        <w:ind w:firstLine="720"/>
        <w:rPr>
          <w:rFonts w:ascii="Times New Roman" w:eastAsia="Times New Roman" w:hAnsi="Times New Roman" w:cs="Times New Roman"/>
          <w:b/>
          <w:sz w:val="24"/>
          <w:szCs w:val="24"/>
          <w:lang w:val="en-US"/>
        </w:rPr>
      </w:pPr>
      <w:commentRangeStart w:id="198"/>
      <w:commentRangeStart w:id="199"/>
      <w:r w:rsidRPr="00A20AEF">
        <w:rPr>
          <w:rFonts w:ascii="Times New Roman" w:eastAsia="Times New Roman" w:hAnsi="Times New Roman" w:cs="Times New Roman"/>
          <w:b/>
          <w:sz w:val="24"/>
          <w:szCs w:val="24"/>
          <w:lang w:val="en-US"/>
        </w:rPr>
        <w:t>Data Preprocessing and Analysis</w:t>
      </w:r>
      <w:commentRangeEnd w:id="198"/>
      <w:r w:rsidR="00DD4F4C">
        <w:rPr>
          <w:rStyle w:val="CommentReference"/>
        </w:rPr>
        <w:commentReference w:id="198"/>
      </w:r>
      <w:commentRangeEnd w:id="199"/>
      <w:r w:rsidR="00927374">
        <w:rPr>
          <w:rStyle w:val="CommentReference"/>
        </w:rPr>
        <w:commentReference w:id="199"/>
      </w:r>
    </w:p>
    <w:p w14:paraId="01B8F67C" w14:textId="77777777" w:rsidR="0023368E" w:rsidRPr="00A20AEF" w:rsidRDefault="00437550" w:rsidP="00453F59">
      <w:pPr>
        <w:spacing w:line="480" w:lineRule="auto"/>
        <w:ind w:firstLine="720"/>
        <w:rPr>
          <w:del w:id="200" w:author="Venera Gashaj" w:date="2023-05-04T20:24:00Z"/>
          <w:rFonts w:ascii="Times New Roman" w:eastAsia="Times New Roman" w:hAnsi="Times New Roman" w:cs="Times New Roman"/>
          <w:sz w:val="24"/>
          <w:szCs w:val="24"/>
          <w:lang w:val="en-US"/>
        </w:rPr>
      </w:pPr>
      <w:commentRangeStart w:id="201"/>
      <w:commentRangeStart w:id="202"/>
      <w:r w:rsidRPr="00A20AEF">
        <w:rPr>
          <w:rFonts w:ascii="Times New Roman" w:eastAsia="Times New Roman" w:hAnsi="Times New Roman" w:cs="Times New Roman"/>
          <w:i/>
          <w:sz w:val="24"/>
          <w:szCs w:val="24"/>
          <w:lang w:val="en-US"/>
        </w:rPr>
        <w:t>Behavioral data</w:t>
      </w:r>
      <w:r w:rsidRPr="00A20AEF">
        <w:rPr>
          <w:rFonts w:ascii="Times New Roman" w:eastAsia="Times New Roman" w:hAnsi="Times New Roman" w:cs="Times New Roman"/>
          <w:sz w:val="24"/>
          <w:szCs w:val="24"/>
          <w:lang w:val="en-US"/>
        </w:rPr>
        <w:t>. For the self-reflection questions</w:t>
      </w:r>
      <w:ins w:id="203" w:author="Venera Gashaj" w:date="2023-05-04T20:24:00Z">
        <w:r w:rsidR="00BF13F7">
          <w:rPr>
            <w:rFonts w:ascii="Times New Roman" w:eastAsia="Times New Roman" w:hAnsi="Times New Roman" w:cs="Times New Roman"/>
            <w:sz w:val="24"/>
            <w:szCs w:val="24"/>
            <w:lang w:val="en-US"/>
          </w:rPr>
          <w:t>,</w:t>
        </w:r>
      </w:ins>
      <w:r w:rsidRPr="00A20AEF">
        <w:rPr>
          <w:rFonts w:ascii="Times New Roman" w:eastAsia="Times New Roman" w:hAnsi="Times New Roman" w:cs="Times New Roman"/>
          <w:sz w:val="24"/>
          <w:szCs w:val="24"/>
          <w:lang w:val="en-US"/>
        </w:rPr>
        <w:t xml:space="preserve"> sum scores were formed for each </w:t>
      </w:r>
      <w:commentRangeEnd w:id="201"/>
      <w:r w:rsidR="00DD4F4C">
        <w:rPr>
          <w:rStyle w:val="CommentReference"/>
        </w:rPr>
        <w:commentReference w:id="201"/>
      </w:r>
      <w:commentRangeEnd w:id="202"/>
      <w:r w:rsidR="00E67704">
        <w:rPr>
          <w:rStyle w:val="CommentReference"/>
        </w:rPr>
        <w:commentReference w:id="202"/>
      </w:r>
      <w:r w:rsidRPr="00A20AEF">
        <w:rPr>
          <w:rFonts w:ascii="Times New Roman" w:eastAsia="Times New Roman" w:hAnsi="Times New Roman" w:cs="Times New Roman"/>
          <w:sz w:val="24"/>
          <w:szCs w:val="24"/>
          <w:lang w:val="en-US"/>
        </w:rPr>
        <w:t>scale (time, familiarity, understanding, and engagement). The raw score was analyzed for all other measures (reported weekly math hours</w:t>
      </w:r>
      <w:r w:rsidR="00056993">
        <w:rPr>
          <w:rFonts w:ascii="Times New Roman" w:eastAsia="Times New Roman" w:hAnsi="Times New Roman" w:cs="Times New Roman"/>
          <w:sz w:val="24"/>
          <w:szCs w:val="24"/>
          <w:lang w:val="en-US"/>
        </w:rPr>
        <w:t xml:space="preserve"> and</w:t>
      </w:r>
      <w:r w:rsidRPr="00A20AEF">
        <w:rPr>
          <w:rFonts w:ascii="Times New Roman" w:eastAsia="Times New Roman" w:hAnsi="Times New Roman" w:cs="Times New Roman"/>
          <w:sz w:val="24"/>
          <w:szCs w:val="24"/>
          <w:lang w:val="en-US"/>
        </w:rPr>
        <w:t xml:space="preserve"> numerical IQ).</w:t>
      </w:r>
    </w:p>
    <w:p w14:paraId="2FD492E5" w14:textId="77777777" w:rsidR="0023368E" w:rsidRPr="00A20AEF" w:rsidRDefault="00437550" w:rsidP="00EC7858">
      <w:pPr>
        <w:spacing w:line="480" w:lineRule="auto"/>
        <w:ind w:firstLine="720"/>
        <w:rPr>
          <w:del w:id="204" w:author="Venera Gashaj" w:date="2023-05-04T20:24:00Z"/>
          <w:rFonts w:ascii="Times New Roman" w:eastAsia="Times New Roman" w:hAnsi="Times New Roman" w:cs="Times New Roman"/>
          <w:sz w:val="24"/>
          <w:szCs w:val="24"/>
          <w:lang w:val="en-US"/>
        </w:rPr>
      </w:pPr>
      <w:del w:id="205" w:author="Venera Gashaj" w:date="2023-05-04T20:24:00Z">
        <w:r w:rsidRPr="00A20AEF">
          <w:rPr>
            <w:rFonts w:ascii="Times New Roman" w:eastAsia="Times New Roman" w:hAnsi="Times New Roman" w:cs="Times New Roman"/>
            <w:i/>
            <w:sz w:val="24"/>
            <w:szCs w:val="24"/>
            <w:lang w:val="en-US"/>
          </w:rPr>
          <w:delText>Neurophysiological data</w:delText>
        </w:r>
        <w:r w:rsidRPr="00A20AEF">
          <w:rPr>
            <w:rFonts w:ascii="Times New Roman" w:eastAsia="Times New Roman" w:hAnsi="Times New Roman" w:cs="Times New Roman"/>
            <w:sz w:val="24"/>
            <w:szCs w:val="24"/>
            <w:lang w:val="en-US"/>
          </w:rPr>
          <w:delText>. MATLAB custom scripts were used to preprocess and analyze the EEG data (materials can be found on</w:delText>
        </w:r>
        <w:r w:rsidR="006D3DA7">
          <w:rPr>
            <w:rFonts w:ascii="Times New Roman" w:eastAsia="Times New Roman" w:hAnsi="Times New Roman" w:cs="Times New Roman"/>
            <w:sz w:val="24"/>
            <w:szCs w:val="24"/>
            <w:lang w:val="en-US"/>
          </w:rPr>
          <w:delText xml:space="preserve"> </w:delText>
        </w:r>
        <w:r w:rsidR="006D3DA7" w:rsidRPr="00066724">
          <w:rPr>
            <w:rFonts w:ascii="Times New Roman" w:eastAsia="Times New Roman" w:hAnsi="Times New Roman" w:cs="Times New Roman"/>
            <w:i/>
            <w:iCs/>
            <w:sz w:val="24"/>
            <w:szCs w:val="24"/>
            <w:lang w:val="en-US"/>
          </w:rPr>
          <w:delText>link removed for blinded review</w:delText>
        </w:r>
        <w:r w:rsidR="006D3DA7">
          <w:rPr>
            <w:rFonts w:ascii="Times New Roman" w:eastAsia="Times New Roman" w:hAnsi="Times New Roman" w:cs="Times New Roman"/>
            <w:sz w:val="24"/>
            <w:szCs w:val="24"/>
            <w:lang w:val="en-US"/>
          </w:rPr>
          <w:delText xml:space="preserve">). </w:delText>
        </w:r>
        <w:r w:rsidRPr="00A20AEF">
          <w:rPr>
            <w:rFonts w:ascii="Times New Roman" w:eastAsia="Times New Roman" w:hAnsi="Times New Roman" w:cs="Times New Roman"/>
            <w:sz w:val="24"/>
            <w:szCs w:val="24"/>
            <w:lang w:val="en-US"/>
          </w:rPr>
          <w:delText xml:space="preserve">The toolbox EEGLAB </w:delText>
        </w:r>
        <w:r w:rsidR="00AF38D5" w:rsidRPr="00A20AEF">
          <w:rPr>
            <w:rFonts w:ascii="Times New Roman" w:eastAsia="Times New Roman" w:hAnsi="Times New Roman" w:cs="Times New Roman"/>
            <w:sz w:val="24"/>
            <w:szCs w:val="24"/>
            <w:lang w:val="en-US"/>
          </w:rPr>
          <w:delText xml:space="preserve">was used </w:delText>
        </w:r>
        <w:r w:rsidRPr="00A20AEF">
          <w:rPr>
            <w:rFonts w:ascii="Times New Roman" w:eastAsia="Times New Roman" w:hAnsi="Times New Roman" w:cs="Times New Roman"/>
            <w:sz w:val="24"/>
            <w:szCs w:val="24"/>
            <w:lang w:val="en-US"/>
          </w:rPr>
          <w:delText xml:space="preserve">(Delorme &amp; Makeig, 2004), including Independent Component Analysis (ICA) for artifact correction such as eye-blink artifacts (Hoffmann &amp; Falkenstein, 2008). A High Pass IIR Filter (1 Hz) has been applied </w:delText>
        </w:r>
        <w:r w:rsidR="00DC0C31" w:rsidRPr="00A20AEF">
          <w:rPr>
            <w:rFonts w:ascii="Times New Roman" w:eastAsia="Times New Roman" w:hAnsi="Times New Roman" w:cs="Times New Roman"/>
            <w:sz w:val="24"/>
            <w:szCs w:val="24"/>
            <w:lang w:val="en-US"/>
          </w:rPr>
          <w:delText>to</w:delText>
        </w:r>
        <w:r w:rsidRPr="00A20AEF">
          <w:rPr>
            <w:rFonts w:ascii="Times New Roman" w:eastAsia="Times New Roman" w:hAnsi="Times New Roman" w:cs="Times New Roman"/>
            <w:sz w:val="24"/>
            <w:szCs w:val="24"/>
            <w:lang w:val="en-US"/>
          </w:rPr>
          <w:delText xml:space="preserve"> obtain static data for ICA (Blum et al., 2019; Winkler et al., 2015) as well as for artifact subspace reconstruction (ASR; Blum et al., 2019; Chang, 2018). The clean line plug-in removed initial line noise (50 Hz). Subsequently, noisy channels have been removed, and the data has been corrected using ASR (parameter set to 10). After interpolating removed channels via spherical spline (acceptable rate: 10%), the data has been re-referenced to the average reference. Regarding the ICA pipeline, we generated a temporal data set of 1-second epochs for ICA, removed significant artifacts in this temporal data set, and estimated the data rank to estimate the number of independent components to extract with ICA (Amica algorithm; Delorme et al., 2007). The derived independent component weights were applied to the original continuous data set, and ocular and cardiac artifact components were removed via the iclabel plug-in (Pion-Tonachini et al., 2019). Finally, we applied a low pass IIR filter (40Hz). We integrated the amplitude power over the </w:delText>
        </w:r>
        <w:r w:rsidR="001022DE" w:rsidRPr="00A20AEF">
          <w:rPr>
            <w:rFonts w:ascii="Times New Roman" w:eastAsia="Times New Roman" w:hAnsi="Times New Roman" w:cs="Times New Roman"/>
            <w:sz w:val="24"/>
            <w:szCs w:val="24"/>
            <w:lang w:val="en-US"/>
          </w:rPr>
          <w:delText>frequency</w:delText>
        </w:r>
        <w:r w:rsidRPr="00A20AEF">
          <w:rPr>
            <w:rFonts w:ascii="Times New Roman" w:eastAsia="Times New Roman" w:hAnsi="Times New Roman" w:cs="Times New Roman"/>
            <w:sz w:val="24"/>
            <w:szCs w:val="24"/>
            <w:lang w:val="en-US"/>
          </w:rPr>
          <w:delText xml:space="preserve"> ranges at the electrodes as mentioned above to estimate the power values for beta and gamma waves. Epochs have been created according to the </w:delText>
        </w:r>
        <w:r w:rsidR="00DC0C31">
          <w:rPr>
            <w:rFonts w:ascii="Times New Roman" w:eastAsia="Times New Roman" w:hAnsi="Times New Roman" w:cs="Times New Roman"/>
            <w:sz w:val="24"/>
            <w:szCs w:val="24"/>
            <w:lang w:val="en-US"/>
          </w:rPr>
          <w:delText>formats</w:delText>
        </w:r>
        <w:r w:rsidR="00DC0C31" w:rsidRPr="00A20AEF">
          <w:rPr>
            <w:rFonts w:ascii="Times New Roman" w:eastAsia="Times New Roman" w:hAnsi="Times New Roman" w:cs="Times New Roman"/>
            <w:sz w:val="24"/>
            <w:szCs w:val="24"/>
            <w:lang w:val="en-US"/>
          </w:rPr>
          <w:delText xml:space="preserve"> </w:delText>
        </w:r>
        <w:r w:rsidRPr="00A20AEF">
          <w:rPr>
            <w:rFonts w:ascii="Times New Roman" w:eastAsia="Times New Roman" w:hAnsi="Times New Roman" w:cs="Times New Roman"/>
            <w:sz w:val="24"/>
            <w:szCs w:val="24"/>
            <w:lang w:val="en-US"/>
          </w:rPr>
          <w:delText xml:space="preserve">(symbolic and non-symbolic). Missing data analysis revealed that one participant was generating suspiciously noisy data, since the percentage of missing data was higher than 20%, we removed this participant from further EEG-analysis. For missing data (&lt; .10) at the item-level, multiple imputation was performed (Mazza, Enders, &amp; Ruehlman, 2015), with 5 imputations and as per </w:delText>
        </w:r>
        <w:r w:rsidR="00DC0C31">
          <w:rPr>
            <w:rFonts w:ascii="Times New Roman" w:eastAsia="Times New Roman" w:hAnsi="Times New Roman" w:cs="Times New Roman"/>
            <w:sz w:val="24"/>
            <w:szCs w:val="24"/>
            <w:lang w:val="en-US"/>
          </w:rPr>
          <w:delText xml:space="preserve">SPSS </w:delText>
        </w:r>
        <w:r w:rsidRPr="00A20AEF">
          <w:rPr>
            <w:rFonts w:ascii="Times New Roman" w:eastAsia="Times New Roman" w:hAnsi="Times New Roman" w:cs="Times New Roman"/>
            <w:sz w:val="24"/>
            <w:szCs w:val="24"/>
            <w:lang w:val="en-US"/>
          </w:rPr>
          <w:delText>default 2000 draws were applied. Finally, we applied the Bar Procedure to compress the five datasets after imputation into one single pooled data file before calculating the mean scores (Baranzini, 2018).</w:delText>
        </w:r>
      </w:del>
    </w:p>
    <w:p w14:paraId="3BE660DA" w14:textId="62A5F1BB" w:rsidR="00447D68" w:rsidRPr="00A20AEF" w:rsidRDefault="00437550" w:rsidP="00110CE1">
      <w:pPr>
        <w:spacing w:line="480" w:lineRule="auto"/>
        <w:ind w:firstLine="720"/>
        <w:rPr>
          <w:ins w:id="206" w:author="Venera Gashaj" w:date="2023-05-04T20:24:00Z"/>
          <w:rFonts w:ascii="Times New Roman" w:eastAsia="Times New Roman" w:hAnsi="Times New Roman" w:cs="Times New Roman"/>
          <w:sz w:val="24"/>
          <w:szCs w:val="24"/>
          <w:lang w:val="en-US"/>
        </w:rPr>
      </w:pPr>
      <w:del w:id="207" w:author="Venera Gashaj" w:date="2023-05-04T20:24:00Z">
        <w:r w:rsidRPr="00A20AEF">
          <w:rPr>
            <w:rFonts w:ascii="Times New Roman" w:eastAsia="Times New Roman" w:hAnsi="Times New Roman" w:cs="Times New Roman"/>
            <w:i/>
            <w:sz w:val="24"/>
            <w:szCs w:val="24"/>
            <w:lang w:val="en-US"/>
          </w:rPr>
          <w:delText>Statistical Analysis</w:delText>
        </w:r>
        <w:r w:rsidRPr="00A20AEF">
          <w:rPr>
            <w:rFonts w:ascii="Times New Roman" w:eastAsia="Times New Roman" w:hAnsi="Times New Roman" w:cs="Times New Roman"/>
            <w:sz w:val="24"/>
            <w:szCs w:val="24"/>
            <w:lang w:val="en-US"/>
          </w:rPr>
          <w:delText xml:space="preserve">: </w:delText>
        </w:r>
        <w:r w:rsidR="00251E90">
          <w:rPr>
            <w:rFonts w:ascii="Times New Roman" w:eastAsia="Times New Roman" w:hAnsi="Times New Roman" w:cs="Times New Roman"/>
            <w:sz w:val="24"/>
            <w:szCs w:val="24"/>
            <w:lang w:val="en-US"/>
          </w:rPr>
          <w:delText>P</w:delText>
        </w:r>
        <w:r w:rsidRPr="00A20AEF">
          <w:rPr>
            <w:rFonts w:ascii="Times New Roman" w:eastAsia="Times New Roman" w:hAnsi="Times New Roman" w:cs="Times New Roman"/>
            <w:sz w:val="24"/>
            <w:szCs w:val="24"/>
            <w:lang w:val="en-US"/>
          </w:rPr>
          <w:delText xml:space="preserve">aired </w:delText>
        </w:r>
        <w:r w:rsidRPr="00EC7858">
          <w:rPr>
            <w:rFonts w:ascii="Times New Roman" w:eastAsia="Times New Roman" w:hAnsi="Times New Roman" w:cs="Times New Roman"/>
            <w:i/>
            <w:iCs/>
            <w:sz w:val="24"/>
            <w:szCs w:val="24"/>
            <w:lang w:val="en-US"/>
          </w:rPr>
          <w:delText>t</w:delText>
        </w:r>
        <w:r w:rsidRPr="00A20AEF">
          <w:rPr>
            <w:rFonts w:ascii="Times New Roman" w:eastAsia="Times New Roman" w:hAnsi="Times New Roman" w:cs="Times New Roman"/>
            <w:sz w:val="24"/>
            <w:szCs w:val="24"/>
            <w:lang w:val="en-US"/>
          </w:rPr>
          <w:delText xml:space="preserve">-tests were used to compare self-reflections between the </w:delText>
        </w:r>
      </w:del>
      <w:ins w:id="208" w:author="Venera Gashaj" w:date="2023-05-04T20:24:00Z">
        <w:r w:rsidR="0020698A">
          <w:rPr>
            <w:rFonts w:ascii="Times New Roman" w:eastAsia="Times New Roman" w:hAnsi="Times New Roman" w:cs="Times New Roman"/>
            <w:sz w:val="24"/>
            <w:szCs w:val="24"/>
            <w:lang w:val="en-US"/>
          </w:rPr>
          <w:t xml:space="preserve"> </w:t>
        </w:r>
        <w:r w:rsidR="00110CE1">
          <w:rPr>
            <w:rFonts w:ascii="Times New Roman" w:eastAsia="Times New Roman" w:hAnsi="Times New Roman" w:cs="Times New Roman"/>
            <w:sz w:val="24"/>
            <w:szCs w:val="24"/>
            <w:lang w:val="en-US"/>
          </w:rPr>
          <w:t xml:space="preserve">Bivariate </w:t>
        </w:r>
        <w:proofErr w:type="spellStart"/>
        <w:r w:rsidR="00110CE1">
          <w:rPr>
            <w:rFonts w:ascii="Times New Roman" w:eastAsia="Times New Roman" w:hAnsi="Times New Roman" w:cs="Times New Roman"/>
            <w:sz w:val="24"/>
            <w:szCs w:val="24"/>
            <w:lang w:val="en-US"/>
          </w:rPr>
          <w:t>pearson</w:t>
        </w:r>
        <w:proofErr w:type="spellEnd"/>
        <w:r w:rsidR="00110CE1">
          <w:rPr>
            <w:rFonts w:ascii="Times New Roman" w:eastAsia="Times New Roman" w:hAnsi="Times New Roman" w:cs="Times New Roman"/>
            <w:sz w:val="24"/>
            <w:szCs w:val="24"/>
            <w:lang w:val="en-US"/>
          </w:rPr>
          <w:t xml:space="preserve"> correlations between behavioral measures were calculated and are shown in table 1. Furthermore, </w:t>
        </w:r>
        <w:r w:rsidR="000377F8">
          <w:rPr>
            <w:rFonts w:ascii="Times New Roman" w:eastAsia="Times New Roman" w:hAnsi="Times New Roman" w:cs="Times New Roman"/>
            <w:sz w:val="24"/>
            <w:szCs w:val="24"/>
            <w:lang w:val="en-US"/>
          </w:rPr>
          <w:t>p</w:t>
        </w:r>
        <w:r w:rsidR="00447D68" w:rsidRPr="00A20AEF">
          <w:rPr>
            <w:rFonts w:ascii="Times New Roman" w:eastAsia="Times New Roman" w:hAnsi="Times New Roman" w:cs="Times New Roman"/>
            <w:sz w:val="24"/>
            <w:szCs w:val="24"/>
            <w:lang w:val="en-US"/>
          </w:rPr>
          <w:t xml:space="preserve">aired </w:t>
        </w:r>
        <w:r w:rsidR="00447D68" w:rsidRPr="00EC7858">
          <w:rPr>
            <w:rFonts w:ascii="Times New Roman" w:eastAsia="Times New Roman" w:hAnsi="Times New Roman" w:cs="Times New Roman"/>
            <w:i/>
            <w:iCs/>
            <w:sz w:val="24"/>
            <w:szCs w:val="24"/>
            <w:lang w:val="en-US"/>
          </w:rPr>
          <w:t>t</w:t>
        </w:r>
        <w:r w:rsidR="00447D68" w:rsidRPr="00A20AEF">
          <w:rPr>
            <w:rFonts w:ascii="Times New Roman" w:eastAsia="Times New Roman" w:hAnsi="Times New Roman" w:cs="Times New Roman"/>
            <w:sz w:val="24"/>
            <w:szCs w:val="24"/>
            <w:lang w:val="en-US"/>
          </w:rPr>
          <w:t xml:space="preserve">-tests were used to compare self-reflections between the </w:t>
        </w:r>
        <w:commentRangeStart w:id="209"/>
        <w:commentRangeStart w:id="210"/>
        <w:commentRangeEnd w:id="209"/>
        <w:r w:rsidR="00447D68">
          <w:rPr>
            <w:rStyle w:val="CommentReference"/>
          </w:rPr>
          <w:commentReference w:id="209"/>
        </w:r>
        <w:commentRangeEnd w:id="210"/>
        <w:r w:rsidR="00AB7083">
          <w:rPr>
            <w:rStyle w:val="CommentReference"/>
          </w:rPr>
          <w:commentReference w:id="210"/>
        </w:r>
      </w:ins>
      <w:r w:rsidR="00447D68" w:rsidRPr="00A20AEF">
        <w:rPr>
          <w:rFonts w:ascii="Times New Roman" w:eastAsia="Times New Roman" w:hAnsi="Times New Roman" w:cs="Times New Roman"/>
          <w:sz w:val="24"/>
          <w:szCs w:val="24"/>
          <w:lang w:val="en-US"/>
        </w:rPr>
        <w:t xml:space="preserve">symbolic </w:t>
      </w:r>
      <w:r w:rsidR="00447D68">
        <w:rPr>
          <w:rFonts w:ascii="Times New Roman" w:eastAsia="Times New Roman" w:hAnsi="Times New Roman" w:cs="Times New Roman"/>
          <w:sz w:val="24"/>
          <w:szCs w:val="24"/>
          <w:lang w:val="en-US"/>
        </w:rPr>
        <w:t>demonstration</w:t>
      </w:r>
      <w:r w:rsidR="00447D68" w:rsidRPr="00A20AEF">
        <w:rPr>
          <w:rFonts w:ascii="Times New Roman" w:eastAsia="Times New Roman" w:hAnsi="Times New Roman" w:cs="Times New Roman"/>
          <w:sz w:val="24"/>
          <w:szCs w:val="24"/>
          <w:lang w:val="en-US"/>
        </w:rPr>
        <w:t>s and their non-symbolic counterparts. In addition, correlational analysis was performed to investigate whether background variables such as numerical IQ, and the weekly engagement with math in hours are related to the four self-reflections.</w:t>
      </w:r>
      <w:r w:rsidR="00110CE1">
        <w:rPr>
          <w:rFonts w:ascii="Times New Roman" w:eastAsia="Times New Roman" w:hAnsi="Times New Roman" w:cs="Times New Roman"/>
          <w:sz w:val="24"/>
          <w:szCs w:val="24"/>
          <w:lang w:val="en-US"/>
        </w:rPr>
        <w:t xml:space="preserve"> </w:t>
      </w:r>
      <w:del w:id="211" w:author="Venera Gashaj" w:date="2023-05-04T20:24:00Z">
        <w:r w:rsidRPr="00A20AEF">
          <w:rPr>
            <w:rFonts w:ascii="Times New Roman" w:eastAsia="Times New Roman" w:hAnsi="Times New Roman" w:cs="Times New Roman"/>
            <w:sz w:val="24"/>
            <w:szCs w:val="24"/>
            <w:lang w:val="en-US"/>
          </w:rPr>
          <w:delText>Furthermore, we</w:delText>
        </w:r>
      </w:del>
    </w:p>
    <w:p w14:paraId="7D389F4E" w14:textId="642CCAD3" w:rsidR="0023368E" w:rsidRPr="00A20AEF" w:rsidRDefault="00437550" w:rsidP="00AD4C14">
      <w:pPr>
        <w:spacing w:line="480" w:lineRule="auto"/>
        <w:ind w:firstLine="720"/>
        <w:rPr>
          <w:ins w:id="212" w:author="Venera Gashaj" w:date="2023-05-04T20:24:00Z"/>
          <w:rFonts w:ascii="Times New Roman" w:eastAsia="Times New Roman" w:hAnsi="Times New Roman" w:cs="Times New Roman"/>
          <w:sz w:val="24"/>
          <w:szCs w:val="24"/>
          <w:lang w:val="en-US"/>
        </w:rPr>
      </w:pPr>
      <w:ins w:id="213" w:author="Venera Gashaj" w:date="2023-05-04T20:24:00Z">
        <w:r w:rsidRPr="00F26248">
          <w:rPr>
            <w:rFonts w:ascii="Times New Roman" w:eastAsia="Times New Roman" w:hAnsi="Times New Roman" w:cs="Times New Roman"/>
            <w:i/>
            <w:sz w:val="24"/>
            <w:szCs w:val="24"/>
            <w:lang w:val="en-US"/>
            <w:rPrChange w:id="214" w:author="Venera Gashaj" w:date="2023-05-04T20:24:00Z">
              <w:rPr>
                <w:rFonts w:ascii="Times New Roman" w:eastAsia="Times New Roman" w:hAnsi="Times New Roman" w:cs="Times New Roman"/>
                <w:i/>
                <w:sz w:val="24"/>
                <w:szCs w:val="24"/>
                <w:lang w:val="it-CH"/>
              </w:rPr>
            </w:rPrChange>
          </w:rPr>
          <w:lastRenderedPageBreak/>
          <w:t>Neurophysiological data</w:t>
        </w:r>
        <w:r w:rsidR="00253E66" w:rsidRPr="00F26248">
          <w:rPr>
            <w:rFonts w:ascii="Times New Roman" w:eastAsia="Times New Roman" w:hAnsi="Times New Roman" w:cs="Times New Roman"/>
            <w:sz w:val="24"/>
            <w:szCs w:val="24"/>
            <w:lang w:val="en-US"/>
            <w:rPrChange w:id="215" w:author="Venera Gashaj" w:date="2023-05-04T20:24:00Z">
              <w:rPr>
                <w:rFonts w:ascii="Times New Roman" w:eastAsia="Times New Roman" w:hAnsi="Times New Roman" w:cs="Times New Roman"/>
                <w:sz w:val="24"/>
                <w:szCs w:val="24"/>
                <w:lang w:val="it-CH"/>
              </w:rPr>
            </w:rPrChange>
          </w:rPr>
          <w:t xml:space="preserve"> </w:t>
        </w:r>
        <w:r w:rsidR="000377F8" w:rsidRPr="000377F8">
          <w:rPr>
            <w:rFonts w:ascii="Times New Roman" w:eastAsia="Times New Roman" w:hAnsi="Times New Roman" w:cs="Times New Roman"/>
            <w:sz w:val="24"/>
            <w:szCs w:val="24"/>
            <w:lang w:val="en-US"/>
          </w:rPr>
          <w:t xml:space="preserve">underwent preprocessing using EEGLAB (version 2019.1; Delorme &amp; </w:t>
        </w:r>
        <w:proofErr w:type="spellStart"/>
        <w:r w:rsidR="000377F8" w:rsidRPr="000377F8">
          <w:rPr>
            <w:rFonts w:ascii="Times New Roman" w:eastAsia="Times New Roman" w:hAnsi="Times New Roman" w:cs="Times New Roman"/>
            <w:sz w:val="24"/>
            <w:szCs w:val="24"/>
            <w:lang w:val="en-US"/>
          </w:rPr>
          <w:t>Makeig</w:t>
        </w:r>
        <w:proofErr w:type="spellEnd"/>
        <w:r w:rsidR="000377F8" w:rsidRPr="000377F8">
          <w:rPr>
            <w:rFonts w:ascii="Times New Roman" w:eastAsia="Times New Roman" w:hAnsi="Times New Roman" w:cs="Times New Roman"/>
            <w:sz w:val="24"/>
            <w:szCs w:val="24"/>
            <w:lang w:val="en-US"/>
          </w:rPr>
          <w:t xml:space="preserve">, 2004). The average of </w:t>
        </w:r>
        <w:r w:rsidR="000377F8">
          <w:rPr>
            <w:rFonts w:ascii="Times New Roman" w:eastAsia="Times New Roman" w:hAnsi="Times New Roman" w:cs="Times New Roman"/>
            <w:sz w:val="24"/>
            <w:szCs w:val="24"/>
            <w:lang w:val="en-US"/>
          </w:rPr>
          <w:t>all</w:t>
        </w:r>
        <w:r w:rsidR="000377F8" w:rsidRPr="000377F8">
          <w:rPr>
            <w:rFonts w:ascii="Times New Roman" w:eastAsia="Times New Roman" w:hAnsi="Times New Roman" w:cs="Times New Roman"/>
            <w:sz w:val="24"/>
            <w:szCs w:val="24"/>
            <w:lang w:val="en-US"/>
          </w:rPr>
          <w:t xml:space="preserve"> electrodes served as the reference. A high </w:t>
        </w:r>
        <w:r w:rsidR="000377F8">
          <w:rPr>
            <w:rFonts w:ascii="Times New Roman" w:eastAsia="Times New Roman" w:hAnsi="Times New Roman" w:cs="Times New Roman"/>
            <w:sz w:val="24"/>
            <w:szCs w:val="24"/>
            <w:lang w:val="en-US"/>
          </w:rPr>
          <w:t>(</w:t>
        </w:r>
        <w:r w:rsidR="000377F8" w:rsidRPr="000377F8">
          <w:rPr>
            <w:rFonts w:ascii="Times New Roman" w:eastAsia="Times New Roman" w:hAnsi="Times New Roman" w:cs="Times New Roman"/>
            <w:sz w:val="24"/>
            <w:szCs w:val="24"/>
            <w:lang w:val="en-US"/>
          </w:rPr>
          <w:t>0.5 Hz</w:t>
        </w:r>
        <w:r w:rsidR="000377F8">
          <w:rPr>
            <w:rFonts w:ascii="Times New Roman" w:eastAsia="Times New Roman" w:hAnsi="Times New Roman" w:cs="Times New Roman"/>
            <w:sz w:val="24"/>
            <w:szCs w:val="24"/>
            <w:lang w:val="en-US"/>
          </w:rPr>
          <w:t>) and low (</w:t>
        </w:r>
        <w:r w:rsidR="000377F8" w:rsidRPr="000377F8">
          <w:rPr>
            <w:rFonts w:ascii="Times New Roman" w:eastAsia="Times New Roman" w:hAnsi="Times New Roman" w:cs="Times New Roman"/>
            <w:sz w:val="24"/>
            <w:szCs w:val="24"/>
            <w:lang w:val="en-US"/>
          </w:rPr>
          <w:t>40 Hz</w:t>
        </w:r>
        <w:r w:rsidR="000377F8">
          <w:rPr>
            <w:rFonts w:ascii="Times New Roman" w:eastAsia="Times New Roman" w:hAnsi="Times New Roman" w:cs="Times New Roman"/>
            <w:sz w:val="24"/>
            <w:szCs w:val="24"/>
            <w:lang w:val="en-US"/>
          </w:rPr>
          <w:t>)</w:t>
        </w:r>
        <w:r w:rsidR="000377F8" w:rsidRPr="000377F8">
          <w:rPr>
            <w:rFonts w:ascii="Times New Roman" w:eastAsia="Times New Roman" w:hAnsi="Times New Roman" w:cs="Times New Roman"/>
            <w:sz w:val="24"/>
            <w:szCs w:val="24"/>
            <w:lang w:val="en-US"/>
          </w:rPr>
          <w:t xml:space="preserve"> </w:t>
        </w:r>
        <w:r w:rsidR="000377F8">
          <w:rPr>
            <w:rFonts w:ascii="Times New Roman" w:eastAsia="Times New Roman" w:hAnsi="Times New Roman" w:cs="Times New Roman"/>
            <w:sz w:val="24"/>
            <w:szCs w:val="24"/>
            <w:lang w:val="en-US"/>
          </w:rPr>
          <w:t xml:space="preserve">pass </w:t>
        </w:r>
        <w:r w:rsidR="000377F8" w:rsidRPr="000377F8">
          <w:rPr>
            <w:rFonts w:ascii="Times New Roman" w:eastAsia="Times New Roman" w:hAnsi="Times New Roman" w:cs="Times New Roman"/>
            <w:sz w:val="24"/>
            <w:szCs w:val="24"/>
            <w:lang w:val="en-US"/>
          </w:rPr>
          <w:t xml:space="preserve">filter were applied to the data. </w:t>
        </w:r>
        <w:r w:rsidR="00AD4C14">
          <w:rPr>
            <w:rFonts w:ascii="Times New Roman" w:eastAsia="Times New Roman" w:hAnsi="Times New Roman" w:cs="Times New Roman"/>
            <w:sz w:val="24"/>
            <w:szCs w:val="24"/>
            <w:lang w:val="en-US"/>
          </w:rPr>
          <w:t>Furthermore, data were filtered using f</w:t>
        </w:r>
        <w:r w:rsidR="000377F8" w:rsidRPr="000377F8">
          <w:rPr>
            <w:rFonts w:ascii="Times New Roman" w:eastAsia="Times New Roman" w:hAnsi="Times New Roman" w:cs="Times New Roman"/>
            <w:sz w:val="24"/>
            <w:szCs w:val="24"/>
            <w:lang w:val="en-US"/>
          </w:rPr>
          <w:t>inite impulse response filtering</w:t>
        </w:r>
        <w:r w:rsidR="00AD4C14">
          <w:rPr>
            <w:rFonts w:ascii="Times New Roman" w:eastAsia="Times New Roman" w:hAnsi="Times New Roman" w:cs="Times New Roman"/>
            <w:sz w:val="24"/>
            <w:szCs w:val="24"/>
            <w:lang w:val="en-US"/>
          </w:rPr>
          <w:t xml:space="preserve"> (based on the </w:t>
        </w:r>
        <w:proofErr w:type="spellStart"/>
        <w:r w:rsidR="00AD4C14">
          <w:rPr>
            <w:rFonts w:ascii="Times New Roman" w:eastAsia="Times New Roman" w:hAnsi="Times New Roman" w:cs="Times New Roman"/>
            <w:sz w:val="24"/>
            <w:szCs w:val="24"/>
            <w:lang w:val="en-US"/>
          </w:rPr>
          <w:t>firls</w:t>
        </w:r>
        <w:proofErr w:type="spellEnd"/>
        <w:r w:rsidR="000377F8" w:rsidRPr="000377F8">
          <w:rPr>
            <w:rFonts w:ascii="Times New Roman" w:eastAsia="Times New Roman" w:hAnsi="Times New Roman" w:cs="Times New Roman"/>
            <w:sz w:val="24"/>
            <w:szCs w:val="24"/>
            <w:lang w:val="en-US"/>
          </w:rPr>
          <w:t xml:space="preserve"> MATLAB function</w:t>
        </w:r>
        <w:r w:rsidR="00AD4C14">
          <w:rPr>
            <w:rFonts w:ascii="Times New Roman" w:eastAsia="Times New Roman" w:hAnsi="Times New Roman" w:cs="Times New Roman"/>
            <w:sz w:val="24"/>
            <w:szCs w:val="24"/>
            <w:lang w:val="en-US"/>
          </w:rPr>
          <w:t xml:space="preserve">). </w:t>
        </w:r>
        <w:r w:rsidR="000377F8" w:rsidRPr="000377F8">
          <w:rPr>
            <w:rFonts w:ascii="Times New Roman" w:eastAsia="Times New Roman" w:hAnsi="Times New Roman" w:cs="Times New Roman"/>
            <w:sz w:val="24"/>
            <w:szCs w:val="24"/>
            <w:lang w:val="en-US"/>
          </w:rPr>
          <w:t xml:space="preserve">Independent component analysis (ICA) decomposition using the </w:t>
        </w:r>
        <w:proofErr w:type="spellStart"/>
        <w:r w:rsidR="000377F8" w:rsidRPr="000377F8">
          <w:rPr>
            <w:rFonts w:ascii="Times New Roman" w:eastAsia="Times New Roman" w:hAnsi="Times New Roman" w:cs="Times New Roman"/>
            <w:sz w:val="24"/>
            <w:szCs w:val="24"/>
            <w:lang w:val="en-US"/>
          </w:rPr>
          <w:t>runica</w:t>
        </w:r>
        <w:proofErr w:type="spellEnd"/>
        <w:r w:rsidR="000377F8" w:rsidRPr="000377F8">
          <w:rPr>
            <w:rFonts w:ascii="Times New Roman" w:eastAsia="Times New Roman" w:hAnsi="Times New Roman" w:cs="Times New Roman"/>
            <w:sz w:val="24"/>
            <w:szCs w:val="24"/>
            <w:lang w:val="en-US"/>
          </w:rPr>
          <w:t xml:space="preserve"> algorithm of EEGLAB (Delorme &amp; </w:t>
        </w:r>
        <w:proofErr w:type="spellStart"/>
        <w:r w:rsidR="000377F8" w:rsidRPr="000377F8">
          <w:rPr>
            <w:rFonts w:ascii="Times New Roman" w:eastAsia="Times New Roman" w:hAnsi="Times New Roman" w:cs="Times New Roman"/>
            <w:sz w:val="24"/>
            <w:szCs w:val="24"/>
            <w:lang w:val="en-US"/>
          </w:rPr>
          <w:t>Makeig</w:t>
        </w:r>
        <w:proofErr w:type="spellEnd"/>
        <w:r w:rsidR="000377F8" w:rsidRPr="000377F8">
          <w:rPr>
            <w:rFonts w:ascii="Times New Roman" w:eastAsia="Times New Roman" w:hAnsi="Times New Roman" w:cs="Times New Roman"/>
            <w:sz w:val="24"/>
            <w:szCs w:val="24"/>
            <w:lang w:val="en-US"/>
          </w:rPr>
          <w:t>, 2004) was applied to identify and remove eye movement and blink</w:t>
        </w:r>
        <w:r w:rsidR="00AD4C14" w:rsidRPr="00AD4C14">
          <w:rPr>
            <w:rFonts w:ascii="Times New Roman" w:eastAsia="Times New Roman" w:hAnsi="Times New Roman" w:cs="Times New Roman"/>
            <w:sz w:val="24"/>
            <w:szCs w:val="24"/>
            <w:lang w:val="en-US"/>
          </w:rPr>
          <w:t xml:space="preserve"> </w:t>
        </w:r>
        <w:r w:rsidR="00AD4C14" w:rsidRPr="000377F8">
          <w:rPr>
            <w:rFonts w:ascii="Times New Roman" w:eastAsia="Times New Roman" w:hAnsi="Times New Roman" w:cs="Times New Roman"/>
            <w:sz w:val="24"/>
            <w:szCs w:val="24"/>
            <w:lang w:val="en-US"/>
          </w:rPr>
          <w:t>artefacts</w:t>
        </w:r>
        <w:r w:rsidR="000377F8" w:rsidRPr="000377F8">
          <w:rPr>
            <w:rFonts w:ascii="Times New Roman" w:eastAsia="Times New Roman" w:hAnsi="Times New Roman" w:cs="Times New Roman"/>
            <w:sz w:val="24"/>
            <w:szCs w:val="24"/>
            <w:lang w:val="en-US"/>
          </w:rPr>
          <w:t xml:space="preserve">. </w:t>
        </w:r>
        <w:r w:rsidR="00AD4C14">
          <w:rPr>
            <w:rFonts w:ascii="Times New Roman" w:eastAsia="Times New Roman" w:hAnsi="Times New Roman" w:cs="Times New Roman"/>
            <w:sz w:val="24"/>
            <w:szCs w:val="24"/>
            <w:lang w:val="en-US"/>
          </w:rPr>
          <w:t xml:space="preserve">The </w:t>
        </w:r>
        <w:r w:rsidR="000377F8" w:rsidRPr="000377F8">
          <w:rPr>
            <w:rFonts w:ascii="Times New Roman" w:eastAsia="Times New Roman" w:hAnsi="Times New Roman" w:cs="Times New Roman"/>
            <w:sz w:val="24"/>
            <w:szCs w:val="24"/>
            <w:lang w:val="en-US"/>
          </w:rPr>
          <w:t>ICA decomposition produced spatial signal source components equal to the number of channels in the EEG data</w:t>
        </w:r>
        <w:r w:rsidR="00AD4C14">
          <w:rPr>
            <w:rFonts w:ascii="Times New Roman" w:eastAsia="Times New Roman" w:hAnsi="Times New Roman" w:cs="Times New Roman"/>
            <w:sz w:val="24"/>
            <w:szCs w:val="24"/>
            <w:lang w:val="en-US"/>
          </w:rPr>
          <w:t xml:space="preserve">, </w:t>
        </w:r>
        <w:r w:rsidR="000377F8" w:rsidRPr="000377F8">
          <w:rPr>
            <w:rFonts w:ascii="Times New Roman" w:eastAsia="Times New Roman" w:hAnsi="Times New Roman" w:cs="Times New Roman"/>
            <w:sz w:val="24"/>
            <w:szCs w:val="24"/>
            <w:lang w:val="en-US"/>
          </w:rPr>
          <w:t xml:space="preserve">one to four ICA components associated with eye artefacts were eliminated. Noisy EEG channels were corrected using interpolation. </w:t>
        </w:r>
        <w:r w:rsidR="00AD4C14">
          <w:rPr>
            <w:rFonts w:ascii="Times New Roman" w:eastAsia="Times New Roman" w:hAnsi="Times New Roman" w:cs="Times New Roman"/>
            <w:sz w:val="24"/>
            <w:szCs w:val="24"/>
            <w:lang w:val="en-US"/>
          </w:rPr>
          <w:t xml:space="preserve">Data was baseline corrected (eyes open, eyes closed), and </w:t>
        </w:r>
        <w:r w:rsidR="000377F8" w:rsidRPr="000377F8">
          <w:rPr>
            <w:rFonts w:ascii="Times New Roman" w:eastAsia="Times New Roman" w:hAnsi="Times New Roman" w:cs="Times New Roman"/>
            <w:sz w:val="24"/>
            <w:szCs w:val="24"/>
            <w:lang w:val="en-US"/>
          </w:rPr>
          <w:t xml:space="preserve">divided into the frequency bands of </w:t>
        </w:r>
        <w:r w:rsidR="00AD4C14">
          <w:rPr>
            <w:rFonts w:ascii="Times New Roman" w:eastAsia="Times New Roman" w:hAnsi="Times New Roman" w:cs="Times New Roman"/>
            <w:sz w:val="24"/>
            <w:szCs w:val="24"/>
            <w:lang w:val="en-US"/>
          </w:rPr>
          <w:t>12-17</w:t>
        </w:r>
        <w:r w:rsidR="000377F8" w:rsidRPr="000377F8">
          <w:rPr>
            <w:rFonts w:ascii="Times New Roman" w:eastAsia="Times New Roman" w:hAnsi="Times New Roman" w:cs="Times New Roman"/>
            <w:sz w:val="24"/>
            <w:szCs w:val="24"/>
            <w:lang w:val="en-US"/>
          </w:rPr>
          <w:t xml:space="preserve"> Hz (</w:t>
        </w:r>
        <w:r w:rsidR="00AD4C14">
          <w:rPr>
            <w:rFonts w:ascii="Times New Roman" w:eastAsia="Times New Roman" w:hAnsi="Times New Roman" w:cs="Times New Roman"/>
            <w:sz w:val="24"/>
            <w:szCs w:val="24"/>
            <w:lang w:val="en-US"/>
          </w:rPr>
          <w:t>beta</w:t>
        </w:r>
        <w:r w:rsidR="000377F8" w:rsidRPr="000377F8">
          <w:rPr>
            <w:rFonts w:ascii="Times New Roman" w:eastAsia="Times New Roman" w:hAnsi="Times New Roman" w:cs="Times New Roman"/>
            <w:sz w:val="24"/>
            <w:szCs w:val="24"/>
            <w:lang w:val="en-US"/>
          </w:rPr>
          <w:t>)</w:t>
        </w:r>
        <w:r w:rsidR="00AD4C14">
          <w:rPr>
            <w:rFonts w:ascii="Times New Roman" w:eastAsia="Times New Roman" w:hAnsi="Times New Roman" w:cs="Times New Roman"/>
            <w:sz w:val="24"/>
            <w:szCs w:val="24"/>
            <w:lang w:val="en-US"/>
          </w:rPr>
          <w:t xml:space="preserve"> </w:t>
        </w:r>
        <w:r w:rsidR="000377F8" w:rsidRPr="000377F8">
          <w:rPr>
            <w:rFonts w:ascii="Times New Roman" w:eastAsia="Times New Roman" w:hAnsi="Times New Roman" w:cs="Times New Roman"/>
            <w:sz w:val="24"/>
            <w:szCs w:val="24"/>
            <w:lang w:val="en-US"/>
          </w:rPr>
          <w:t xml:space="preserve">and </w:t>
        </w:r>
        <w:r w:rsidR="00AD4C14">
          <w:rPr>
            <w:rFonts w:ascii="Times New Roman" w:eastAsia="Times New Roman" w:hAnsi="Times New Roman" w:cs="Times New Roman"/>
            <w:sz w:val="24"/>
            <w:szCs w:val="24"/>
            <w:lang w:val="en-US"/>
          </w:rPr>
          <w:t>30-40</w:t>
        </w:r>
        <w:r w:rsidR="000377F8" w:rsidRPr="000377F8">
          <w:rPr>
            <w:rFonts w:ascii="Times New Roman" w:eastAsia="Times New Roman" w:hAnsi="Times New Roman" w:cs="Times New Roman"/>
            <w:sz w:val="24"/>
            <w:szCs w:val="24"/>
            <w:lang w:val="en-US"/>
          </w:rPr>
          <w:t xml:space="preserve"> Hz (</w:t>
        </w:r>
        <w:r w:rsidR="00AD4C14">
          <w:rPr>
            <w:rFonts w:ascii="Times New Roman" w:eastAsia="Times New Roman" w:hAnsi="Times New Roman" w:cs="Times New Roman"/>
            <w:sz w:val="24"/>
            <w:szCs w:val="24"/>
            <w:lang w:val="en-US"/>
          </w:rPr>
          <w:t>gamma</w:t>
        </w:r>
        <w:r w:rsidR="000377F8" w:rsidRPr="000377F8">
          <w:rPr>
            <w:rFonts w:ascii="Times New Roman" w:eastAsia="Times New Roman" w:hAnsi="Times New Roman" w:cs="Times New Roman"/>
            <w:sz w:val="24"/>
            <w:szCs w:val="24"/>
            <w:lang w:val="en-US"/>
          </w:rPr>
          <w:t xml:space="preserve">) using high-pass and low-pass filtering. </w:t>
        </w:r>
        <w:r w:rsidR="00253E66" w:rsidRPr="00253E66">
          <w:rPr>
            <w:rFonts w:ascii="Times New Roman" w:eastAsia="Times New Roman" w:hAnsi="Times New Roman" w:cs="Times New Roman"/>
            <w:sz w:val="24"/>
            <w:szCs w:val="24"/>
            <w:lang w:val="en-US"/>
          </w:rPr>
          <w:t xml:space="preserve">Epochs reflecting each demonstration (excluding the rating) and according to the formats (symbolic and non-symbolic) were created. </w:t>
        </w:r>
      </w:ins>
    </w:p>
    <w:p w14:paraId="6229A363" w14:textId="18102DCF" w:rsidR="00DD4F4C" w:rsidRPr="00A20AEF" w:rsidRDefault="00437550" w:rsidP="00447D68">
      <w:pPr>
        <w:spacing w:line="480" w:lineRule="auto"/>
        <w:ind w:firstLine="720"/>
        <w:rPr>
          <w:rFonts w:ascii="Times New Roman" w:eastAsia="Times New Roman" w:hAnsi="Times New Roman" w:cs="Times New Roman"/>
          <w:sz w:val="24"/>
          <w:szCs w:val="24"/>
          <w:lang w:val="en-US"/>
        </w:rPr>
      </w:pPr>
      <w:commentRangeStart w:id="216"/>
      <w:commentRangeStart w:id="217"/>
      <w:ins w:id="218" w:author="Venera Gashaj" w:date="2023-05-04T20:24:00Z">
        <w:r w:rsidRPr="00A20AEF">
          <w:rPr>
            <w:rFonts w:ascii="Times New Roman" w:eastAsia="Times New Roman" w:hAnsi="Times New Roman" w:cs="Times New Roman"/>
            <w:sz w:val="24"/>
            <w:szCs w:val="24"/>
            <w:lang w:val="en-US"/>
          </w:rPr>
          <w:t xml:space="preserve">  </w:t>
        </w:r>
        <w:commentRangeEnd w:id="216"/>
        <w:r w:rsidR="00DD4F4C">
          <w:rPr>
            <w:rStyle w:val="CommentReference"/>
          </w:rPr>
          <w:commentReference w:id="216"/>
        </w:r>
        <w:commentRangeEnd w:id="217"/>
        <w:r w:rsidR="00447D68">
          <w:rPr>
            <w:rStyle w:val="CommentReference"/>
          </w:rPr>
          <w:commentReference w:id="217"/>
        </w:r>
        <w:r w:rsidR="00447D68">
          <w:rPr>
            <w:rFonts w:ascii="Times New Roman" w:eastAsia="Times New Roman" w:hAnsi="Times New Roman" w:cs="Times New Roman"/>
            <w:sz w:val="24"/>
            <w:szCs w:val="24"/>
            <w:lang w:val="en-US"/>
          </w:rPr>
          <w:t>We</w:t>
        </w:r>
      </w:ins>
      <w:r w:rsidRPr="00A20AEF">
        <w:rPr>
          <w:rFonts w:ascii="Times New Roman" w:eastAsia="Times New Roman" w:hAnsi="Times New Roman" w:cs="Times New Roman"/>
          <w:sz w:val="24"/>
          <w:szCs w:val="24"/>
          <w:lang w:val="en-US"/>
        </w:rPr>
        <w:t xml:space="preserve"> investigated the differences in beta and gamma waves by conducting two repeated measures ANOVAs</w:t>
      </w:r>
      <w:r w:rsidR="00827105">
        <w:rPr>
          <w:rFonts w:ascii="Times New Roman" w:eastAsia="Times New Roman" w:hAnsi="Times New Roman" w:cs="Times New Roman"/>
          <w:sz w:val="24"/>
          <w:szCs w:val="24"/>
          <w:lang w:val="en-US"/>
        </w:rPr>
        <w:t xml:space="preserve"> with </w:t>
      </w:r>
      <w:r w:rsidR="00447D68">
        <w:rPr>
          <w:rFonts w:ascii="Times New Roman" w:eastAsia="Times New Roman" w:hAnsi="Times New Roman" w:cs="Times New Roman"/>
          <w:sz w:val="24"/>
          <w:szCs w:val="24"/>
          <w:lang w:val="en-US"/>
        </w:rPr>
        <w:t>Bonferroni</w:t>
      </w:r>
      <w:del w:id="219" w:author="Venera Gashaj" w:date="2023-05-04T20:24:00Z">
        <w:r w:rsidR="00827105">
          <w:rPr>
            <w:rFonts w:ascii="Times New Roman" w:eastAsia="Times New Roman" w:hAnsi="Times New Roman" w:cs="Times New Roman"/>
            <w:sz w:val="24"/>
            <w:szCs w:val="24"/>
            <w:lang w:val="en-US"/>
          </w:rPr>
          <w:delText xml:space="preserve"> </w:delText>
        </w:r>
        <w:r w:rsidR="00715A70">
          <w:rPr>
            <w:rFonts w:ascii="Times New Roman" w:eastAsia="Times New Roman" w:hAnsi="Times New Roman" w:cs="Times New Roman"/>
            <w:sz w:val="24"/>
            <w:szCs w:val="24"/>
            <w:lang w:val="en-US"/>
          </w:rPr>
          <w:delText>adjusted pairwise compari</w:delText>
        </w:r>
        <w:r w:rsidR="00827105">
          <w:rPr>
            <w:rFonts w:ascii="Times New Roman" w:eastAsia="Times New Roman" w:hAnsi="Times New Roman" w:cs="Times New Roman"/>
            <w:sz w:val="24"/>
            <w:szCs w:val="24"/>
            <w:lang w:val="en-US"/>
          </w:rPr>
          <w:delText>s</w:delText>
        </w:r>
        <w:r w:rsidR="00715A70">
          <w:rPr>
            <w:rFonts w:ascii="Times New Roman" w:eastAsia="Times New Roman" w:hAnsi="Times New Roman" w:cs="Times New Roman"/>
            <w:sz w:val="24"/>
            <w:szCs w:val="24"/>
            <w:lang w:val="en-US"/>
          </w:rPr>
          <w:delText>ons</w:delText>
        </w:r>
        <w:r w:rsidRPr="00A20AEF">
          <w:rPr>
            <w:rFonts w:ascii="Times New Roman" w:eastAsia="Times New Roman" w:hAnsi="Times New Roman" w:cs="Times New Roman"/>
            <w:sz w:val="24"/>
            <w:szCs w:val="24"/>
            <w:lang w:val="en-US"/>
          </w:rPr>
          <w:delText xml:space="preserve">. </w:delText>
        </w:r>
      </w:del>
      <w:ins w:id="220" w:author="Venera Gashaj" w:date="2023-05-04T20:24:00Z">
        <w:r w:rsidR="00447D68">
          <w:rPr>
            <w:rFonts w:ascii="Times New Roman" w:eastAsia="Times New Roman" w:hAnsi="Times New Roman" w:cs="Times New Roman"/>
            <w:sz w:val="24"/>
            <w:szCs w:val="24"/>
            <w:lang w:val="en-US"/>
          </w:rPr>
          <w:t>-adjusted</w:t>
        </w:r>
        <w:r w:rsidR="00715A70">
          <w:rPr>
            <w:rFonts w:ascii="Times New Roman" w:eastAsia="Times New Roman" w:hAnsi="Times New Roman" w:cs="Times New Roman"/>
            <w:sz w:val="24"/>
            <w:szCs w:val="24"/>
            <w:lang w:val="en-US"/>
          </w:rPr>
          <w:t xml:space="preserve"> pairwise compari</w:t>
        </w:r>
        <w:r w:rsidR="00827105">
          <w:rPr>
            <w:rFonts w:ascii="Times New Roman" w:eastAsia="Times New Roman" w:hAnsi="Times New Roman" w:cs="Times New Roman"/>
            <w:sz w:val="24"/>
            <w:szCs w:val="24"/>
            <w:lang w:val="en-US"/>
          </w:rPr>
          <w:t>s</w:t>
        </w:r>
        <w:r w:rsidR="00715A70">
          <w:rPr>
            <w:rFonts w:ascii="Times New Roman" w:eastAsia="Times New Roman" w:hAnsi="Times New Roman" w:cs="Times New Roman"/>
            <w:sz w:val="24"/>
            <w:szCs w:val="24"/>
            <w:lang w:val="en-US"/>
          </w:rPr>
          <w:t>ons</w:t>
        </w:r>
        <w:r w:rsidRPr="00A20AEF">
          <w:rPr>
            <w:rFonts w:ascii="Times New Roman" w:eastAsia="Times New Roman" w:hAnsi="Times New Roman" w:cs="Times New Roman"/>
            <w:sz w:val="24"/>
            <w:szCs w:val="24"/>
            <w:lang w:val="en-US"/>
          </w:rPr>
          <w:t xml:space="preserve">. </w:t>
        </w:r>
        <w:r w:rsidR="00447D68">
          <w:rPr>
            <w:rFonts w:ascii="Times New Roman" w:eastAsia="Times New Roman" w:hAnsi="Times New Roman" w:cs="Times New Roman"/>
            <w:sz w:val="24"/>
            <w:szCs w:val="24"/>
            <w:lang w:val="en-US"/>
          </w:rPr>
          <w:t xml:space="preserve">The first ANOVA assessed gamma power on </w:t>
        </w:r>
        <w:proofErr w:type="spellStart"/>
        <w:r w:rsidR="00447D68">
          <w:rPr>
            <w:rFonts w:ascii="Times New Roman" w:eastAsia="Times New Roman" w:hAnsi="Times New Roman" w:cs="Times New Roman"/>
            <w:sz w:val="24"/>
            <w:szCs w:val="24"/>
            <w:lang w:val="en-US"/>
          </w:rPr>
          <w:t>fronto</w:t>
        </w:r>
        <w:proofErr w:type="spellEnd"/>
        <w:r w:rsidR="00447D68">
          <w:rPr>
            <w:rFonts w:ascii="Times New Roman" w:eastAsia="Times New Roman" w:hAnsi="Times New Roman" w:cs="Times New Roman"/>
            <w:sz w:val="24"/>
            <w:szCs w:val="24"/>
            <w:lang w:val="en-US"/>
          </w:rPr>
          <w:t>-central electrodes with electrodes and task format as within-subject factors. The second ANOVA assessed beta power on parietal electrodes with electrodes and task format as within-subject factors.</w:t>
        </w:r>
      </w:ins>
      <w:ins w:id="221" w:author="Venera Gashaj" w:date="2023-05-04T20:32:00Z">
        <w:r w:rsidR="00F26248">
          <w:rPr>
            <w:rFonts w:ascii="Times New Roman" w:eastAsia="Times New Roman" w:hAnsi="Times New Roman" w:cs="Times New Roman"/>
            <w:sz w:val="24"/>
            <w:szCs w:val="24"/>
            <w:lang w:val="en-US"/>
          </w:rPr>
          <w:t xml:space="preserve"> All data analyses were performed using SPSS</w:t>
        </w:r>
      </w:ins>
      <w:ins w:id="222" w:author="Venera Gashaj" w:date="2023-05-04T20:40:00Z">
        <w:r w:rsidR="0008599D">
          <w:rPr>
            <w:rFonts w:ascii="Times New Roman" w:eastAsia="Times New Roman" w:hAnsi="Times New Roman" w:cs="Times New Roman"/>
            <w:sz w:val="24"/>
            <w:szCs w:val="24"/>
            <w:lang w:val="en-US"/>
          </w:rPr>
          <w:t xml:space="preserve"> Version 28.0.01.</w:t>
        </w:r>
      </w:ins>
    </w:p>
    <w:p w14:paraId="5D47E47F" w14:textId="77777777" w:rsidR="0023368E" w:rsidRPr="00A20AEF" w:rsidRDefault="00437550">
      <w:pPr>
        <w:spacing w:line="480" w:lineRule="auto"/>
        <w:rPr>
          <w:rFonts w:ascii="Times New Roman" w:eastAsia="Times New Roman" w:hAnsi="Times New Roman" w:cs="Times New Roman"/>
          <w:b/>
          <w:sz w:val="24"/>
          <w:szCs w:val="24"/>
          <w:lang w:val="en-US"/>
        </w:rPr>
      </w:pPr>
      <w:commentRangeStart w:id="223"/>
      <w:commentRangeStart w:id="224"/>
      <w:r w:rsidRPr="00A20AEF">
        <w:rPr>
          <w:rFonts w:ascii="Times New Roman" w:eastAsia="Times New Roman" w:hAnsi="Times New Roman" w:cs="Times New Roman"/>
          <w:b/>
          <w:sz w:val="24"/>
          <w:szCs w:val="24"/>
          <w:lang w:val="en-US"/>
        </w:rPr>
        <w:t>Results</w:t>
      </w:r>
      <w:commentRangeEnd w:id="223"/>
      <w:r w:rsidR="00DD4F4C">
        <w:rPr>
          <w:rStyle w:val="CommentReference"/>
        </w:rPr>
        <w:commentReference w:id="223"/>
      </w:r>
      <w:commentRangeEnd w:id="224"/>
      <w:r w:rsidR="001B59B0">
        <w:rPr>
          <w:rStyle w:val="CommentReference"/>
        </w:rPr>
        <w:commentReference w:id="224"/>
      </w:r>
    </w:p>
    <w:p w14:paraId="5584BDDA" w14:textId="77777777" w:rsidR="001022DE" w:rsidRPr="00A20AEF" w:rsidRDefault="001022DE" w:rsidP="001022DE">
      <w:pPr>
        <w:spacing w:line="480" w:lineRule="auto"/>
        <w:ind w:firstLine="720"/>
        <w:rPr>
          <w:del w:id="225" w:author="Venera Gashaj" w:date="2023-05-04T20:24:00Z"/>
          <w:rFonts w:ascii="Times New Roman" w:eastAsia="Times New Roman" w:hAnsi="Times New Roman" w:cs="Times New Roman"/>
          <w:sz w:val="24"/>
          <w:szCs w:val="24"/>
          <w:lang w:val="en-US"/>
        </w:rPr>
      </w:pPr>
      <w:del w:id="226" w:author="Venera Gashaj" w:date="2023-05-04T20:24:00Z">
        <w:r w:rsidRPr="00A20AEF">
          <w:rPr>
            <w:rFonts w:ascii="Times New Roman" w:eastAsia="Times New Roman" w:hAnsi="Times New Roman" w:cs="Times New Roman"/>
            <w:sz w:val="24"/>
            <w:szCs w:val="24"/>
            <w:lang w:val="en-US"/>
          </w:rPr>
          <w:delText xml:space="preserve">The answers to the self-reflection questions were compared in a within-subject manner using paired </w:delText>
        </w:r>
        <w:r w:rsidRPr="00D1165A">
          <w:rPr>
            <w:rFonts w:ascii="Times New Roman" w:eastAsia="Times New Roman" w:hAnsi="Times New Roman" w:cs="Times New Roman"/>
            <w:i/>
            <w:iCs/>
            <w:sz w:val="24"/>
            <w:szCs w:val="24"/>
            <w:lang w:val="en-US"/>
          </w:rPr>
          <w:delText>t</w:delText>
        </w:r>
        <w:r w:rsidRPr="00A20AEF">
          <w:rPr>
            <w:rFonts w:ascii="Times New Roman" w:eastAsia="Times New Roman" w:hAnsi="Times New Roman" w:cs="Times New Roman"/>
            <w:sz w:val="24"/>
            <w:szCs w:val="24"/>
            <w:lang w:val="en-US"/>
          </w:rPr>
          <w:delText xml:space="preserve">-tests. The </w:delText>
        </w:r>
        <w:r>
          <w:rPr>
            <w:rFonts w:ascii="Times New Roman" w:eastAsia="Times New Roman" w:hAnsi="Times New Roman" w:cs="Times New Roman"/>
            <w:sz w:val="24"/>
            <w:szCs w:val="24"/>
            <w:lang w:val="en-US"/>
          </w:rPr>
          <w:delText xml:space="preserve">familiarity </w:delText>
        </w:r>
        <w:r w:rsidRPr="00A20AEF">
          <w:rPr>
            <w:rFonts w:ascii="Times New Roman" w:eastAsia="Times New Roman" w:hAnsi="Times New Roman" w:cs="Times New Roman"/>
            <w:sz w:val="24"/>
            <w:szCs w:val="24"/>
            <w:lang w:val="en-US"/>
          </w:rPr>
          <w:delText>score was on average lower for the non-symbolic version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8.86,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3.30) than the symbolic one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10.39,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3.05), and the difference reached statistical significance </w:delText>
        </w:r>
        <w:r w:rsidRPr="00A20AEF">
          <w:rPr>
            <w:rFonts w:ascii="Times New Roman" w:eastAsia="Times New Roman" w:hAnsi="Times New Roman" w:cs="Times New Roman"/>
            <w:i/>
            <w:sz w:val="24"/>
            <w:szCs w:val="24"/>
            <w:lang w:val="en-US"/>
          </w:rPr>
          <w:delText>t</w:delText>
        </w:r>
        <w:r w:rsidRPr="00A20AEF">
          <w:rPr>
            <w:rFonts w:ascii="Times New Roman" w:eastAsia="Times New Roman" w:hAnsi="Times New Roman" w:cs="Times New Roman"/>
            <w:sz w:val="24"/>
            <w:szCs w:val="24"/>
            <w:lang w:val="en-US"/>
          </w:rPr>
          <w:delText xml:space="preserve">(27) = 3.39, </w:delText>
        </w:r>
        <w:r w:rsidRPr="00A20AEF">
          <w:rPr>
            <w:rFonts w:ascii="Times New Roman" w:eastAsia="Times New Roman" w:hAnsi="Times New Roman" w:cs="Times New Roman"/>
            <w:i/>
            <w:sz w:val="24"/>
            <w:szCs w:val="24"/>
            <w:lang w:val="en-US"/>
          </w:rPr>
          <w:delText>p</w:delText>
        </w:r>
        <w:r w:rsidRPr="00A20AEF">
          <w:rPr>
            <w:rFonts w:ascii="Times New Roman" w:eastAsia="Times New Roman" w:hAnsi="Times New Roman" w:cs="Times New Roman"/>
            <w:sz w:val="24"/>
            <w:szCs w:val="24"/>
            <w:lang w:val="en-US"/>
          </w:rPr>
          <w:delText xml:space="preserve"> </w:delText>
        </w:r>
        <w:r>
          <w:rPr>
            <w:rFonts w:ascii="Times New Roman" w:eastAsia="Times New Roman" w:hAnsi="Times New Roman" w:cs="Times New Roman"/>
            <w:sz w:val="24"/>
            <w:szCs w:val="24"/>
            <w:lang w:val="en-US"/>
          </w:rPr>
          <w:delText xml:space="preserve">= </w:delText>
        </w:r>
        <w:r w:rsidRPr="00A20AEF">
          <w:rPr>
            <w:rFonts w:ascii="Times New Roman" w:eastAsia="Times New Roman" w:hAnsi="Times New Roman" w:cs="Times New Roman"/>
            <w:sz w:val="24"/>
            <w:szCs w:val="24"/>
            <w:lang w:val="en-US"/>
          </w:rPr>
          <w:delText xml:space="preserve">.002, Cohen’s </w:delText>
        </w:r>
        <w:r w:rsidRPr="00A20AEF">
          <w:rPr>
            <w:rFonts w:ascii="Times New Roman" w:eastAsia="Times New Roman" w:hAnsi="Times New Roman" w:cs="Times New Roman"/>
            <w:i/>
            <w:sz w:val="24"/>
            <w:szCs w:val="24"/>
            <w:lang w:val="en-US"/>
          </w:rPr>
          <w:delText>d</w:delText>
        </w:r>
        <w:r w:rsidRPr="00A20AEF">
          <w:rPr>
            <w:rFonts w:ascii="Times New Roman" w:eastAsia="Times New Roman" w:hAnsi="Times New Roman" w:cs="Times New Roman"/>
            <w:sz w:val="24"/>
            <w:szCs w:val="24"/>
            <w:lang w:val="en-US"/>
          </w:rPr>
          <w:delText xml:space="preserve"> = </w:delText>
        </w:r>
        <w:r>
          <w:rPr>
            <w:rFonts w:ascii="Times New Roman" w:eastAsia="Times New Roman" w:hAnsi="Times New Roman" w:cs="Times New Roman"/>
            <w:sz w:val="24"/>
            <w:szCs w:val="24"/>
            <w:lang w:val="en-US"/>
          </w:rPr>
          <w:delText>0.64</w:delText>
        </w:r>
        <w:r w:rsidRPr="00A20AEF">
          <w:rPr>
            <w:rFonts w:ascii="Times New Roman" w:eastAsia="Times New Roman" w:hAnsi="Times New Roman" w:cs="Times New Roman"/>
            <w:sz w:val="24"/>
            <w:szCs w:val="24"/>
            <w:lang w:val="en-US"/>
          </w:rPr>
          <w:delText>. Similarly, the score for understanding was on average lower for the non-symbolic version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10.79,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2.57) than the symbolic one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12.14,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3.33), and this difference also reached statistical significance </w:delText>
        </w:r>
        <w:r w:rsidRPr="00A20AEF">
          <w:rPr>
            <w:rFonts w:ascii="Times New Roman" w:eastAsia="Times New Roman" w:hAnsi="Times New Roman" w:cs="Times New Roman"/>
            <w:i/>
            <w:sz w:val="24"/>
            <w:szCs w:val="24"/>
            <w:lang w:val="en-US"/>
          </w:rPr>
          <w:delText>t</w:delText>
        </w:r>
        <w:r w:rsidRPr="00A20AEF">
          <w:rPr>
            <w:rFonts w:ascii="Times New Roman" w:eastAsia="Times New Roman" w:hAnsi="Times New Roman" w:cs="Times New Roman"/>
            <w:sz w:val="24"/>
            <w:szCs w:val="24"/>
            <w:lang w:val="en-US"/>
          </w:rPr>
          <w:delText xml:space="preserve">(27) = 3.29, </w:delText>
        </w:r>
        <w:r w:rsidRPr="00A20AEF">
          <w:rPr>
            <w:rFonts w:ascii="Times New Roman" w:eastAsia="Times New Roman" w:hAnsi="Times New Roman" w:cs="Times New Roman"/>
            <w:i/>
            <w:sz w:val="24"/>
            <w:szCs w:val="24"/>
            <w:lang w:val="en-US"/>
          </w:rPr>
          <w:delText>p</w:delText>
        </w:r>
        <w:r w:rsidRPr="00A20AEF">
          <w:rPr>
            <w:rFonts w:ascii="Times New Roman" w:eastAsia="Times New Roman" w:hAnsi="Times New Roman" w:cs="Times New Roman"/>
            <w:sz w:val="24"/>
            <w:szCs w:val="24"/>
            <w:lang w:val="en-US"/>
          </w:rPr>
          <w:delText xml:space="preserve"> </w:delText>
        </w:r>
        <w:r>
          <w:rPr>
            <w:rFonts w:ascii="Times New Roman" w:eastAsia="Times New Roman" w:hAnsi="Times New Roman" w:cs="Times New Roman"/>
            <w:sz w:val="24"/>
            <w:szCs w:val="24"/>
            <w:lang w:val="en-US"/>
          </w:rPr>
          <w:delText xml:space="preserve">= </w:delText>
        </w:r>
        <w:r w:rsidRPr="00A20AEF">
          <w:rPr>
            <w:rFonts w:ascii="Times New Roman" w:eastAsia="Times New Roman" w:hAnsi="Times New Roman" w:cs="Times New Roman"/>
            <w:sz w:val="24"/>
            <w:szCs w:val="24"/>
            <w:lang w:val="en-US"/>
          </w:rPr>
          <w:delText>.003,</w:delText>
        </w:r>
        <w:r w:rsidRPr="00A20AEF">
          <w:rPr>
            <w:rFonts w:ascii="Times New Roman" w:eastAsia="Times New Roman" w:hAnsi="Times New Roman" w:cs="Times New Roman"/>
            <w:i/>
            <w:sz w:val="24"/>
            <w:szCs w:val="24"/>
            <w:lang w:val="en-US"/>
          </w:rPr>
          <w:delText xml:space="preserve"> </w:delText>
        </w:r>
        <w:r w:rsidRPr="00A20AEF">
          <w:rPr>
            <w:rFonts w:ascii="Times New Roman" w:eastAsia="Times New Roman" w:hAnsi="Times New Roman" w:cs="Times New Roman"/>
            <w:sz w:val="24"/>
            <w:szCs w:val="24"/>
            <w:lang w:val="en-US"/>
          </w:rPr>
          <w:delText xml:space="preserve">Cohen’s </w:delText>
        </w:r>
        <w:r w:rsidRPr="00A20AEF">
          <w:rPr>
            <w:rFonts w:ascii="Times New Roman" w:eastAsia="Times New Roman" w:hAnsi="Times New Roman" w:cs="Times New Roman"/>
            <w:i/>
            <w:sz w:val="24"/>
            <w:szCs w:val="24"/>
            <w:lang w:val="en-US"/>
          </w:rPr>
          <w:delText>d</w:delText>
        </w:r>
        <w:r w:rsidRPr="00A20AEF">
          <w:rPr>
            <w:rFonts w:ascii="Times New Roman" w:eastAsia="Times New Roman" w:hAnsi="Times New Roman" w:cs="Times New Roman"/>
            <w:sz w:val="24"/>
            <w:szCs w:val="24"/>
            <w:lang w:val="en-US"/>
          </w:rPr>
          <w:delText xml:space="preserve"> = </w:delText>
        </w:r>
        <w:r>
          <w:rPr>
            <w:rFonts w:ascii="Times New Roman" w:eastAsia="Times New Roman" w:hAnsi="Times New Roman" w:cs="Times New Roman"/>
            <w:sz w:val="24"/>
            <w:szCs w:val="24"/>
            <w:lang w:val="en-US"/>
          </w:rPr>
          <w:delText>0.62</w:delText>
        </w:r>
        <w:r w:rsidRPr="00A20AEF">
          <w:rPr>
            <w:rFonts w:ascii="Times New Roman" w:eastAsia="Times New Roman" w:hAnsi="Times New Roman" w:cs="Times New Roman"/>
            <w:sz w:val="24"/>
            <w:szCs w:val="24"/>
            <w:lang w:val="en-US"/>
          </w:rPr>
          <w:delText>.</w:delText>
        </w:r>
      </w:del>
    </w:p>
    <w:p w14:paraId="60743BD2" w14:textId="77777777" w:rsidR="001022DE" w:rsidRDefault="001022DE" w:rsidP="001022DE">
      <w:pPr>
        <w:spacing w:line="480" w:lineRule="auto"/>
        <w:ind w:firstLine="720"/>
        <w:rPr>
          <w:del w:id="227" w:author="Venera Gashaj" w:date="2023-05-04T20:24:00Z"/>
          <w:rFonts w:ascii="Times New Roman" w:eastAsia="Times New Roman" w:hAnsi="Times New Roman" w:cs="Times New Roman"/>
          <w:sz w:val="24"/>
          <w:szCs w:val="24"/>
          <w:lang w:val="en-US"/>
        </w:rPr>
      </w:pPr>
      <w:del w:id="228" w:author="Venera Gashaj" w:date="2023-05-04T20:24:00Z">
        <w:r w:rsidRPr="00A20AEF">
          <w:rPr>
            <w:rFonts w:ascii="Times New Roman" w:eastAsia="Times New Roman" w:hAnsi="Times New Roman" w:cs="Times New Roman"/>
            <w:sz w:val="24"/>
            <w:szCs w:val="24"/>
            <w:lang w:val="en-US"/>
          </w:rPr>
          <w:delText>Even though the score on time (</w:delText>
        </w:r>
        <w:r>
          <w:rPr>
            <w:rFonts w:ascii="Times New Roman" w:eastAsia="Times New Roman" w:hAnsi="Times New Roman" w:cs="Times New Roman"/>
            <w:sz w:val="24"/>
            <w:szCs w:val="24"/>
            <w:lang w:val="en-US"/>
          </w:rPr>
          <w:delText>“</w:delText>
        </w:r>
        <w:r w:rsidRPr="00A20AEF">
          <w:rPr>
            <w:rFonts w:ascii="Times New Roman" w:eastAsia="Times New Roman" w:hAnsi="Times New Roman" w:cs="Times New Roman"/>
            <w:sz w:val="24"/>
            <w:szCs w:val="24"/>
            <w:lang w:val="en-US"/>
          </w:rPr>
          <w:delText>I had enough time</w:delText>
        </w:r>
        <w:r>
          <w:rPr>
            <w:rFonts w:ascii="Times New Roman" w:eastAsia="Times New Roman" w:hAnsi="Times New Roman" w:cs="Times New Roman"/>
            <w:sz w:val="24"/>
            <w:szCs w:val="24"/>
            <w:lang w:val="en-US"/>
          </w:rPr>
          <w:delText>”</w:delText>
        </w:r>
        <w:r w:rsidRPr="00A20AEF">
          <w:rPr>
            <w:rFonts w:ascii="Times New Roman" w:eastAsia="Times New Roman" w:hAnsi="Times New Roman" w:cs="Times New Roman"/>
            <w:sz w:val="24"/>
            <w:szCs w:val="24"/>
            <w:lang w:val="en-US"/>
          </w:rPr>
          <w:delText xml:space="preserve">) was </w:delText>
        </w:r>
        <w:r w:rsidR="00827105">
          <w:rPr>
            <w:rFonts w:ascii="Times New Roman" w:eastAsia="Times New Roman" w:hAnsi="Times New Roman" w:cs="Times New Roman"/>
            <w:sz w:val="24"/>
            <w:szCs w:val="24"/>
            <w:lang w:val="en-US"/>
          </w:rPr>
          <w:delText>descriptively</w:delText>
        </w:r>
        <w:r w:rsidR="00827105" w:rsidRPr="00A20AEF">
          <w:rPr>
            <w:rFonts w:ascii="Times New Roman" w:eastAsia="Times New Roman" w:hAnsi="Times New Roman" w:cs="Times New Roman"/>
            <w:sz w:val="24"/>
            <w:szCs w:val="24"/>
            <w:lang w:val="en-US"/>
          </w:rPr>
          <w:delText xml:space="preserve"> </w:delText>
        </w:r>
        <w:r w:rsidRPr="00A20AEF">
          <w:rPr>
            <w:rFonts w:ascii="Times New Roman" w:eastAsia="Times New Roman" w:hAnsi="Times New Roman" w:cs="Times New Roman"/>
            <w:sz w:val="24"/>
            <w:szCs w:val="24"/>
            <w:lang w:val="en-US"/>
          </w:rPr>
          <w:delText>lower on average for the non-symbolic version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11.68,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2.65) than the symbolic one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12.79,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2.54), the difference did not reach statistical significance </w:delText>
        </w:r>
        <w:r w:rsidRPr="00A20AEF">
          <w:rPr>
            <w:rFonts w:ascii="Times New Roman" w:eastAsia="Times New Roman" w:hAnsi="Times New Roman" w:cs="Times New Roman"/>
            <w:i/>
            <w:sz w:val="24"/>
            <w:szCs w:val="24"/>
            <w:lang w:val="en-US"/>
          </w:rPr>
          <w:delText>t</w:delText>
        </w:r>
        <w:r w:rsidRPr="00A20AEF">
          <w:rPr>
            <w:rFonts w:ascii="Times New Roman" w:eastAsia="Times New Roman" w:hAnsi="Times New Roman" w:cs="Times New Roman"/>
            <w:sz w:val="24"/>
            <w:szCs w:val="24"/>
            <w:lang w:val="en-US"/>
          </w:rPr>
          <w:delText xml:space="preserve">(27) = 1.90, </w:delText>
        </w:r>
        <w:r w:rsidRPr="00A20AEF">
          <w:rPr>
            <w:rFonts w:ascii="Times New Roman" w:eastAsia="Times New Roman" w:hAnsi="Times New Roman" w:cs="Times New Roman"/>
            <w:i/>
            <w:sz w:val="24"/>
            <w:szCs w:val="24"/>
            <w:lang w:val="en-US"/>
          </w:rPr>
          <w:delText>p</w:delText>
        </w:r>
        <w:r w:rsidRPr="00A20AEF">
          <w:rPr>
            <w:rFonts w:ascii="Times New Roman" w:eastAsia="Times New Roman" w:hAnsi="Times New Roman" w:cs="Times New Roman"/>
            <w:sz w:val="24"/>
            <w:szCs w:val="24"/>
            <w:lang w:val="en-US"/>
          </w:rPr>
          <w:delText xml:space="preserve"> =.068, Cohen’s </w:delText>
        </w:r>
        <w:r w:rsidRPr="00A20AEF">
          <w:rPr>
            <w:rFonts w:ascii="Times New Roman" w:eastAsia="Times New Roman" w:hAnsi="Times New Roman" w:cs="Times New Roman"/>
            <w:i/>
            <w:sz w:val="24"/>
            <w:szCs w:val="24"/>
            <w:lang w:val="en-US"/>
          </w:rPr>
          <w:delText>d</w:delText>
        </w:r>
        <w:r w:rsidRPr="00A20AEF">
          <w:rPr>
            <w:rFonts w:ascii="Times New Roman" w:eastAsia="Times New Roman" w:hAnsi="Times New Roman" w:cs="Times New Roman"/>
            <w:sz w:val="24"/>
            <w:szCs w:val="24"/>
            <w:lang w:val="en-US"/>
          </w:rPr>
          <w:delText xml:space="preserve"> = </w:delText>
        </w:r>
        <w:r>
          <w:rPr>
            <w:rFonts w:ascii="Times New Roman" w:eastAsia="Times New Roman" w:hAnsi="Times New Roman" w:cs="Times New Roman"/>
            <w:sz w:val="24"/>
            <w:szCs w:val="24"/>
            <w:lang w:val="en-US"/>
          </w:rPr>
          <w:delText>0.36</w:delText>
        </w:r>
        <w:r w:rsidRPr="00A20AEF">
          <w:rPr>
            <w:rFonts w:ascii="Times New Roman" w:eastAsia="Times New Roman" w:hAnsi="Times New Roman" w:cs="Times New Roman"/>
            <w:sz w:val="24"/>
            <w:szCs w:val="24"/>
            <w:lang w:val="en-US"/>
          </w:rPr>
          <w:delText>. For engagement</w:delText>
        </w:r>
        <w:r>
          <w:rPr>
            <w:rFonts w:ascii="Times New Roman" w:eastAsia="Times New Roman" w:hAnsi="Times New Roman" w:cs="Times New Roman"/>
            <w:sz w:val="24"/>
            <w:szCs w:val="24"/>
            <w:lang w:val="en-US"/>
          </w:rPr>
          <w:delText>,</w:delText>
        </w:r>
        <w:r w:rsidRPr="00A20AEF">
          <w:rPr>
            <w:rFonts w:ascii="Times New Roman" w:eastAsia="Times New Roman" w:hAnsi="Times New Roman" w:cs="Times New Roman"/>
            <w:sz w:val="24"/>
            <w:szCs w:val="24"/>
            <w:lang w:val="en-US"/>
          </w:rPr>
          <w:delText xml:space="preserve"> the same was observed</w:delText>
        </w:r>
        <w:r>
          <w:rPr>
            <w:rFonts w:ascii="Times New Roman" w:eastAsia="Times New Roman" w:hAnsi="Times New Roman" w:cs="Times New Roman"/>
            <w:sz w:val="24"/>
            <w:szCs w:val="24"/>
            <w:lang w:val="en-US"/>
          </w:rPr>
          <w:delText>:</w:delText>
        </w:r>
        <w:r w:rsidRPr="00A20AEF">
          <w:rPr>
            <w:rFonts w:ascii="Times New Roman" w:eastAsia="Times New Roman" w:hAnsi="Times New Roman" w:cs="Times New Roman"/>
            <w:sz w:val="24"/>
            <w:szCs w:val="24"/>
            <w:lang w:val="en-US"/>
          </w:rPr>
          <w:delText xml:space="preserve"> the score was lower on average for the non-symbolic version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10.57,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2.69) than the symbolic one (</w:delText>
        </w:r>
        <w:r w:rsidRPr="00A20AEF">
          <w:rPr>
            <w:rFonts w:ascii="Times New Roman" w:eastAsia="Times New Roman" w:hAnsi="Times New Roman" w:cs="Times New Roman"/>
            <w:i/>
            <w:sz w:val="24"/>
            <w:szCs w:val="24"/>
            <w:lang w:val="en-US"/>
          </w:rPr>
          <w:delText>M</w:delText>
        </w:r>
        <w:r w:rsidRPr="00A20AEF">
          <w:rPr>
            <w:rFonts w:ascii="Times New Roman" w:eastAsia="Times New Roman" w:hAnsi="Times New Roman" w:cs="Times New Roman"/>
            <w:sz w:val="24"/>
            <w:szCs w:val="24"/>
            <w:lang w:val="en-US"/>
          </w:rPr>
          <w:delText xml:space="preserve"> = 11.36, </w:delText>
        </w:r>
        <w:r w:rsidRPr="00A20AEF">
          <w:rPr>
            <w:rFonts w:ascii="Times New Roman" w:eastAsia="Times New Roman" w:hAnsi="Times New Roman" w:cs="Times New Roman"/>
            <w:i/>
            <w:sz w:val="24"/>
            <w:szCs w:val="24"/>
            <w:lang w:val="en-US"/>
          </w:rPr>
          <w:delText>SD</w:delText>
        </w:r>
        <w:r w:rsidRPr="00A20AEF">
          <w:rPr>
            <w:rFonts w:ascii="Times New Roman" w:eastAsia="Times New Roman" w:hAnsi="Times New Roman" w:cs="Times New Roman"/>
            <w:sz w:val="24"/>
            <w:szCs w:val="24"/>
            <w:lang w:val="en-US"/>
          </w:rPr>
          <w:delText xml:space="preserve"> = 3.27), but the difference did not reach statistical significance </w:delText>
        </w:r>
        <w:r w:rsidRPr="00A20AEF">
          <w:rPr>
            <w:rFonts w:ascii="Times New Roman" w:eastAsia="Times New Roman" w:hAnsi="Times New Roman" w:cs="Times New Roman"/>
            <w:i/>
            <w:sz w:val="24"/>
            <w:szCs w:val="24"/>
            <w:lang w:val="en-US"/>
          </w:rPr>
          <w:delText>t</w:delText>
        </w:r>
        <w:r w:rsidRPr="00A20AEF">
          <w:rPr>
            <w:rFonts w:ascii="Times New Roman" w:eastAsia="Times New Roman" w:hAnsi="Times New Roman" w:cs="Times New Roman"/>
            <w:sz w:val="24"/>
            <w:szCs w:val="24"/>
            <w:lang w:val="en-US"/>
          </w:rPr>
          <w:delText xml:space="preserve">(27) = 1.50, </w:delText>
        </w:r>
        <w:r w:rsidRPr="00A20AEF">
          <w:rPr>
            <w:rFonts w:ascii="Times New Roman" w:eastAsia="Times New Roman" w:hAnsi="Times New Roman" w:cs="Times New Roman"/>
            <w:i/>
            <w:sz w:val="24"/>
            <w:szCs w:val="24"/>
            <w:lang w:val="en-US"/>
          </w:rPr>
          <w:delText>p</w:delText>
        </w:r>
        <w:r w:rsidRPr="00A20AEF">
          <w:rPr>
            <w:rFonts w:ascii="Times New Roman" w:eastAsia="Times New Roman" w:hAnsi="Times New Roman" w:cs="Times New Roman"/>
            <w:sz w:val="24"/>
            <w:szCs w:val="24"/>
            <w:lang w:val="en-US"/>
          </w:rPr>
          <w:delText xml:space="preserve"> =.145, Cohen’s </w:delText>
        </w:r>
        <w:r w:rsidRPr="00A20AEF">
          <w:rPr>
            <w:rFonts w:ascii="Times New Roman" w:eastAsia="Times New Roman" w:hAnsi="Times New Roman" w:cs="Times New Roman"/>
            <w:i/>
            <w:sz w:val="24"/>
            <w:szCs w:val="24"/>
            <w:lang w:val="en-US"/>
          </w:rPr>
          <w:delText>d</w:delText>
        </w:r>
        <w:r w:rsidRPr="00A20AEF">
          <w:rPr>
            <w:rFonts w:ascii="Times New Roman" w:eastAsia="Times New Roman" w:hAnsi="Times New Roman" w:cs="Times New Roman"/>
            <w:sz w:val="24"/>
            <w:szCs w:val="24"/>
            <w:lang w:val="en-US"/>
          </w:rPr>
          <w:delText xml:space="preserve"> = </w:delText>
        </w:r>
        <w:r>
          <w:rPr>
            <w:rFonts w:ascii="Times New Roman" w:eastAsia="Times New Roman" w:hAnsi="Times New Roman" w:cs="Times New Roman"/>
            <w:sz w:val="24"/>
            <w:szCs w:val="24"/>
            <w:lang w:val="en-US"/>
          </w:rPr>
          <w:delText>0.28</w:delText>
        </w:r>
        <w:r w:rsidRPr="00A20AEF">
          <w:rPr>
            <w:rFonts w:ascii="Times New Roman" w:eastAsia="Times New Roman" w:hAnsi="Times New Roman" w:cs="Times New Roman"/>
            <w:sz w:val="24"/>
            <w:szCs w:val="24"/>
            <w:lang w:val="en-US"/>
          </w:rPr>
          <w:delText>.</w:delText>
        </w:r>
      </w:del>
    </w:p>
    <w:p w14:paraId="0EF7ED50" w14:textId="77777777" w:rsidR="00110CE1" w:rsidRDefault="00110CE1" w:rsidP="00110CE1">
      <w:pPr>
        <w:spacing w:line="480" w:lineRule="auto"/>
        <w:ind w:firstLine="567"/>
        <w:rPr>
          <w:rFonts w:ascii="Times New Roman" w:eastAsia="Times New Roman" w:hAnsi="Times New Roman" w:cs="Times New Roman"/>
          <w:i/>
          <w:sz w:val="24"/>
          <w:szCs w:val="24"/>
          <w:lang w:val="en-US"/>
        </w:rPr>
      </w:pPr>
      <w:commentRangeStart w:id="229"/>
      <w:commentRangeStart w:id="230"/>
      <w:r w:rsidRPr="00EC7858">
        <w:rPr>
          <w:rFonts w:ascii="Times New Roman" w:eastAsia="Times New Roman" w:hAnsi="Times New Roman" w:cs="Times New Roman"/>
          <w:sz w:val="24"/>
          <w:szCs w:val="24"/>
          <w:lang w:val="en-US"/>
        </w:rPr>
        <w:t xml:space="preserve">Table 2 </w:t>
      </w:r>
      <w:r>
        <w:rPr>
          <w:rFonts w:ascii="Times New Roman" w:eastAsia="Times New Roman" w:hAnsi="Times New Roman" w:cs="Times New Roman"/>
          <w:i/>
          <w:sz w:val="24"/>
          <w:szCs w:val="24"/>
          <w:lang w:val="en-US"/>
        </w:rPr>
        <w:t>Pearson Correlations</w:t>
      </w:r>
      <w:r w:rsidRPr="00EC7858">
        <w:rPr>
          <w:rFonts w:ascii="Times New Roman" w:eastAsia="Times New Roman" w:hAnsi="Times New Roman" w:cs="Times New Roman"/>
          <w:i/>
          <w:sz w:val="24"/>
          <w:szCs w:val="24"/>
          <w:lang w:val="en-US"/>
        </w:rPr>
        <w:t xml:space="preserve"> </w:t>
      </w:r>
      <w:commentRangeEnd w:id="229"/>
      <w:r>
        <w:rPr>
          <w:rStyle w:val="CommentReference"/>
        </w:rPr>
        <w:commentReference w:id="229"/>
      </w:r>
      <w:commentRangeEnd w:id="230"/>
      <w:r>
        <w:rPr>
          <w:rStyle w:val="CommentReference"/>
        </w:rPr>
        <w:commentReference w:id="230"/>
      </w:r>
    </w:p>
    <w:tbl>
      <w:tblPr>
        <w:tblW w:w="8735" w:type="dxa"/>
        <w:tblLayout w:type="fixed"/>
        <w:tblCellMar>
          <w:left w:w="70" w:type="dxa"/>
          <w:right w:w="70" w:type="dxa"/>
        </w:tblCellMar>
        <w:tblLook w:val="04A0" w:firstRow="1" w:lastRow="0" w:firstColumn="1" w:lastColumn="0" w:noHBand="0" w:noVBand="1"/>
      </w:tblPr>
      <w:tblGrid>
        <w:gridCol w:w="367"/>
        <w:gridCol w:w="1476"/>
        <w:gridCol w:w="724"/>
        <w:gridCol w:w="725"/>
        <w:gridCol w:w="724"/>
        <w:gridCol w:w="725"/>
        <w:gridCol w:w="724"/>
        <w:gridCol w:w="725"/>
        <w:gridCol w:w="724"/>
        <w:gridCol w:w="725"/>
        <w:gridCol w:w="719"/>
        <w:gridCol w:w="6"/>
        <w:gridCol w:w="365"/>
        <w:gridCol w:w="6"/>
      </w:tblGrid>
      <w:tr w:rsidR="00110CE1" w:rsidRPr="00685840" w14:paraId="4D52DBBB" w14:textId="77777777" w:rsidTr="00F453C9">
        <w:trPr>
          <w:trHeight w:val="340"/>
        </w:trPr>
        <w:tc>
          <w:tcPr>
            <w:tcW w:w="367" w:type="dxa"/>
            <w:tcBorders>
              <w:top w:val="single" w:sz="4" w:space="0" w:color="auto"/>
              <w:bottom w:val="single" w:sz="4" w:space="0" w:color="auto"/>
            </w:tcBorders>
            <w:shd w:val="clear" w:color="auto" w:fill="auto"/>
            <w:vAlign w:val="center"/>
          </w:tcPr>
          <w:p w14:paraId="5857D407" w14:textId="77777777" w:rsidR="00110CE1" w:rsidRPr="00685840" w:rsidRDefault="00110CE1" w:rsidP="00F453C9">
            <w:pPr>
              <w:spacing w:line="240" w:lineRule="auto"/>
              <w:jc w:val="center"/>
              <w:rPr>
                <w:rFonts w:asciiTheme="majorHAnsi" w:eastAsia="Times New Roman" w:hAnsiTheme="majorHAnsi" w:cstheme="majorHAnsi"/>
                <w:sz w:val="20"/>
                <w:szCs w:val="20"/>
                <w:lang w:val="de-CH"/>
              </w:rPr>
            </w:pPr>
          </w:p>
        </w:tc>
        <w:tc>
          <w:tcPr>
            <w:tcW w:w="1476" w:type="dxa"/>
            <w:tcBorders>
              <w:top w:val="single" w:sz="4" w:space="0" w:color="auto"/>
              <w:bottom w:val="single" w:sz="4" w:space="0" w:color="auto"/>
            </w:tcBorders>
            <w:shd w:val="clear" w:color="auto" w:fill="auto"/>
            <w:vAlign w:val="center"/>
          </w:tcPr>
          <w:p w14:paraId="3C6DF2B3" w14:textId="77777777" w:rsidR="00110CE1" w:rsidRPr="00685840" w:rsidRDefault="00110CE1" w:rsidP="00F453C9">
            <w:pPr>
              <w:spacing w:line="240" w:lineRule="auto"/>
              <w:jc w:val="center"/>
              <w:rPr>
                <w:rFonts w:asciiTheme="majorHAnsi" w:eastAsia="Times New Roman" w:hAnsiTheme="majorHAnsi" w:cstheme="majorHAnsi"/>
                <w:sz w:val="20"/>
                <w:szCs w:val="20"/>
                <w:lang w:val="de-CH"/>
              </w:rPr>
            </w:pPr>
          </w:p>
        </w:tc>
        <w:tc>
          <w:tcPr>
            <w:tcW w:w="724" w:type="dxa"/>
            <w:tcBorders>
              <w:top w:val="single" w:sz="4" w:space="0" w:color="auto"/>
              <w:bottom w:val="single" w:sz="4" w:space="0" w:color="auto"/>
            </w:tcBorders>
            <w:shd w:val="clear" w:color="auto" w:fill="auto"/>
            <w:vAlign w:val="center"/>
            <w:hideMark/>
          </w:tcPr>
          <w:p w14:paraId="610494EB"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de-CH"/>
              </w:rPr>
              <w:t>1</w:t>
            </w:r>
          </w:p>
        </w:tc>
        <w:tc>
          <w:tcPr>
            <w:tcW w:w="725" w:type="dxa"/>
            <w:tcBorders>
              <w:top w:val="single" w:sz="4" w:space="0" w:color="auto"/>
              <w:bottom w:val="single" w:sz="4" w:space="0" w:color="auto"/>
            </w:tcBorders>
            <w:shd w:val="clear" w:color="auto" w:fill="auto"/>
            <w:vAlign w:val="center"/>
            <w:hideMark/>
          </w:tcPr>
          <w:p w14:paraId="07D1D7B0"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de-CH"/>
              </w:rPr>
              <w:t>2</w:t>
            </w:r>
          </w:p>
        </w:tc>
        <w:tc>
          <w:tcPr>
            <w:tcW w:w="724" w:type="dxa"/>
            <w:tcBorders>
              <w:top w:val="single" w:sz="4" w:space="0" w:color="auto"/>
              <w:bottom w:val="single" w:sz="4" w:space="0" w:color="auto"/>
            </w:tcBorders>
            <w:shd w:val="clear" w:color="auto" w:fill="auto"/>
            <w:vAlign w:val="center"/>
            <w:hideMark/>
          </w:tcPr>
          <w:p w14:paraId="184C2606"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3</w:t>
            </w:r>
          </w:p>
        </w:tc>
        <w:tc>
          <w:tcPr>
            <w:tcW w:w="725" w:type="dxa"/>
            <w:tcBorders>
              <w:top w:val="single" w:sz="4" w:space="0" w:color="auto"/>
              <w:bottom w:val="single" w:sz="4" w:space="0" w:color="auto"/>
            </w:tcBorders>
            <w:shd w:val="clear" w:color="auto" w:fill="auto"/>
            <w:vAlign w:val="center"/>
            <w:hideMark/>
          </w:tcPr>
          <w:p w14:paraId="3C5B78AA"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4</w:t>
            </w:r>
          </w:p>
        </w:tc>
        <w:tc>
          <w:tcPr>
            <w:tcW w:w="724" w:type="dxa"/>
            <w:tcBorders>
              <w:top w:val="single" w:sz="4" w:space="0" w:color="auto"/>
              <w:bottom w:val="single" w:sz="4" w:space="0" w:color="auto"/>
            </w:tcBorders>
            <w:shd w:val="clear" w:color="auto" w:fill="auto"/>
            <w:vAlign w:val="center"/>
            <w:hideMark/>
          </w:tcPr>
          <w:p w14:paraId="1C30EC59"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5</w:t>
            </w:r>
          </w:p>
        </w:tc>
        <w:tc>
          <w:tcPr>
            <w:tcW w:w="725" w:type="dxa"/>
            <w:tcBorders>
              <w:top w:val="single" w:sz="4" w:space="0" w:color="auto"/>
              <w:bottom w:val="single" w:sz="4" w:space="0" w:color="auto"/>
            </w:tcBorders>
            <w:shd w:val="clear" w:color="auto" w:fill="auto"/>
            <w:vAlign w:val="center"/>
            <w:hideMark/>
          </w:tcPr>
          <w:p w14:paraId="1BE7DCF7"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6</w:t>
            </w:r>
          </w:p>
        </w:tc>
        <w:tc>
          <w:tcPr>
            <w:tcW w:w="724" w:type="dxa"/>
            <w:tcBorders>
              <w:top w:val="single" w:sz="4" w:space="0" w:color="auto"/>
              <w:bottom w:val="single" w:sz="4" w:space="0" w:color="auto"/>
            </w:tcBorders>
            <w:shd w:val="clear" w:color="auto" w:fill="auto"/>
            <w:vAlign w:val="center"/>
            <w:hideMark/>
          </w:tcPr>
          <w:p w14:paraId="29149FE9"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7</w:t>
            </w:r>
          </w:p>
        </w:tc>
        <w:tc>
          <w:tcPr>
            <w:tcW w:w="725" w:type="dxa"/>
            <w:tcBorders>
              <w:top w:val="single" w:sz="4" w:space="0" w:color="auto"/>
              <w:bottom w:val="single" w:sz="4" w:space="0" w:color="auto"/>
            </w:tcBorders>
            <w:shd w:val="clear" w:color="auto" w:fill="auto"/>
            <w:vAlign w:val="center"/>
            <w:hideMark/>
          </w:tcPr>
          <w:p w14:paraId="17477F9E"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8</w:t>
            </w:r>
          </w:p>
        </w:tc>
        <w:tc>
          <w:tcPr>
            <w:tcW w:w="725" w:type="dxa"/>
            <w:gridSpan w:val="2"/>
            <w:tcBorders>
              <w:top w:val="single" w:sz="4" w:space="0" w:color="auto"/>
              <w:bottom w:val="single" w:sz="4" w:space="0" w:color="auto"/>
            </w:tcBorders>
            <w:shd w:val="clear" w:color="auto" w:fill="auto"/>
            <w:vAlign w:val="center"/>
            <w:hideMark/>
          </w:tcPr>
          <w:p w14:paraId="2CF79F4D"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9</w:t>
            </w:r>
          </w:p>
        </w:tc>
        <w:tc>
          <w:tcPr>
            <w:tcW w:w="371" w:type="dxa"/>
            <w:gridSpan w:val="2"/>
            <w:tcBorders>
              <w:top w:val="single" w:sz="4" w:space="0" w:color="auto"/>
              <w:bottom w:val="single" w:sz="4" w:space="0" w:color="auto"/>
            </w:tcBorders>
            <w:shd w:val="clear" w:color="auto" w:fill="auto"/>
            <w:vAlign w:val="center"/>
            <w:hideMark/>
          </w:tcPr>
          <w:p w14:paraId="32A70AB7"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10</w:t>
            </w:r>
          </w:p>
        </w:tc>
      </w:tr>
      <w:tr w:rsidR="00110CE1" w:rsidRPr="00685840" w14:paraId="2B880D84" w14:textId="77777777" w:rsidTr="00F453C9">
        <w:trPr>
          <w:trHeight w:val="340"/>
        </w:trPr>
        <w:tc>
          <w:tcPr>
            <w:tcW w:w="1843" w:type="dxa"/>
            <w:gridSpan w:val="2"/>
            <w:tcBorders>
              <w:top w:val="single" w:sz="4" w:space="0" w:color="auto"/>
            </w:tcBorders>
            <w:shd w:val="clear" w:color="auto" w:fill="auto"/>
            <w:vAlign w:val="center"/>
            <w:hideMark/>
          </w:tcPr>
          <w:p w14:paraId="7EC4792F"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de-CH"/>
              </w:rPr>
              <w:t xml:space="preserve">1. </w:t>
            </w:r>
            <w:proofErr w:type="spellStart"/>
            <w:r w:rsidRPr="00C64CDA">
              <w:rPr>
                <w:rFonts w:asciiTheme="majorHAnsi" w:eastAsia="Times New Roman" w:hAnsiTheme="majorHAnsi" w:cstheme="majorHAnsi"/>
                <w:sz w:val="20"/>
                <w:szCs w:val="20"/>
                <w:lang w:val="de-CH"/>
              </w:rPr>
              <w:t>Numerical</w:t>
            </w:r>
            <w:proofErr w:type="spellEnd"/>
            <w:r w:rsidRPr="00685840">
              <w:rPr>
                <w:rFonts w:asciiTheme="majorHAnsi" w:eastAsia="Times New Roman" w:hAnsiTheme="majorHAnsi" w:cstheme="majorHAnsi"/>
                <w:sz w:val="20"/>
                <w:szCs w:val="20"/>
                <w:lang w:val="de-CH"/>
              </w:rPr>
              <w:t xml:space="preserve"> IQ</w:t>
            </w:r>
          </w:p>
        </w:tc>
        <w:tc>
          <w:tcPr>
            <w:tcW w:w="724" w:type="dxa"/>
            <w:tcBorders>
              <w:top w:val="single" w:sz="4" w:space="0" w:color="auto"/>
            </w:tcBorders>
            <w:shd w:val="clear" w:color="auto" w:fill="auto"/>
            <w:vAlign w:val="center"/>
            <w:hideMark/>
          </w:tcPr>
          <w:p w14:paraId="526A01A0"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p>
        </w:tc>
        <w:tc>
          <w:tcPr>
            <w:tcW w:w="725" w:type="dxa"/>
            <w:tcBorders>
              <w:top w:val="single" w:sz="4" w:space="0" w:color="auto"/>
            </w:tcBorders>
            <w:shd w:val="clear" w:color="auto" w:fill="auto"/>
            <w:vAlign w:val="center"/>
            <w:hideMark/>
          </w:tcPr>
          <w:p w14:paraId="47CD3336"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4" w:type="dxa"/>
            <w:tcBorders>
              <w:top w:val="single" w:sz="4" w:space="0" w:color="auto"/>
            </w:tcBorders>
            <w:shd w:val="clear" w:color="auto" w:fill="auto"/>
            <w:vAlign w:val="center"/>
            <w:hideMark/>
          </w:tcPr>
          <w:p w14:paraId="26328186"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tcBorders>
              <w:top w:val="single" w:sz="4" w:space="0" w:color="auto"/>
            </w:tcBorders>
            <w:shd w:val="clear" w:color="auto" w:fill="auto"/>
            <w:vAlign w:val="center"/>
            <w:hideMark/>
          </w:tcPr>
          <w:p w14:paraId="7A9FC286"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4" w:type="dxa"/>
            <w:tcBorders>
              <w:top w:val="single" w:sz="4" w:space="0" w:color="auto"/>
            </w:tcBorders>
            <w:shd w:val="clear" w:color="auto" w:fill="auto"/>
            <w:vAlign w:val="center"/>
            <w:hideMark/>
          </w:tcPr>
          <w:p w14:paraId="5DF68E82"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tcBorders>
              <w:top w:val="single" w:sz="4" w:space="0" w:color="auto"/>
            </w:tcBorders>
            <w:shd w:val="clear" w:color="auto" w:fill="auto"/>
            <w:vAlign w:val="center"/>
            <w:hideMark/>
          </w:tcPr>
          <w:p w14:paraId="56C5E692"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4" w:type="dxa"/>
            <w:tcBorders>
              <w:top w:val="single" w:sz="4" w:space="0" w:color="auto"/>
            </w:tcBorders>
            <w:shd w:val="clear" w:color="auto" w:fill="auto"/>
            <w:vAlign w:val="center"/>
            <w:hideMark/>
          </w:tcPr>
          <w:p w14:paraId="012B449D"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tcBorders>
              <w:top w:val="single" w:sz="4" w:space="0" w:color="auto"/>
            </w:tcBorders>
            <w:shd w:val="clear" w:color="auto" w:fill="auto"/>
            <w:vAlign w:val="center"/>
            <w:hideMark/>
          </w:tcPr>
          <w:p w14:paraId="73F3D8C7"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tcBorders>
              <w:top w:val="single" w:sz="4" w:space="0" w:color="auto"/>
            </w:tcBorders>
            <w:shd w:val="clear" w:color="auto" w:fill="auto"/>
            <w:vAlign w:val="center"/>
            <w:hideMark/>
          </w:tcPr>
          <w:p w14:paraId="6CD04EC4"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tcBorders>
              <w:top w:val="single" w:sz="4" w:space="0" w:color="auto"/>
            </w:tcBorders>
            <w:shd w:val="clear" w:color="auto" w:fill="auto"/>
            <w:vAlign w:val="center"/>
            <w:hideMark/>
          </w:tcPr>
          <w:p w14:paraId="0E6A9FFB"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512FA9D9" w14:textId="77777777" w:rsidTr="00F453C9">
        <w:trPr>
          <w:trHeight w:val="340"/>
        </w:trPr>
        <w:tc>
          <w:tcPr>
            <w:tcW w:w="1843" w:type="dxa"/>
            <w:gridSpan w:val="2"/>
            <w:shd w:val="clear" w:color="auto" w:fill="auto"/>
            <w:vAlign w:val="center"/>
            <w:hideMark/>
          </w:tcPr>
          <w:p w14:paraId="1D7B56AC"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de-CH"/>
              </w:rPr>
              <w:t xml:space="preserve">2. </w:t>
            </w:r>
            <w:r w:rsidRPr="00C64CDA">
              <w:rPr>
                <w:rFonts w:asciiTheme="majorHAnsi" w:eastAsia="Times New Roman" w:hAnsiTheme="majorHAnsi" w:cstheme="majorHAnsi"/>
                <w:sz w:val="20"/>
                <w:szCs w:val="20"/>
                <w:lang w:val="de-CH"/>
              </w:rPr>
              <w:t>Math</w:t>
            </w:r>
            <w:r w:rsidRPr="00685840">
              <w:rPr>
                <w:rFonts w:asciiTheme="majorHAnsi" w:eastAsia="Times New Roman" w:hAnsiTheme="majorHAnsi" w:cstheme="majorHAnsi"/>
                <w:sz w:val="20"/>
                <w:szCs w:val="20"/>
                <w:lang w:val="de-CH"/>
              </w:rPr>
              <w:t xml:space="preserve"> in </w:t>
            </w:r>
            <w:proofErr w:type="spellStart"/>
            <w:r w:rsidRPr="00685840">
              <w:rPr>
                <w:rFonts w:asciiTheme="majorHAnsi" w:eastAsia="Times New Roman" w:hAnsiTheme="majorHAnsi" w:cstheme="majorHAnsi"/>
                <w:sz w:val="20"/>
                <w:szCs w:val="20"/>
                <w:lang w:val="de-CH"/>
              </w:rPr>
              <w:t>h</w:t>
            </w:r>
            <w:r w:rsidRPr="00C64CDA">
              <w:rPr>
                <w:rFonts w:asciiTheme="majorHAnsi" w:eastAsia="Times New Roman" w:hAnsiTheme="majorHAnsi" w:cstheme="majorHAnsi"/>
                <w:sz w:val="20"/>
                <w:szCs w:val="20"/>
                <w:lang w:val="de-CH"/>
              </w:rPr>
              <w:t>ours</w:t>
            </w:r>
            <w:proofErr w:type="spellEnd"/>
          </w:p>
        </w:tc>
        <w:tc>
          <w:tcPr>
            <w:tcW w:w="724" w:type="dxa"/>
            <w:shd w:val="clear" w:color="auto" w:fill="auto"/>
            <w:noWrap/>
            <w:vAlign w:val="center"/>
            <w:hideMark/>
          </w:tcPr>
          <w:p w14:paraId="1FB8D688" w14:textId="6627C925"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231" w:author="Venera Gashaj" w:date="2023-05-04T20:24:00Z">
              <w:r w:rsidR="00685840" w:rsidRPr="00C64CDA">
                <w:rPr>
                  <w:rFonts w:asciiTheme="majorHAnsi" w:eastAsia="Times New Roman" w:hAnsiTheme="majorHAnsi" w:cstheme="majorHAnsi"/>
                  <w:sz w:val="20"/>
                  <w:szCs w:val="20"/>
                  <w:lang w:val="de-CH"/>
                </w:rPr>
                <w:delText>21</w:delText>
              </w:r>
            </w:del>
            <w:ins w:id="232" w:author="Venera Gashaj" w:date="2023-05-04T20:24:00Z">
              <w:r>
                <w:rPr>
                  <w:rFonts w:asciiTheme="majorHAnsi" w:eastAsia="Times New Roman" w:hAnsiTheme="majorHAnsi" w:cstheme="majorHAnsi"/>
                  <w:sz w:val="20"/>
                  <w:szCs w:val="20"/>
                  <w:lang w:val="de-CH"/>
                </w:rPr>
                <w:t>02</w:t>
              </w:r>
            </w:ins>
          </w:p>
        </w:tc>
        <w:tc>
          <w:tcPr>
            <w:tcW w:w="725" w:type="dxa"/>
            <w:shd w:val="clear" w:color="auto" w:fill="auto"/>
            <w:vAlign w:val="center"/>
            <w:hideMark/>
          </w:tcPr>
          <w:p w14:paraId="110AF547"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p>
        </w:tc>
        <w:tc>
          <w:tcPr>
            <w:tcW w:w="724" w:type="dxa"/>
            <w:shd w:val="clear" w:color="auto" w:fill="auto"/>
            <w:vAlign w:val="center"/>
            <w:hideMark/>
          </w:tcPr>
          <w:p w14:paraId="6C705E69"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2DE2D623"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723DB715"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44A58D93"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1E351E71"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76DD86F3"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2B8F176F"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2B82BA3E"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4F68137D" w14:textId="77777777" w:rsidTr="00F453C9">
        <w:trPr>
          <w:trHeight w:val="340"/>
        </w:trPr>
        <w:tc>
          <w:tcPr>
            <w:tcW w:w="1843" w:type="dxa"/>
            <w:gridSpan w:val="2"/>
            <w:shd w:val="clear" w:color="auto" w:fill="auto"/>
            <w:vAlign w:val="center"/>
            <w:hideMark/>
          </w:tcPr>
          <w:p w14:paraId="2C93D50E"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3. Time NS</w:t>
            </w:r>
          </w:p>
        </w:tc>
        <w:tc>
          <w:tcPr>
            <w:tcW w:w="724" w:type="dxa"/>
            <w:shd w:val="clear" w:color="auto" w:fill="auto"/>
            <w:noWrap/>
            <w:vAlign w:val="center"/>
            <w:hideMark/>
          </w:tcPr>
          <w:p w14:paraId="3E615127" w14:textId="1F5C72D3"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233" w:author="Venera Gashaj" w:date="2023-05-04T20:24:00Z">
              <w:r w:rsidR="00685840" w:rsidRPr="00C64CDA">
                <w:rPr>
                  <w:rFonts w:asciiTheme="majorHAnsi" w:eastAsia="Times New Roman" w:hAnsiTheme="majorHAnsi" w:cstheme="majorHAnsi"/>
                  <w:sz w:val="20"/>
                  <w:szCs w:val="20"/>
                  <w:lang w:val="de-CH"/>
                </w:rPr>
                <w:delText>03</w:delText>
              </w:r>
            </w:del>
            <w:ins w:id="234" w:author="Venera Gashaj" w:date="2023-05-04T20:24:00Z">
              <w:r w:rsidRPr="00C64CDA">
                <w:rPr>
                  <w:rFonts w:asciiTheme="majorHAnsi" w:eastAsia="Times New Roman" w:hAnsiTheme="majorHAnsi" w:cstheme="majorHAnsi"/>
                  <w:sz w:val="20"/>
                  <w:szCs w:val="20"/>
                  <w:lang w:val="de-CH"/>
                </w:rPr>
                <w:t>0</w:t>
              </w:r>
              <w:r>
                <w:rPr>
                  <w:rFonts w:asciiTheme="majorHAnsi" w:eastAsia="Times New Roman" w:hAnsiTheme="majorHAnsi" w:cstheme="majorHAnsi"/>
                  <w:sz w:val="20"/>
                  <w:szCs w:val="20"/>
                  <w:lang w:val="de-CH"/>
                </w:rPr>
                <w:t>9</w:t>
              </w:r>
            </w:ins>
          </w:p>
        </w:tc>
        <w:tc>
          <w:tcPr>
            <w:tcW w:w="725" w:type="dxa"/>
            <w:shd w:val="clear" w:color="auto" w:fill="auto"/>
            <w:noWrap/>
            <w:vAlign w:val="center"/>
            <w:hideMark/>
          </w:tcPr>
          <w:p w14:paraId="3673218E" w14:textId="38ADCF16"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35" w:author="Venera Gashaj" w:date="2023-05-04T20:24:00Z">
              <w:r w:rsidR="00685840" w:rsidRPr="00C64CDA">
                <w:rPr>
                  <w:rFonts w:asciiTheme="majorHAnsi" w:eastAsia="Times New Roman" w:hAnsiTheme="majorHAnsi" w:cstheme="majorHAnsi"/>
                  <w:sz w:val="20"/>
                  <w:szCs w:val="20"/>
                  <w:lang w:val="de-CH"/>
                </w:rPr>
                <w:delText>5</w:delText>
              </w:r>
              <w:r w:rsidR="003A57D1">
                <w:rPr>
                  <w:rFonts w:asciiTheme="majorHAnsi" w:eastAsia="Times New Roman" w:hAnsiTheme="majorHAnsi" w:cstheme="majorHAnsi"/>
                  <w:sz w:val="20"/>
                  <w:szCs w:val="20"/>
                  <w:lang w:val="de-CH"/>
                </w:rPr>
                <w:delText>1</w:delText>
              </w:r>
              <w:r w:rsidR="00685840" w:rsidRPr="00C64CDA">
                <w:rPr>
                  <w:rFonts w:asciiTheme="majorHAnsi" w:eastAsia="Times New Roman" w:hAnsiTheme="majorHAnsi" w:cstheme="majorHAnsi"/>
                  <w:sz w:val="20"/>
                  <w:szCs w:val="20"/>
                  <w:vertAlign w:val="superscript"/>
                  <w:lang w:val="de-CH"/>
                </w:rPr>
                <w:delText>**</w:delText>
              </w:r>
            </w:del>
            <w:ins w:id="236" w:author="Venera Gashaj" w:date="2023-05-04T20:24:00Z">
              <w:r w:rsidRPr="007201B2">
                <w:rPr>
                  <w:rFonts w:asciiTheme="majorHAnsi" w:eastAsia="Times New Roman" w:hAnsiTheme="majorHAnsi" w:cstheme="majorHAnsi"/>
                  <w:sz w:val="20"/>
                  <w:szCs w:val="20"/>
                  <w:lang w:val="de-CH"/>
                </w:rPr>
                <w:t>40</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vAlign w:val="center"/>
            <w:hideMark/>
          </w:tcPr>
          <w:p w14:paraId="79DB1D00"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5" w:type="dxa"/>
            <w:shd w:val="clear" w:color="auto" w:fill="auto"/>
            <w:vAlign w:val="center"/>
            <w:hideMark/>
          </w:tcPr>
          <w:p w14:paraId="65F46FBA"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6D6F0D9B"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5869E7BF"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71EC6EB7"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166044A4"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0635F942"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5FA81CDC"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7863F0A9" w14:textId="77777777" w:rsidTr="00F453C9">
        <w:trPr>
          <w:trHeight w:val="340"/>
        </w:trPr>
        <w:tc>
          <w:tcPr>
            <w:tcW w:w="1843" w:type="dxa"/>
            <w:gridSpan w:val="2"/>
            <w:shd w:val="clear" w:color="auto" w:fill="auto"/>
            <w:vAlign w:val="center"/>
            <w:hideMark/>
          </w:tcPr>
          <w:p w14:paraId="66C08E01"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4. Familiarity NS</w:t>
            </w:r>
          </w:p>
        </w:tc>
        <w:tc>
          <w:tcPr>
            <w:tcW w:w="724" w:type="dxa"/>
            <w:shd w:val="clear" w:color="auto" w:fill="auto"/>
            <w:noWrap/>
            <w:vAlign w:val="center"/>
            <w:hideMark/>
          </w:tcPr>
          <w:p w14:paraId="0414B647" w14:textId="7EEE4EF0"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r w:rsidRPr="00685840">
              <w:rPr>
                <w:rFonts w:asciiTheme="majorHAnsi" w:eastAsia="Times New Roman" w:hAnsiTheme="majorHAnsi" w:cstheme="majorHAnsi"/>
                <w:sz w:val="20"/>
                <w:szCs w:val="20"/>
                <w:lang w:val="de-CH"/>
              </w:rPr>
              <w:t>.</w:t>
            </w:r>
            <w:del w:id="237" w:author="Venera Gashaj" w:date="2023-05-04T20:24:00Z">
              <w:r w:rsidR="00685840" w:rsidRPr="00C64CDA">
                <w:rPr>
                  <w:rFonts w:asciiTheme="majorHAnsi" w:eastAsia="Times New Roman" w:hAnsiTheme="majorHAnsi" w:cstheme="majorHAnsi"/>
                  <w:sz w:val="20"/>
                  <w:szCs w:val="20"/>
                  <w:lang w:val="de-CH"/>
                </w:rPr>
                <w:delText>41</w:delText>
              </w:r>
              <w:r w:rsidR="00685840" w:rsidRPr="00C64CDA">
                <w:rPr>
                  <w:rFonts w:asciiTheme="majorHAnsi" w:eastAsia="Times New Roman" w:hAnsiTheme="majorHAnsi" w:cstheme="majorHAnsi"/>
                  <w:sz w:val="20"/>
                  <w:szCs w:val="20"/>
                  <w:vertAlign w:val="superscript"/>
                  <w:lang w:val="de-CH"/>
                </w:rPr>
                <w:delText>*</w:delText>
              </w:r>
            </w:del>
            <w:ins w:id="238" w:author="Venera Gashaj" w:date="2023-05-04T20:24:00Z">
              <w:r>
                <w:rPr>
                  <w:rFonts w:asciiTheme="majorHAnsi" w:eastAsia="Times New Roman" w:hAnsiTheme="majorHAnsi" w:cstheme="majorHAnsi"/>
                  <w:sz w:val="20"/>
                  <w:szCs w:val="20"/>
                  <w:lang w:val="de-CH"/>
                </w:rPr>
                <w:t>17</w:t>
              </w:r>
            </w:ins>
          </w:p>
        </w:tc>
        <w:tc>
          <w:tcPr>
            <w:tcW w:w="725" w:type="dxa"/>
            <w:shd w:val="clear" w:color="auto" w:fill="auto"/>
            <w:noWrap/>
            <w:vAlign w:val="center"/>
            <w:hideMark/>
          </w:tcPr>
          <w:p w14:paraId="29A16336" w14:textId="17574620"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39" w:author="Venera Gashaj" w:date="2023-05-04T20:24:00Z">
              <w:r w:rsidR="00685840" w:rsidRPr="00C64CDA">
                <w:rPr>
                  <w:rFonts w:asciiTheme="majorHAnsi" w:eastAsia="Times New Roman" w:hAnsiTheme="majorHAnsi" w:cstheme="majorHAnsi"/>
                  <w:sz w:val="20"/>
                  <w:szCs w:val="20"/>
                  <w:lang w:val="de-CH"/>
                </w:rPr>
                <w:delText>1</w:delText>
              </w:r>
              <w:r w:rsidR="003A57D1">
                <w:rPr>
                  <w:rFonts w:asciiTheme="majorHAnsi" w:eastAsia="Times New Roman" w:hAnsiTheme="majorHAnsi" w:cstheme="majorHAnsi"/>
                  <w:sz w:val="20"/>
                  <w:szCs w:val="20"/>
                  <w:lang w:val="de-CH"/>
                </w:rPr>
                <w:delText>9</w:delText>
              </w:r>
            </w:del>
            <w:ins w:id="240" w:author="Venera Gashaj" w:date="2023-05-04T20:24:00Z">
              <w:r w:rsidRPr="007201B2">
                <w:rPr>
                  <w:rFonts w:asciiTheme="majorHAnsi" w:eastAsia="Times New Roman" w:hAnsiTheme="majorHAnsi" w:cstheme="majorHAnsi"/>
                  <w:sz w:val="20"/>
                  <w:szCs w:val="20"/>
                  <w:lang w:val="de-CH"/>
                </w:rPr>
                <w:t>09</w:t>
              </w:r>
            </w:ins>
          </w:p>
        </w:tc>
        <w:tc>
          <w:tcPr>
            <w:tcW w:w="724" w:type="dxa"/>
            <w:shd w:val="clear" w:color="auto" w:fill="auto"/>
            <w:noWrap/>
            <w:vAlign w:val="center"/>
            <w:hideMark/>
          </w:tcPr>
          <w:p w14:paraId="2F67E8E8" w14:textId="0A29F3B3"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41" w:author="Venera Gashaj" w:date="2023-05-04T20:24:00Z">
              <w:r w:rsidR="00685840" w:rsidRPr="00C64CDA">
                <w:rPr>
                  <w:rFonts w:asciiTheme="majorHAnsi" w:eastAsia="Times New Roman" w:hAnsiTheme="majorHAnsi" w:cstheme="majorHAnsi"/>
                  <w:sz w:val="20"/>
                  <w:szCs w:val="20"/>
                  <w:lang w:val="de-CH"/>
                </w:rPr>
                <w:delText>49</w:delText>
              </w:r>
              <w:r w:rsidR="00685840" w:rsidRPr="00C64CDA">
                <w:rPr>
                  <w:rFonts w:asciiTheme="majorHAnsi" w:eastAsia="Times New Roman" w:hAnsiTheme="majorHAnsi" w:cstheme="majorHAnsi"/>
                  <w:sz w:val="20"/>
                  <w:szCs w:val="20"/>
                  <w:vertAlign w:val="superscript"/>
                  <w:lang w:val="de-CH"/>
                </w:rPr>
                <w:delText>**</w:delText>
              </w:r>
            </w:del>
            <w:ins w:id="242" w:author="Venera Gashaj" w:date="2023-05-04T20:24:00Z">
              <w:r w:rsidRPr="007201B2">
                <w:rPr>
                  <w:rFonts w:asciiTheme="majorHAnsi" w:eastAsia="Times New Roman" w:hAnsiTheme="majorHAnsi" w:cstheme="majorHAnsi"/>
                  <w:sz w:val="20"/>
                  <w:szCs w:val="20"/>
                  <w:lang w:val="de-CH"/>
                </w:rPr>
                <w:t>30</w:t>
              </w:r>
              <w:r w:rsidRPr="007201B2">
                <w:rPr>
                  <w:rFonts w:asciiTheme="majorHAnsi" w:eastAsia="Times New Roman" w:hAnsiTheme="majorHAnsi" w:cstheme="majorHAnsi"/>
                  <w:sz w:val="20"/>
                  <w:szCs w:val="20"/>
                  <w:vertAlign w:val="superscript"/>
                  <w:lang w:val="de-CH"/>
                </w:rPr>
                <w:t>*</w:t>
              </w:r>
            </w:ins>
          </w:p>
        </w:tc>
        <w:tc>
          <w:tcPr>
            <w:tcW w:w="725" w:type="dxa"/>
            <w:shd w:val="clear" w:color="auto" w:fill="auto"/>
            <w:vAlign w:val="center"/>
            <w:hideMark/>
          </w:tcPr>
          <w:p w14:paraId="405EE166"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4" w:type="dxa"/>
            <w:shd w:val="clear" w:color="auto" w:fill="auto"/>
            <w:vAlign w:val="center"/>
            <w:hideMark/>
          </w:tcPr>
          <w:p w14:paraId="12F9ED16"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19090F1B"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0B95356F"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762FA6C2"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1D1D4C9A"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0810679F"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12DA4D03" w14:textId="77777777" w:rsidTr="00F453C9">
        <w:trPr>
          <w:trHeight w:val="340"/>
        </w:trPr>
        <w:tc>
          <w:tcPr>
            <w:tcW w:w="1843" w:type="dxa"/>
            <w:gridSpan w:val="2"/>
            <w:shd w:val="clear" w:color="auto" w:fill="auto"/>
            <w:vAlign w:val="center"/>
            <w:hideMark/>
          </w:tcPr>
          <w:p w14:paraId="2D14828D"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5. Understanding NS</w:t>
            </w:r>
          </w:p>
        </w:tc>
        <w:tc>
          <w:tcPr>
            <w:tcW w:w="724" w:type="dxa"/>
            <w:shd w:val="clear" w:color="auto" w:fill="auto"/>
            <w:noWrap/>
            <w:vAlign w:val="center"/>
            <w:hideMark/>
          </w:tcPr>
          <w:p w14:paraId="06E11825" w14:textId="0676C4BE"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243" w:author="Venera Gashaj" w:date="2023-05-04T20:24:00Z">
              <w:r w:rsidR="00685840" w:rsidRPr="00C64CDA">
                <w:rPr>
                  <w:rFonts w:asciiTheme="majorHAnsi" w:eastAsia="Times New Roman" w:hAnsiTheme="majorHAnsi" w:cstheme="majorHAnsi"/>
                  <w:sz w:val="20"/>
                  <w:szCs w:val="20"/>
                  <w:lang w:val="de-CH"/>
                </w:rPr>
                <w:delText>0</w:delText>
              </w:r>
              <w:r w:rsidR="003A57D1">
                <w:rPr>
                  <w:rFonts w:asciiTheme="majorHAnsi" w:eastAsia="Times New Roman" w:hAnsiTheme="majorHAnsi" w:cstheme="majorHAnsi"/>
                  <w:sz w:val="20"/>
                  <w:szCs w:val="20"/>
                  <w:lang w:val="de-CH"/>
                </w:rPr>
                <w:delText>9</w:delText>
              </w:r>
            </w:del>
            <w:ins w:id="244" w:author="Venera Gashaj" w:date="2023-05-04T20:24:00Z">
              <w:r>
                <w:rPr>
                  <w:rFonts w:asciiTheme="majorHAnsi" w:eastAsia="Times New Roman" w:hAnsiTheme="majorHAnsi" w:cstheme="majorHAnsi"/>
                  <w:sz w:val="20"/>
                  <w:szCs w:val="20"/>
                  <w:lang w:val="de-CH"/>
                </w:rPr>
                <w:t>17</w:t>
              </w:r>
            </w:ins>
          </w:p>
        </w:tc>
        <w:tc>
          <w:tcPr>
            <w:tcW w:w="725" w:type="dxa"/>
            <w:shd w:val="clear" w:color="auto" w:fill="auto"/>
            <w:noWrap/>
            <w:vAlign w:val="center"/>
            <w:hideMark/>
          </w:tcPr>
          <w:p w14:paraId="0467EA68" w14:textId="15664EAB"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45" w:author="Venera Gashaj" w:date="2023-05-04T20:24:00Z">
              <w:r w:rsidR="00685840" w:rsidRPr="00C64CDA">
                <w:rPr>
                  <w:rFonts w:asciiTheme="majorHAnsi" w:eastAsia="Times New Roman" w:hAnsiTheme="majorHAnsi" w:cstheme="majorHAnsi"/>
                  <w:sz w:val="20"/>
                  <w:szCs w:val="20"/>
                  <w:lang w:val="de-CH"/>
                </w:rPr>
                <w:delText>39</w:delText>
              </w:r>
            </w:del>
            <w:ins w:id="246" w:author="Venera Gashaj" w:date="2023-05-04T20:24:00Z">
              <w:r w:rsidRPr="007201B2">
                <w:rPr>
                  <w:rFonts w:asciiTheme="majorHAnsi" w:eastAsia="Times New Roman" w:hAnsiTheme="majorHAnsi" w:cstheme="majorHAnsi"/>
                  <w:sz w:val="20"/>
                  <w:szCs w:val="20"/>
                  <w:lang w:val="de-CH"/>
                </w:rPr>
                <w:t>31</w:t>
              </w:r>
            </w:ins>
          </w:p>
        </w:tc>
        <w:tc>
          <w:tcPr>
            <w:tcW w:w="724" w:type="dxa"/>
            <w:shd w:val="clear" w:color="auto" w:fill="auto"/>
            <w:noWrap/>
            <w:vAlign w:val="center"/>
            <w:hideMark/>
          </w:tcPr>
          <w:p w14:paraId="21985CA4" w14:textId="10E4BEF4"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47" w:author="Venera Gashaj" w:date="2023-05-04T20:24:00Z">
              <w:r w:rsidR="00685840" w:rsidRPr="00C64CDA">
                <w:rPr>
                  <w:rFonts w:asciiTheme="majorHAnsi" w:eastAsia="Times New Roman" w:hAnsiTheme="majorHAnsi" w:cstheme="majorHAnsi"/>
                  <w:sz w:val="20"/>
                  <w:szCs w:val="20"/>
                  <w:lang w:val="de-CH"/>
                </w:rPr>
                <w:delText>7</w:delText>
              </w:r>
              <w:r w:rsidR="003A57D1">
                <w:rPr>
                  <w:rFonts w:asciiTheme="majorHAnsi" w:eastAsia="Times New Roman" w:hAnsiTheme="majorHAnsi" w:cstheme="majorHAnsi"/>
                  <w:sz w:val="20"/>
                  <w:szCs w:val="20"/>
                  <w:lang w:val="de-CH"/>
                </w:rPr>
                <w:delText>3</w:delText>
              </w:r>
            </w:del>
            <w:ins w:id="248" w:author="Venera Gashaj" w:date="2023-05-04T20:24:00Z">
              <w:r w:rsidRPr="007201B2">
                <w:rPr>
                  <w:rFonts w:asciiTheme="majorHAnsi" w:eastAsia="Times New Roman" w:hAnsiTheme="majorHAnsi" w:cstheme="majorHAnsi"/>
                  <w:sz w:val="20"/>
                  <w:szCs w:val="20"/>
                  <w:lang w:val="de-CH"/>
                </w:rPr>
                <w:t>61</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6D26D6A4" w14:textId="327E5F66"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49" w:author="Venera Gashaj" w:date="2023-05-04T20:24:00Z">
              <w:r w:rsidR="00685840" w:rsidRPr="00C64CDA">
                <w:rPr>
                  <w:rFonts w:asciiTheme="majorHAnsi" w:eastAsia="Times New Roman" w:hAnsiTheme="majorHAnsi" w:cstheme="majorHAnsi"/>
                  <w:sz w:val="20"/>
                  <w:szCs w:val="20"/>
                  <w:lang w:val="de-CH"/>
                </w:rPr>
                <w:delText>54</w:delText>
              </w:r>
            </w:del>
            <w:ins w:id="250" w:author="Venera Gashaj" w:date="2023-05-04T20:24:00Z">
              <w:r w:rsidRPr="007201B2">
                <w:rPr>
                  <w:rFonts w:asciiTheme="majorHAnsi" w:eastAsia="Times New Roman" w:hAnsiTheme="majorHAnsi" w:cstheme="majorHAnsi"/>
                  <w:sz w:val="20"/>
                  <w:szCs w:val="20"/>
                  <w:lang w:val="de-CH"/>
                </w:rPr>
                <w:t>52</w:t>
              </w:r>
            </w:ins>
            <w:r w:rsidRPr="007201B2">
              <w:rPr>
                <w:rFonts w:asciiTheme="majorHAnsi" w:eastAsia="Times New Roman" w:hAnsiTheme="majorHAnsi" w:cstheme="majorHAnsi"/>
                <w:sz w:val="20"/>
                <w:szCs w:val="20"/>
                <w:vertAlign w:val="superscript"/>
                <w:lang w:val="de-CH"/>
              </w:rPr>
              <w:t>**</w:t>
            </w:r>
          </w:p>
        </w:tc>
        <w:tc>
          <w:tcPr>
            <w:tcW w:w="724" w:type="dxa"/>
            <w:shd w:val="clear" w:color="auto" w:fill="auto"/>
            <w:vAlign w:val="center"/>
            <w:hideMark/>
          </w:tcPr>
          <w:p w14:paraId="06055455"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5" w:type="dxa"/>
            <w:shd w:val="clear" w:color="auto" w:fill="auto"/>
            <w:vAlign w:val="center"/>
            <w:hideMark/>
          </w:tcPr>
          <w:p w14:paraId="1580F302"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4" w:type="dxa"/>
            <w:shd w:val="clear" w:color="auto" w:fill="auto"/>
            <w:vAlign w:val="center"/>
            <w:hideMark/>
          </w:tcPr>
          <w:p w14:paraId="0EF75B10"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426D254B"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703C75BA"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5A7D4559"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2B3F6E4F" w14:textId="77777777" w:rsidTr="00F453C9">
        <w:trPr>
          <w:trHeight w:val="340"/>
        </w:trPr>
        <w:tc>
          <w:tcPr>
            <w:tcW w:w="1843" w:type="dxa"/>
            <w:gridSpan w:val="2"/>
            <w:shd w:val="clear" w:color="auto" w:fill="auto"/>
            <w:vAlign w:val="center"/>
            <w:hideMark/>
          </w:tcPr>
          <w:p w14:paraId="5BC93239"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lastRenderedPageBreak/>
              <w:t>6. Engagement NS</w:t>
            </w:r>
          </w:p>
        </w:tc>
        <w:tc>
          <w:tcPr>
            <w:tcW w:w="724" w:type="dxa"/>
            <w:shd w:val="clear" w:color="auto" w:fill="auto"/>
            <w:noWrap/>
            <w:vAlign w:val="center"/>
            <w:hideMark/>
          </w:tcPr>
          <w:p w14:paraId="50988F25" w14:textId="351E8DD8"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251" w:author="Venera Gashaj" w:date="2023-05-04T20:24:00Z">
              <w:r w:rsidR="00685840" w:rsidRPr="00C64CDA">
                <w:rPr>
                  <w:rFonts w:asciiTheme="majorHAnsi" w:eastAsia="Times New Roman" w:hAnsiTheme="majorHAnsi" w:cstheme="majorHAnsi"/>
                  <w:sz w:val="20"/>
                  <w:szCs w:val="20"/>
                  <w:lang w:val="de-CH"/>
                </w:rPr>
                <w:delText>09</w:delText>
              </w:r>
            </w:del>
            <w:ins w:id="252" w:author="Venera Gashaj" w:date="2023-05-04T20:24:00Z">
              <w:r>
                <w:rPr>
                  <w:rFonts w:asciiTheme="majorHAnsi" w:eastAsia="Times New Roman" w:hAnsiTheme="majorHAnsi" w:cstheme="majorHAnsi"/>
                  <w:sz w:val="20"/>
                  <w:szCs w:val="20"/>
                  <w:lang w:val="de-CH"/>
                </w:rPr>
                <w:t>24</w:t>
              </w:r>
            </w:ins>
          </w:p>
        </w:tc>
        <w:tc>
          <w:tcPr>
            <w:tcW w:w="725" w:type="dxa"/>
            <w:shd w:val="clear" w:color="auto" w:fill="auto"/>
            <w:noWrap/>
            <w:vAlign w:val="center"/>
            <w:hideMark/>
          </w:tcPr>
          <w:p w14:paraId="07B86180" w14:textId="70345D60"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53" w:author="Venera Gashaj" w:date="2023-05-04T20:24:00Z">
              <w:r w:rsidR="00685840" w:rsidRPr="00C64CDA">
                <w:rPr>
                  <w:rFonts w:asciiTheme="majorHAnsi" w:eastAsia="Times New Roman" w:hAnsiTheme="majorHAnsi" w:cstheme="majorHAnsi"/>
                  <w:sz w:val="20"/>
                  <w:szCs w:val="20"/>
                  <w:lang w:val="de-CH"/>
                </w:rPr>
                <w:delText>3</w:delText>
              </w:r>
              <w:r w:rsidR="003A57D1">
                <w:rPr>
                  <w:rFonts w:asciiTheme="majorHAnsi" w:eastAsia="Times New Roman" w:hAnsiTheme="majorHAnsi" w:cstheme="majorHAnsi"/>
                  <w:sz w:val="20"/>
                  <w:szCs w:val="20"/>
                  <w:lang w:val="de-CH"/>
                </w:rPr>
                <w:delText>5</w:delText>
              </w:r>
            </w:del>
            <w:ins w:id="254" w:author="Venera Gashaj" w:date="2023-05-04T20:24:00Z">
              <w:r w:rsidRPr="007201B2">
                <w:rPr>
                  <w:rFonts w:asciiTheme="majorHAnsi" w:eastAsia="Times New Roman" w:hAnsiTheme="majorHAnsi" w:cstheme="majorHAnsi"/>
                  <w:sz w:val="20"/>
                  <w:szCs w:val="20"/>
                  <w:lang w:val="de-CH"/>
                </w:rPr>
                <w:t>23</w:t>
              </w:r>
            </w:ins>
          </w:p>
        </w:tc>
        <w:tc>
          <w:tcPr>
            <w:tcW w:w="724" w:type="dxa"/>
            <w:shd w:val="clear" w:color="auto" w:fill="auto"/>
            <w:noWrap/>
            <w:vAlign w:val="center"/>
            <w:hideMark/>
          </w:tcPr>
          <w:p w14:paraId="478123EC" w14:textId="23EF17C6"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55" w:author="Venera Gashaj" w:date="2023-05-04T20:24:00Z">
              <w:r w:rsidR="00685840" w:rsidRPr="00C64CDA">
                <w:rPr>
                  <w:rFonts w:asciiTheme="majorHAnsi" w:eastAsia="Times New Roman" w:hAnsiTheme="majorHAnsi" w:cstheme="majorHAnsi"/>
                  <w:sz w:val="20"/>
                  <w:szCs w:val="20"/>
                  <w:lang w:val="de-CH"/>
                </w:rPr>
                <w:delText>24</w:delText>
              </w:r>
            </w:del>
            <w:ins w:id="256" w:author="Venera Gashaj" w:date="2023-05-04T20:24:00Z">
              <w:r w:rsidRPr="007201B2">
                <w:rPr>
                  <w:rFonts w:asciiTheme="majorHAnsi" w:eastAsia="Times New Roman" w:hAnsiTheme="majorHAnsi" w:cstheme="majorHAnsi"/>
                  <w:sz w:val="20"/>
                  <w:szCs w:val="20"/>
                  <w:lang w:val="de-CH"/>
                </w:rPr>
                <w:t>36</w:t>
              </w:r>
              <w:r w:rsidRPr="007201B2">
                <w:rPr>
                  <w:rFonts w:asciiTheme="majorHAnsi" w:eastAsia="Times New Roman" w:hAnsiTheme="majorHAnsi" w:cstheme="majorHAnsi"/>
                  <w:sz w:val="20"/>
                  <w:szCs w:val="20"/>
                  <w:vertAlign w:val="superscript"/>
                  <w:lang w:val="de-CH"/>
                </w:rPr>
                <w:t>*</w:t>
              </w:r>
            </w:ins>
          </w:p>
        </w:tc>
        <w:tc>
          <w:tcPr>
            <w:tcW w:w="725" w:type="dxa"/>
            <w:shd w:val="clear" w:color="auto" w:fill="auto"/>
            <w:noWrap/>
            <w:vAlign w:val="center"/>
            <w:hideMark/>
          </w:tcPr>
          <w:p w14:paraId="404BE5F5" w14:textId="266FCFFD"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57" w:author="Venera Gashaj" w:date="2023-05-04T20:24:00Z">
              <w:r w:rsidR="00685840" w:rsidRPr="00C64CDA">
                <w:rPr>
                  <w:rFonts w:asciiTheme="majorHAnsi" w:eastAsia="Times New Roman" w:hAnsiTheme="majorHAnsi" w:cstheme="majorHAnsi"/>
                  <w:sz w:val="20"/>
                  <w:szCs w:val="20"/>
                  <w:lang w:val="de-CH"/>
                </w:rPr>
                <w:delText>26</w:delText>
              </w:r>
            </w:del>
            <w:ins w:id="258" w:author="Venera Gashaj" w:date="2023-05-04T20:24:00Z">
              <w:r w:rsidRPr="007201B2">
                <w:rPr>
                  <w:rFonts w:asciiTheme="majorHAnsi" w:eastAsia="Times New Roman" w:hAnsiTheme="majorHAnsi" w:cstheme="majorHAnsi"/>
                  <w:sz w:val="20"/>
                  <w:szCs w:val="20"/>
                  <w:lang w:val="de-CH"/>
                </w:rPr>
                <w:t>41</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noWrap/>
            <w:vAlign w:val="center"/>
            <w:hideMark/>
          </w:tcPr>
          <w:p w14:paraId="3AC1BDF3" w14:textId="2A8AD435"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59" w:author="Venera Gashaj" w:date="2023-05-04T20:24:00Z">
              <w:r w:rsidR="00685840" w:rsidRPr="00C64CDA">
                <w:rPr>
                  <w:rFonts w:asciiTheme="majorHAnsi" w:eastAsia="Times New Roman" w:hAnsiTheme="majorHAnsi" w:cstheme="majorHAnsi"/>
                  <w:sz w:val="20"/>
                  <w:szCs w:val="20"/>
                  <w:lang w:val="de-CH"/>
                </w:rPr>
                <w:delText>6</w:delText>
              </w:r>
              <w:r w:rsidR="003A57D1">
                <w:rPr>
                  <w:rFonts w:asciiTheme="majorHAnsi" w:eastAsia="Times New Roman" w:hAnsiTheme="majorHAnsi" w:cstheme="majorHAnsi"/>
                  <w:sz w:val="20"/>
                  <w:szCs w:val="20"/>
                  <w:lang w:val="de-CH"/>
                </w:rPr>
                <w:delText>4</w:delText>
              </w:r>
            </w:del>
            <w:ins w:id="260" w:author="Venera Gashaj" w:date="2023-05-04T20:24:00Z">
              <w:r w:rsidRPr="007201B2">
                <w:rPr>
                  <w:rFonts w:asciiTheme="majorHAnsi" w:eastAsia="Times New Roman" w:hAnsiTheme="majorHAnsi" w:cstheme="majorHAnsi"/>
                  <w:sz w:val="20"/>
                  <w:szCs w:val="20"/>
                  <w:lang w:val="de-CH"/>
                </w:rPr>
                <w:t>76</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vAlign w:val="center"/>
            <w:hideMark/>
          </w:tcPr>
          <w:p w14:paraId="35A0D3DE"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4" w:type="dxa"/>
            <w:shd w:val="clear" w:color="auto" w:fill="auto"/>
            <w:vAlign w:val="center"/>
            <w:hideMark/>
          </w:tcPr>
          <w:p w14:paraId="75ECB526"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shd w:val="clear" w:color="auto" w:fill="auto"/>
            <w:vAlign w:val="center"/>
            <w:hideMark/>
          </w:tcPr>
          <w:p w14:paraId="14EE7A47"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1BD5B8DB"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712172D6"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2F921624" w14:textId="77777777" w:rsidTr="00F453C9">
        <w:trPr>
          <w:trHeight w:val="340"/>
        </w:trPr>
        <w:tc>
          <w:tcPr>
            <w:tcW w:w="1843" w:type="dxa"/>
            <w:gridSpan w:val="2"/>
            <w:shd w:val="clear" w:color="auto" w:fill="auto"/>
            <w:vAlign w:val="center"/>
            <w:hideMark/>
          </w:tcPr>
          <w:p w14:paraId="3B779C33"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7. Time S</w:t>
            </w:r>
          </w:p>
        </w:tc>
        <w:tc>
          <w:tcPr>
            <w:tcW w:w="724" w:type="dxa"/>
            <w:shd w:val="clear" w:color="auto" w:fill="auto"/>
            <w:noWrap/>
            <w:vAlign w:val="center"/>
            <w:hideMark/>
          </w:tcPr>
          <w:p w14:paraId="76B01FA6" w14:textId="2AFBD10B" w:rsidR="00110CE1" w:rsidRPr="00C64CDA" w:rsidRDefault="00685840" w:rsidP="00F453C9">
            <w:pPr>
              <w:spacing w:line="240" w:lineRule="auto"/>
              <w:jc w:val="center"/>
              <w:rPr>
                <w:rFonts w:asciiTheme="majorHAnsi" w:eastAsia="Times New Roman" w:hAnsiTheme="majorHAnsi" w:cstheme="majorHAnsi"/>
                <w:sz w:val="20"/>
                <w:szCs w:val="20"/>
                <w:lang w:val="de-CH"/>
              </w:rPr>
            </w:pPr>
            <w:del w:id="261" w:author="Venera Gashaj" w:date="2023-05-04T20:24:00Z">
              <w:r w:rsidRPr="00C64CDA">
                <w:rPr>
                  <w:rFonts w:asciiTheme="majorHAnsi" w:eastAsia="Times New Roman" w:hAnsiTheme="majorHAnsi" w:cstheme="majorHAnsi"/>
                  <w:sz w:val="20"/>
                  <w:szCs w:val="20"/>
                  <w:lang w:val="de-CH"/>
                </w:rPr>
                <w:delText>-.05</w:delText>
              </w:r>
            </w:del>
            <w:ins w:id="262" w:author="Venera Gashaj" w:date="2023-05-04T20:24:00Z">
              <w:r w:rsidR="00110CE1" w:rsidRPr="00C64CDA">
                <w:rPr>
                  <w:rFonts w:asciiTheme="majorHAnsi" w:eastAsia="Times New Roman" w:hAnsiTheme="majorHAnsi" w:cstheme="majorHAnsi"/>
                  <w:sz w:val="20"/>
                  <w:szCs w:val="20"/>
                  <w:lang w:val="de-CH"/>
                </w:rPr>
                <w:t>.</w:t>
              </w:r>
              <w:r w:rsidR="00110CE1">
                <w:rPr>
                  <w:rFonts w:asciiTheme="majorHAnsi" w:eastAsia="Times New Roman" w:hAnsiTheme="majorHAnsi" w:cstheme="majorHAnsi"/>
                  <w:sz w:val="20"/>
                  <w:szCs w:val="20"/>
                  <w:lang w:val="de-CH"/>
                </w:rPr>
                <w:t>13</w:t>
              </w:r>
            </w:ins>
          </w:p>
        </w:tc>
        <w:tc>
          <w:tcPr>
            <w:tcW w:w="725" w:type="dxa"/>
            <w:shd w:val="clear" w:color="auto" w:fill="auto"/>
            <w:noWrap/>
            <w:vAlign w:val="center"/>
            <w:hideMark/>
          </w:tcPr>
          <w:p w14:paraId="5DBB1C50" w14:textId="198F5A08"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63" w:author="Venera Gashaj" w:date="2023-05-04T20:24:00Z">
              <w:r w:rsidR="00685840" w:rsidRPr="00C64CDA">
                <w:rPr>
                  <w:rFonts w:asciiTheme="majorHAnsi" w:eastAsia="Times New Roman" w:hAnsiTheme="majorHAnsi" w:cstheme="majorHAnsi"/>
                  <w:sz w:val="20"/>
                  <w:szCs w:val="20"/>
                  <w:lang w:val="de-CH"/>
                </w:rPr>
                <w:delText>3</w:delText>
              </w:r>
              <w:r w:rsidR="003A57D1">
                <w:rPr>
                  <w:rFonts w:asciiTheme="majorHAnsi" w:eastAsia="Times New Roman" w:hAnsiTheme="majorHAnsi" w:cstheme="majorHAnsi"/>
                  <w:sz w:val="20"/>
                  <w:szCs w:val="20"/>
                  <w:lang w:val="de-CH"/>
                </w:rPr>
                <w:delText>2</w:delText>
              </w:r>
            </w:del>
            <w:ins w:id="264" w:author="Venera Gashaj" w:date="2023-05-04T20:24:00Z">
              <w:r w:rsidRPr="007201B2">
                <w:rPr>
                  <w:rFonts w:asciiTheme="majorHAnsi" w:eastAsia="Times New Roman" w:hAnsiTheme="majorHAnsi" w:cstheme="majorHAnsi"/>
                  <w:sz w:val="20"/>
                  <w:szCs w:val="20"/>
                  <w:lang w:val="de-CH"/>
                </w:rPr>
                <w:t>49</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noWrap/>
            <w:vAlign w:val="center"/>
            <w:hideMark/>
          </w:tcPr>
          <w:p w14:paraId="6E3A1063" w14:textId="2B7D9FE0"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65" w:author="Venera Gashaj" w:date="2023-05-04T20:24:00Z">
              <w:r w:rsidR="003A57D1">
                <w:rPr>
                  <w:rFonts w:asciiTheme="majorHAnsi" w:eastAsia="Times New Roman" w:hAnsiTheme="majorHAnsi" w:cstheme="majorHAnsi"/>
                  <w:sz w:val="20"/>
                  <w:szCs w:val="20"/>
                  <w:lang w:val="de-CH"/>
                </w:rPr>
                <w:delText>30</w:delText>
              </w:r>
            </w:del>
            <w:ins w:id="266" w:author="Venera Gashaj" w:date="2023-05-04T20:24:00Z">
              <w:r w:rsidRPr="007201B2">
                <w:rPr>
                  <w:rFonts w:asciiTheme="majorHAnsi" w:eastAsia="Times New Roman" w:hAnsiTheme="majorHAnsi" w:cstheme="majorHAnsi"/>
                  <w:sz w:val="20"/>
                  <w:szCs w:val="20"/>
                  <w:lang w:val="de-CH"/>
                </w:rPr>
                <w:t>40</w:t>
              </w:r>
              <w:r w:rsidRPr="007201B2">
                <w:rPr>
                  <w:rFonts w:asciiTheme="majorHAnsi" w:eastAsia="Times New Roman" w:hAnsiTheme="majorHAnsi" w:cstheme="majorHAnsi"/>
                  <w:sz w:val="20"/>
                  <w:szCs w:val="20"/>
                  <w:vertAlign w:val="superscript"/>
                  <w:lang w:val="de-CH"/>
                </w:rPr>
                <w:t>**</w:t>
              </w:r>
            </w:ins>
          </w:p>
        </w:tc>
        <w:tc>
          <w:tcPr>
            <w:tcW w:w="725" w:type="dxa"/>
            <w:shd w:val="clear" w:color="auto" w:fill="auto"/>
            <w:noWrap/>
            <w:vAlign w:val="center"/>
            <w:hideMark/>
          </w:tcPr>
          <w:p w14:paraId="44939250" w14:textId="0D6B2C58"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67" w:author="Venera Gashaj" w:date="2023-05-04T20:24:00Z">
              <w:r w:rsidR="00685840" w:rsidRPr="00C64CDA">
                <w:rPr>
                  <w:rFonts w:asciiTheme="majorHAnsi" w:eastAsia="Times New Roman" w:hAnsiTheme="majorHAnsi" w:cstheme="majorHAnsi"/>
                  <w:sz w:val="20"/>
                  <w:szCs w:val="20"/>
                  <w:lang w:val="de-CH"/>
                </w:rPr>
                <w:delText>23</w:delText>
              </w:r>
            </w:del>
            <w:ins w:id="268" w:author="Venera Gashaj" w:date="2023-05-04T20:24:00Z">
              <w:r w:rsidRPr="007201B2">
                <w:rPr>
                  <w:rFonts w:asciiTheme="majorHAnsi" w:eastAsia="Times New Roman" w:hAnsiTheme="majorHAnsi" w:cstheme="majorHAnsi"/>
                  <w:sz w:val="20"/>
                  <w:szCs w:val="20"/>
                  <w:lang w:val="de-CH"/>
                </w:rPr>
                <w:t>39</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noWrap/>
            <w:vAlign w:val="center"/>
            <w:hideMark/>
          </w:tcPr>
          <w:p w14:paraId="6C60D3B6" w14:textId="6390E8E2"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69" w:author="Venera Gashaj" w:date="2023-05-04T20:24:00Z">
              <w:r w:rsidR="00685840" w:rsidRPr="00C64CDA">
                <w:rPr>
                  <w:rFonts w:asciiTheme="majorHAnsi" w:eastAsia="Times New Roman" w:hAnsiTheme="majorHAnsi" w:cstheme="majorHAnsi"/>
                  <w:sz w:val="20"/>
                  <w:szCs w:val="20"/>
                  <w:lang w:val="de-CH"/>
                </w:rPr>
                <w:delText>58</w:delText>
              </w:r>
            </w:del>
            <w:ins w:id="270" w:author="Venera Gashaj" w:date="2023-05-04T20:24:00Z">
              <w:r w:rsidRPr="007201B2">
                <w:rPr>
                  <w:rFonts w:asciiTheme="majorHAnsi" w:eastAsia="Times New Roman" w:hAnsiTheme="majorHAnsi" w:cstheme="majorHAnsi"/>
                  <w:sz w:val="20"/>
                  <w:szCs w:val="20"/>
                  <w:lang w:val="de-CH"/>
                </w:rPr>
                <w:t>73</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59A6E65A" w14:textId="494319CA"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71" w:author="Venera Gashaj" w:date="2023-05-04T20:24:00Z">
              <w:r w:rsidR="00685840" w:rsidRPr="00C64CDA">
                <w:rPr>
                  <w:rFonts w:asciiTheme="majorHAnsi" w:eastAsia="Times New Roman" w:hAnsiTheme="majorHAnsi" w:cstheme="majorHAnsi"/>
                  <w:sz w:val="20"/>
                  <w:szCs w:val="20"/>
                  <w:lang w:val="de-CH"/>
                </w:rPr>
                <w:delText>4</w:delText>
              </w:r>
              <w:r w:rsidR="003A57D1">
                <w:rPr>
                  <w:rFonts w:asciiTheme="majorHAnsi" w:eastAsia="Times New Roman" w:hAnsiTheme="majorHAnsi" w:cstheme="majorHAnsi"/>
                  <w:sz w:val="20"/>
                  <w:szCs w:val="20"/>
                  <w:lang w:val="de-CH"/>
                </w:rPr>
                <w:delText>8</w:delText>
              </w:r>
            </w:del>
            <w:ins w:id="272" w:author="Venera Gashaj" w:date="2023-05-04T20:24:00Z">
              <w:r w:rsidRPr="007201B2">
                <w:rPr>
                  <w:rFonts w:asciiTheme="majorHAnsi" w:eastAsia="Times New Roman" w:hAnsiTheme="majorHAnsi" w:cstheme="majorHAnsi"/>
                  <w:sz w:val="20"/>
                  <w:szCs w:val="20"/>
                  <w:lang w:val="de-CH"/>
                </w:rPr>
                <w:t>58</w:t>
              </w:r>
            </w:ins>
            <w:r w:rsidRPr="007201B2">
              <w:rPr>
                <w:rFonts w:asciiTheme="majorHAnsi" w:eastAsia="Times New Roman" w:hAnsiTheme="majorHAnsi" w:cstheme="majorHAnsi"/>
                <w:sz w:val="20"/>
                <w:szCs w:val="20"/>
                <w:vertAlign w:val="superscript"/>
                <w:lang w:val="de-CH"/>
              </w:rPr>
              <w:t>**</w:t>
            </w:r>
          </w:p>
        </w:tc>
        <w:tc>
          <w:tcPr>
            <w:tcW w:w="724" w:type="dxa"/>
            <w:shd w:val="clear" w:color="auto" w:fill="auto"/>
            <w:vAlign w:val="center"/>
            <w:hideMark/>
          </w:tcPr>
          <w:p w14:paraId="72DFE0A3"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5" w:type="dxa"/>
            <w:shd w:val="clear" w:color="auto" w:fill="auto"/>
            <w:vAlign w:val="center"/>
            <w:hideMark/>
          </w:tcPr>
          <w:p w14:paraId="11B9B42B"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725" w:type="dxa"/>
            <w:gridSpan w:val="2"/>
            <w:shd w:val="clear" w:color="auto" w:fill="auto"/>
            <w:vAlign w:val="center"/>
            <w:hideMark/>
          </w:tcPr>
          <w:p w14:paraId="1C419F47"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1C882F7A"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5409B360" w14:textId="77777777" w:rsidTr="00F453C9">
        <w:trPr>
          <w:trHeight w:val="340"/>
        </w:trPr>
        <w:tc>
          <w:tcPr>
            <w:tcW w:w="1843" w:type="dxa"/>
            <w:gridSpan w:val="2"/>
            <w:shd w:val="clear" w:color="auto" w:fill="auto"/>
            <w:vAlign w:val="center"/>
            <w:hideMark/>
          </w:tcPr>
          <w:p w14:paraId="12682D1C"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8. Familiarity S</w:t>
            </w:r>
          </w:p>
        </w:tc>
        <w:tc>
          <w:tcPr>
            <w:tcW w:w="724" w:type="dxa"/>
            <w:shd w:val="clear" w:color="auto" w:fill="auto"/>
            <w:noWrap/>
            <w:vAlign w:val="center"/>
            <w:hideMark/>
          </w:tcPr>
          <w:p w14:paraId="41975055" w14:textId="2E41459B" w:rsidR="00110CE1" w:rsidRPr="00C64CDA" w:rsidRDefault="00685840" w:rsidP="00F453C9">
            <w:pPr>
              <w:spacing w:line="240" w:lineRule="auto"/>
              <w:jc w:val="center"/>
              <w:rPr>
                <w:rFonts w:asciiTheme="majorHAnsi" w:eastAsia="Times New Roman" w:hAnsiTheme="majorHAnsi" w:cstheme="majorHAnsi"/>
                <w:sz w:val="20"/>
                <w:szCs w:val="20"/>
                <w:lang w:val="de-CH"/>
              </w:rPr>
            </w:pPr>
            <w:del w:id="273" w:author="Venera Gashaj" w:date="2023-05-04T20:24:00Z">
              <w:r w:rsidRPr="00C64CDA">
                <w:rPr>
                  <w:rFonts w:asciiTheme="majorHAnsi" w:eastAsia="Times New Roman" w:hAnsiTheme="majorHAnsi" w:cstheme="majorHAnsi"/>
                  <w:sz w:val="20"/>
                  <w:szCs w:val="20"/>
                  <w:lang w:val="de-CH"/>
                </w:rPr>
                <w:delText>-.3</w:delText>
              </w:r>
              <w:r w:rsidR="003A57D1">
                <w:rPr>
                  <w:rFonts w:asciiTheme="majorHAnsi" w:eastAsia="Times New Roman" w:hAnsiTheme="majorHAnsi" w:cstheme="majorHAnsi"/>
                  <w:sz w:val="20"/>
                  <w:szCs w:val="20"/>
                  <w:lang w:val="de-CH"/>
                </w:rPr>
                <w:delText>1</w:delText>
              </w:r>
            </w:del>
            <w:ins w:id="274" w:author="Venera Gashaj" w:date="2023-05-04T20:24:00Z">
              <w:r w:rsidR="00110CE1" w:rsidRPr="00C64CDA">
                <w:rPr>
                  <w:rFonts w:asciiTheme="majorHAnsi" w:eastAsia="Times New Roman" w:hAnsiTheme="majorHAnsi" w:cstheme="majorHAnsi"/>
                  <w:sz w:val="20"/>
                  <w:szCs w:val="20"/>
                  <w:lang w:val="de-CH"/>
                </w:rPr>
                <w:t>.</w:t>
              </w:r>
              <w:r w:rsidR="00110CE1">
                <w:rPr>
                  <w:rFonts w:asciiTheme="majorHAnsi" w:eastAsia="Times New Roman" w:hAnsiTheme="majorHAnsi" w:cstheme="majorHAnsi"/>
                  <w:sz w:val="20"/>
                  <w:szCs w:val="20"/>
                  <w:lang w:val="de-CH"/>
                </w:rPr>
                <w:t>08</w:t>
              </w:r>
            </w:ins>
          </w:p>
        </w:tc>
        <w:tc>
          <w:tcPr>
            <w:tcW w:w="725" w:type="dxa"/>
            <w:shd w:val="clear" w:color="auto" w:fill="auto"/>
            <w:noWrap/>
            <w:vAlign w:val="center"/>
            <w:hideMark/>
          </w:tcPr>
          <w:p w14:paraId="64F19974" w14:textId="19182261"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75" w:author="Venera Gashaj" w:date="2023-05-04T20:24:00Z">
              <w:r w:rsidR="00685840" w:rsidRPr="00C64CDA">
                <w:rPr>
                  <w:rFonts w:asciiTheme="majorHAnsi" w:eastAsia="Times New Roman" w:hAnsiTheme="majorHAnsi" w:cstheme="majorHAnsi"/>
                  <w:sz w:val="20"/>
                  <w:szCs w:val="20"/>
                  <w:lang w:val="de-CH"/>
                </w:rPr>
                <w:delText>1</w:delText>
              </w:r>
              <w:r w:rsidR="003A57D1">
                <w:rPr>
                  <w:rFonts w:asciiTheme="majorHAnsi" w:eastAsia="Times New Roman" w:hAnsiTheme="majorHAnsi" w:cstheme="majorHAnsi"/>
                  <w:sz w:val="20"/>
                  <w:szCs w:val="20"/>
                  <w:lang w:val="de-CH"/>
                </w:rPr>
                <w:delText>4</w:delText>
              </w:r>
            </w:del>
            <w:ins w:id="276" w:author="Venera Gashaj" w:date="2023-05-04T20:24:00Z">
              <w:r w:rsidRPr="007201B2">
                <w:rPr>
                  <w:rFonts w:asciiTheme="majorHAnsi" w:eastAsia="Times New Roman" w:hAnsiTheme="majorHAnsi" w:cstheme="majorHAnsi"/>
                  <w:sz w:val="20"/>
                  <w:szCs w:val="20"/>
                  <w:lang w:val="de-CH"/>
                </w:rPr>
                <w:t>19</w:t>
              </w:r>
            </w:ins>
          </w:p>
        </w:tc>
        <w:tc>
          <w:tcPr>
            <w:tcW w:w="724" w:type="dxa"/>
            <w:shd w:val="clear" w:color="auto" w:fill="auto"/>
            <w:noWrap/>
            <w:vAlign w:val="center"/>
            <w:hideMark/>
          </w:tcPr>
          <w:p w14:paraId="2398E969" w14:textId="4DEB9943"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77" w:author="Venera Gashaj" w:date="2023-05-04T20:24:00Z">
              <w:r w:rsidR="00685840" w:rsidRPr="00C64CDA">
                <w:rPr>
                  <w:rFonts w:asciiTheme="majorHAnsi" w:eastAsia="Times New Roman" w:hAnsiTheme="majorHAnsi" w:cstheme="majorHAnsi"/>
                  <w:sz w:val="20"/>
                  <w:szCs w:val="20"/>
                  <w:lang w:val="de-CH"/>
                </w:rPr>
                <w:delText>5</w:delText>
              </w:r>
              <w:r w:rsidR="003A57D1">
                <w:rPr>
                  <w:rFonts w:asciiTheme="majorHAnsi" w:eastAsia="Times New Roman" w:hAnsiTheme="majorHAnsi" w:cstheme="majorHAnsi"/>
                  <w:sz w:val="20"/>
                  <w:szCs w:val="20"/>
                  <w:lang w:val="de-CH"/>
                </w:rPr>
                <w:delText>8</w:delText>
              </w:r>
              <w:r w:rsidR="00685840" w:rsidRPr="00C64CDA">
                <w:rPr>
                  <w:rFonts w:asciiTheme="majorHAnsi" w:eastAsia="Times New Roman" w:hAnsiTheme="majorHAnsi" w:cstheme="majorHAnsi"/>
                  <w:sz w:val="20"/>
                  <w:szCs w:val="20"/>
                  <w:vertAlign w:val="superscript"/>
                  <w:lang w:val="de-CH"/>
                </w:rPr>
                <w:delText>**</w:delText>
              </w:r>
            </w:del>
            <w:ins w:id="278" w:author="Venera Gashaj" w:date="2023-05-04T20:24:00Z">
              <w:r w:rsidRPr="007201B2">
                <w:rPr>
                  <w:rFonts w:asciiTheme="majorHAnsi" w:eastAsia="Times New Roman" w:hAnsiTheme="majorHAnsi" w:cstheme="majorHAnsi"/>
                  <w:sz w:val="20"/>
                  <w:szCs w:val="20"/>
                  <w:lang w:val="de-CH"/>
                </w:rPr>
                <w:t>28</w:t>
              </w:r>
            </w:ins>
          </w:p>
        </w:tc>
        <w:tc>
          <w:tcPr>
            <w:tcW w:w="725" w:type="dxa"/>
            <w:shd w:val="clear" w:color="auto" w:fill="auto"/>
            <w:noWrap/>
            <w:vAlign w:val="center"/>
            <w:hideMark/>
          </w:tcPr>
          <w:p w14:paraId="3C3F14B2" w14:textId="626377C1"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79" w:author="Venera Gashaj" w:date="2023-05-04T20:24:00Z">
              <w:r w:rsidR="00685840" w:rsidRPr="00C64CDA">
                <w:rPr>
                  <w:rFonts w:asciiTheme="majorHAnsi" w:eastAsia="Times New Roman" w:hAnsiTheme="majorHAnsi" w:cstheme="majorHAnsi"/>
                  <w:sz w:val="20"/>
                  <w:szCs w:val="20"/>
                  <w:lang w:val="de-CH"/>
                </w:rPr>
                <w:delText>7</w:delText>
              </w:r>
              <w:r w:rsidR="003A57D1">
                <w:rPr>
                  <w:rFonts w:asciiTheme="majorHAnsi" w:eastAsia="Times New Roman" w:hAnsiTheme="majorHAnsi" w:cstheme="majorHAnsi"/>
                  <w:sz w:val="20"/>
                  <w:szCs w:val="20"/>
                  <w:lang w:val="de-CH"/>
                </w:rPr>
                <w:delText>2</w:delText>
              </w:r>
            </w:del>
            <w:ins w:id="280" w:author="Venera Gashaj" w:date="2023-05-04T20:24:00Z">
              <w:r w:rsidRPr="007201B2">
                <w:rPr>
                  <w:rFonts w:asciiTheme="majorHAnsi" w:eastAsia="Times New Roman" w:hAnsiTheme="majorHAnsi" w:cstheme="majorHAnsi"/>
                  <w:sz w:val="20"/>
                  <w:szCs w:val="20"/>
                  <w:lang w:val="de-CH"/>
                </w:rPr>
                <w:t>67</w:t>
              </w:r>
            </w:ins>
            <w:r w:rsidRPr="007201B2">
              <w:rPr>
                <w:rFonts w:asciiTheme="majorHAnsi" w:eastAsia="Times New Roman" w:hAnsiTheme="majorHAnsi" w:cstheme="majorHAnsi"/>
                <w:sz w:val="20"/>
                <w:szCs w:val="20"/>
                <w:vertAlign w:val="superscript"/>
                <w:lang w:val="de-CH"/>
              </w:rPr>
              <w:t>**</w:t>
            </w:r>
          </w:p>
        </w:tc>
        <w:tc>
          <w:tcPr>
            <w:tcW w:w="724" w:type="dxa"/>
            <w:shd w:val="clear" w:color="auto" w:fill="auto"/>
            <w:noWrap/>
            <w:vAlign w:val="center"/>
            <w:hideMark/>
          </w:tcPr>
          <w:p w14:paraId="5B09C94E" w14:textId="1CF60DD8"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81" w:author="Venera Gashaj" w:date="2023-05-04T20:24:00Z">
              <w:r w:rsidR="00685840" w:rsidRPr="00C64CDA">
                <w:rPr>
                  <w:rFonts w:asciiTheme="majorHAnsi" w:eastAsia="Times New Roman" w:hAnsiTheme="majorHAnsi" w:cstheme="majorHAnsi"/>
                  <w:sz w:val="20"/>
                  <w:szCs w:val="20"/>
                  <w:lang w:val="de-CH"/>
                </w:rPr>
                <w:delText>6</w:delText>
              </w:r>
              <w:r w:rsidR="003A57D1">
                <w:rPr>
                  <w:rFonts w:asciiTheme="majorHAnsi" w:eastAsia="Times New Roman" w:hAnsiTheme="majorHAnsi" w:cstheme="majorHAnsi"/>
                  <w:sz w:val="20"/>
                  <w:szCs w:val="20"/>
                  <w:lang w:val="de-CH"/>
                </w:rPr>
                <w:delText>6</w:delText>
              </w:r>
            </w:del>
            <w:ins w:id="282" w:author="Venera Gashaj" w:date="2023-05-04T20:24:00Z">
              <w:r w:rsidRPr="007201B2">
                <w:rPr>
                  <w:rFonts w:asciiTheme="majorHAnsi" w:eastAsia="Times New Roman" w:hAnsiTheme="majorHAnsi" w:cstheme="majorHAnsi"/>
                  <w:sz w:val="20"/>
                  <w:szCs w:val="20"/>
                  <w:lang w:val="de-CH"/>
                </w:rPr>
                <w:t>55</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217C8A9B" w14:textId="267DCC12"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83" w:author="Venera Gashaj" w:date="2023-05-04T20:24:00Z">
              <w:r w:rsidR="003A57D1">
                <w:rPr>
                  <w:rFonts w:asciiTheme="majorHAnsi" w:eastAsia="Times New Roman" w:hAnsiTheme="majorHAnsi" w:cstheme="majorHAnsi"/>
                  <w:sz w:val="20"/>
                  <w:szCs w:val="20"/>
                  <w:lang w:val="de-CH"/>
                </w:rPr>
                <w:delText>30</w:delText>
              </w:r>
            </w:del>
            <w:ins w:id="284" w:author="Venera Gashaj" w:date="2023-05-04T20:24:00Z">
              <w:r w:rsidRPr="007201B2">
                <w:rPr>
                  <w:rFonts w:asciiTheme="majorHAnsi" w:eastAsia="Times New Roman" w:hAnsiTheme="majorHAnsi" w:cstheme="majorHAnsi"/>
                  <w:sz w:val="20"/>
                  <w:szCs w:val="20"/>
                  <w:lang w:val="de-CH"/>
                </w:rPr>
                <w:t>41</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noWrap/>
            <w:vAlign w:val="center"/>
            <w:hideMark/>
          </w:tcPr>
          <w:p w14:paraId="41DE2AE9" w14:textId="430A95A5"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85" w:author="Venera Gashaj" w:date="2023-05-04T20:24:00Z">
              <w:r w:rsidR="00685840" w:rsidRPr="00C64CDA">
                <w:rPr>
                  <w:rFonts w:asciiTheme="majorHAnsi" w:eastAsia="Times New Roman" w:hAnsiTheme="majorHAnsi" w:cstheme="majorHAnsi"/>
                  <w:sz w:val="20"/>
                  <w:szCs w:val="20"/>
                  <w:lang w:val="de-CH"/>
                </w:rPr>
                <w:delText>45</w:delText>
              </w:r>
              <w:r w:rsidR="00685840" w:rsidRPr="00C64CDA">
                <w:rPr>
                  <w:rFonts w:asciiTheme="majorHAnsi" w:eastAsia="Times New Roman" w:hAnsiTheme="majorHAnsi" w:cstheme="majorHAnsi"/>
                  <w:sz w:val="20"/>
                  <w:szCs w:val="20"/>
                  <w:vertAlign w:val="superscript"/>
                  <w:lang w:val="de-CH"/>
                </w:rPr>
                <w:delText>*</w:delText>
              </w:r>
            </w:del>
            <w:ins w:id="286" w:author="Venera Gashaj" w:date="2023-05-04T20:24:00Z">
              <w:r w:rsidRPr="007201B2">
                <w:rPr>
                  <w:rFonts w:asciiTheme="majorHAnsi" w:eastAsia="Times New Roman" w:hAnsiTheme="majorHAnsi" w:cstheme="majorHAnsi"/>
                  <w:sz w:val="20"/>
                  <w:szCs w:val="20"/>
                  <w:lang w:val="de-CH"/>
                </w:rPr>
                <w:t>64</w:t>
              </w:r>
              <w:r w:rsidRPr="007201B2">
                <w:rPr>
                  <w:rFonts w:asciiTheme="majorHAnsi" w:eastAsia="Times New Roman" w:hAnsiTheme="majorHAnsi" w:cstheme="majorHAnsi"/>
                  <w:sz w:val="20"/>
                  <w:szCs w:val="20"/>
                  <w:vertAlign w:val="superscript"/>
                  <w:lang w:val="de-CH"/>
                </w:rPr>
                <w:t>**</w:t>
              </w:r>
            </w:ins>
          </w:p>
        </w:tc>
        <w:tc>
          <w:tcPr>
            <w:tcW w:w="725" w:type="dxa"/>
            <w:shd w:val="clear" w:color="auto" w:fill="auto"/>
            <w:vAlign w:val="center"/>
            <w:hideMark/>
          </w:tcPr>
          <w:p w14:paraId="0320F4E1"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725" w:type="dxa"/>
            <w:gridSpan w:val="2"/>
            <w:shd w:val="clear" w:color="auto" w:fill="auto"/>
            <w:vAlign w:val="center"/>
            <w:hideMark/>
          </w:tcPr>
          <w:p w14:paraId="225F131D"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p>
        </w:tc>
        <w:tc>
          <w:tcPr>
            <w:tcW w:w="371" w:type="dxa"/>
            <w:gridSpan w:val="2"/>
            <w:shd w:val="clear" w:color="auto" w:fill="auto"/>
            <w:vAlign w:val="center"/>
            <w:hideMark/>
          </w:tcPr>
          <w:p w14:paraId="346CFBEE"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548EAFC9" w14:textId="77777777" w:rsidTr="00F453C9">
        <w:trPr>
          <w:trHeight w:val="340"/>
        </w:trPr>
        <w:tc>
          <w:tcPr>
            <w:tcW w:w="1843" w:type="dxa"/>
            <w:gridSpan w:val="2"/>
            <w:shd w:val="clear" w:color="auto" w:fill="auto"/>
            <w:vAlign w:val="center"/>
            <w:hideMark/>
          </w:tcPr>
          <w:p w14:paraId="13334285"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9. Understanding S</w:t>
            </w:r>
          </w:p>
        </w:tc>
        <w:tc>
          <w:tcPr>
            <w:tcW w:w="724" w:type="dxa"/>
            <w:shd w:val="clear" w:color="auto" w:fill="auto"/>
            <w:noWrap/>
            <w:vAlign w:val="center"/>
            <w:hideMark/>
          </w:tcPr>
          <w:p w14:paraId="308B9739" w14:textId="081BC33F"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287" w:author="Venera Gashaj" w:date="2023-05-04T20:24:00Z">
              <w:r w:rsidR="00685840" w:rsidRPr="00C64CDA">
                <w:rPr>
                  <w:rFonts w:asciiTheme="majorHAnsi" w:eastAsia="Times New Roman" w:hAnsiTheme="majorHAnsi" w:cstheme="majorHAnsi"/>
                  <w:sz w:val="20"/>
                  <w:szCs w:val="20"/>
                  <w:lang w:val="de-CH"/>
                </w:rPr>
                <w:delText>0</w:delText>
              </w:r>
              <w:r w:rsidR="003A57D1">
                <w:rPr>
                  <w:rFonts w:asciiTheme="majorHAnsi" w:eastAsia="Times New Roman" w:hAnsiTheme="majorHAnsi" w:cstheme="majorHAnsi"/>
                  <w:sz w:val="20"/>
                  <w:szCs w:val="20"/>
                  <w:lang w:val="de-CH"/>
                </w:rPr>
                <w:delText>6</w:delText>
              </w:r>
            </w:del>
            <w:ins w:id="288" w:author="Venera Gashaj" w:date="2023-05-04T20:24:00Z">
              <w:r>
                <w:rPr>
                  <w:rFonts w:asciiTheme="majorHAnsi" w:eastAsia="Times New Roman" w:hAnsiTheme="majorHAnsi" w:cstheme="majorHAnsi"/>
                  <w:sz w:val="20"/>
                  <w:szCs w:val="20"/>
                  <w:lang w:val="de-CH"/>
                </w:rPr>
                <w:t>19</w:t>
              </w:r>
            </w:ins>
          </w:p>
        </w:tc>
        <w:tc>
          <w:tcPr>
            <w:tcW w:w="725" w:type="dxa"/>
            <w:shd w:val="clear" w:color="auto" w:fill="auto"/>
            <w:noWrap/>
            <w:vAlign w:val="center"/>
            <w:hideMark/>
          </w:tcPr>
          <w:p w14:paraId="7635344E" w14:textId="2C1DF55F"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89" w:author="Venera Gashaj" w:date="2023-05-04T20:24:00Z">
              <w:r w:rsidR="00685840" w:rsidRPr="00C64CDA">
                <w:rPr>
                  <w:rFonts w:asciiTheme="majorHAnsi" w:eastAsia="Times New Roman" w:hAnsiTheme="majorHAnsi" w:cstheme="majorHAnsi"/>
                  <w:sz w:val="20"/>
                  <w:szCs w:val="20"/>
                  <w:lang w:val="de-CH"/>
                </w:rPr>
                <w:delText>36</w:delText>
              </w:r>
            </w:del>
            <w:ins w:id="290" w:author="Venera Gashaj" w:date="2023-05-04T20:24:00Z">
              <w:r w:rsidRPr="007201B2">
                <w:rPr>
                  <w:rFonts w:asciiTheme="majorHAnsi" w:eastAsia="Times New Roman" w:hAnsiTheme="majorHAnsi" w:cstheme="majorHAnsi"/>
                  <w:sz w:val="20"/>
                  <w:szCs w:val="20"/>
                  <w:lang w:val="de-CH"/>
                </w:rPr>
                <w:t>54</w:t>
              </w:r>
              <w:r w:rsidRPr="007201B2">
                <w:rPr>
                  <w:rFonts w:asciiTheme="majorHAnsi" w:eastAsia="Times New Roman" w:hAnsiTheme="majorHAnsi" w:cstheme="majorHAnsi"/>
                  <w:sz w:val="20"/>
                  <w:szCs w:val="20"/>
                  <w:vertAlign w:val="superscript"/>
                  <w:lang w:val="de-CH"/>
                </w:rPr>
                <w:t>**</w:t>
              </w:r>
            </w:ins>
          </w:p>
        </w:tc>
        <w:tc>
          <w:tcPr>
            <w:tcW w:w="724" w:type="dxa"/>
            <w:shd w:val="clear" w:color="auto" w:fill="auto"/>
            <w:noWrap/>
            <w:vAlign w:val="center"/>
            <w:hideMark/>
          </w:tcPr>
          <w:p w14:paraId="722482ED" w14:textId="145AFACE"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91" w:author="Venera Gashaj" w:date="2023-05-04T20:24:00Z">
              <w:r w:rsidR="00685840" w:rsidRPr="00C64CDA">
                <w:rPr>
                  <w:rFonts w:asciiTheme="majorHAnsi" w:eastAsia="Times New Roman" w:hAnsiTheme="majorHAnsi" w:cstheme="majorHAnsi"/>
                  <w:sz w:val="20"/>
                  <w:szCs w:val="20"/>
                  <w:lang w:val="de-CH"/>
                </w:rPr>
                <w:delText>52</w:delText>
              </w:r>
            </w:del>
            <w:ins w:id="292" w:author="Venera Gashaj" w:date="2023-05-04T20:24:00Z">
              <w:r w:rsidRPr="007201B2">
                <w:rPr>
                  <w:rFonts w:asciiTheme="majorHAnsi" w:eastAsia="Times New Roman" w:hAnsiTheme="majorHAnsi" w:cstheme="majorHAnsi"/>
                  <w:sz w:val="20"/>
                  <w:szCs w:val="20"/>
                  <w:lang w:val="de-CH"/>
                </w:rPr>
                <w:t>43</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7DBFC231" w14:textId="01547AA5"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93" w:author="Venera Gashaj" w:date="2023-05-04T20:24:00Z">
              <w:r w:rsidR="00685840" w:rsidRPr="00C64CDA">
                <w:rPr>
                  <w:rFonts w:asciiTheme="majorHAnsi" w:eastAsia="Times New Roman" w:hAnsiTheme="majorHAnsi" w:cstheme="majorHAnsi"/>
                  <w:sz w:val="20"/>
                  <w:szCs w:val="20"/>
                  <w:lang w:val="de-CH"/>
                </w:rPr>
                <w:delText>2</w:delText>
              </w:r>
              <w:r w:rsidR="003A57D1">
                <w:rPr>
                  <w:rFonts w:asciiTheme="majorHAnsi" w:eastAsia="Times New Roman" w:hAnsiTheme="majorHAnsi" w:cstheme="majorHAnsi"/>
                  <w:sz w:val="20"/>
                  <w:szCs w:val="20"/>
                  <w:lang w:val="de-CH"/>
                </w:rPr>
                <w:delText>2</w:delText>
              </w:r>
            </w:del>
            <w:ins w:id="294" w:author="Venera Gashaj" w:date="2023-05-04T20:24:00Z">
              <w:r w:rsidRPr="007201B2">
                <w:rPr>
                  <w:rFonts w:asciiTheme="majorHAnsi" w:eastAsia="Times New Roman" w:hAnsiTheme="majorHAnsi" w:cstheme="majorHAnsi"/>
                  <w:sz w:val="20"/>
                  <w:szCs w:val="20"/>
                  <w:lang w:val="de-CH"/>
                </w:rPr>
                <w:t>28</w:t>
              </w:r>
            </w:ins>
          </w:p>
        </w:tc>
        <w:tc>
          <w:tcPr>
            <w:tcW w:w="724" w:type="dxa"/>
            <w:shd w:val="clear" w:color="auto" w:fill="auto"/>
            <w:noWrap/>
            <w:vAlign w:val="center"/>
            <w:hideMark/>
          </w:tcPr>
          <w:p w14:paraId="4089DAFF" w14:textId="20F1BC33"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95" w:author="Venera Gashaj" w:date="2023-05-04T20:24:00Z">
              <w:r w:rsidR="00685840" w:rsidRPr="00C64CDA">
                <w:rPr>
                  <w:rFonts w:asciiTheme="majorHAnsi" w:eastAsia="Times New Roman" w:hAnsiTheme="majorHAnsi" w:cstheme="majorHAnsi"/>
                  <w:sz w:val="20"/>
                  <w:szCs w:val="20"/>
                  <w:lang w:val="de-CH"/>
                </w:rPr>
                <w:delText>76</w:delText>
              </w:r>
            </w:del>
            <w:ins w:id="296" w:author="Venera Gashaj" w:date="2023-05-04T20:24:00Z">
              <w:r w:rsidRPr="007201B2">
                <w:rPr>
                  <w:rFonts w:asciiTheme="majorHAnsi" w:eastAsia="Times New Roman" w:hAnsiTheme="majorHAnsi" w:cstheme="majorHAnsi"/>
                  <w:sz w:val="20"/>
                  <w:szCs w:val="20"/>
                  <w:lang w:val="de-CH"/>
                </w:rPr>
                <w:t>80</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03A33298" w14:textId="74CDA31A"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97" w:author="Venera Gashaj" w:date="2023-05-04T20:24:00Z">
              <w:r w:rsidR="00685840" w:rsidRPr="00C64CDA">
                <w:rPr>
                  <w:rFonts w:asciiTheme="majorHAnsi" w:eastAsia="Times New Roman" w:hAnsiTheme="majorHAnsi" w:cstheme="majorHAnsi"/>
                  <w:sz w:val="20"/>
                  <w:szCs w:val="20"/>
                  <w:lang w:val="de-CH"/>
                </w:rPr>
                <w:delText>51</w:delText>
              </w:r>
            </w:del>
            <w:ins w:id="298" w:author="Venera Gashaj" w:date="2023-05-04T20:24:00Z">
              <w:r w:rsidRPr="007201B2">
                <w:rPr>
                  <w:rFonts w:asciiTheme="majorHAnsi" w:eastAsia="Times New Roman" w:hAnsiTheme="majorHAnsi" w:cstheme="majorHAnsi"/>
                  <w:sz w:val="20"/>
                  <w:szCs w:val="20"/>
                  <w:lang w:val="de-CH"/>
                </w:rPr>
                <w:t>62</w:t>
              </w:r>
            </w:ins>
            <w:r w:rsidRPr="007201B2">
              <w:rPr>
                <w:rFonts w:asciiTheme="majorHAnsi" w:eastAsia="Times New Roman" w:hAnsiTheme="majorHAnsi" w:cstheme="majorHAnsi"/>
                <w:sz w:val="20"/>
                <w:szCs w:val="20"/>
                <w:vertAlign w:val="superscript"/>
                <w:lang w:val="de-CH"/>
              </w:rPr>
              <w:t>**</w:t>
            </w:r>
          </w:p>
        </w:tc>
        <w:tc>
          <w:tcPr>
            <w:tcW w:w="724" w:type="dxa"/>
            <w:shd w:val="clear" w:color="auto" w:fill="auto"/>
            <w:noWrap/>
            <w:vAlign w:val="center"/>
            <w:hideMark/>
          </w:tcPr>
          <w:p w14:paraId="26D8AF69" w14:textId="0FF7191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299" w:author="Venera Gashaj" w:date="2023-05-04T20:24:00Z">
              <w:r w:rsidR="00685840" w:rsidRPr="00C64CDA">
                <w:rPr>
                  <w:rFonts w:asciiTheme="majorHAnsi" w:eastAsia="Times New Roman" w:hAnsiTheme="majorHAnsi" w:cstheme="majorHAnsi"/>
                  <w:sz w:val="20"/>
                  <w:szCs w:val="20"/>
                  <w:lang w:val="de-CH"/>
                </w:rPr>
                <w:delText>74</w:delText>
              </w:r>
            </w:del>
            <w:ins w:id="300" w:author="Venera Gashaj" w:date="2023-05-04T20:24:00Z">
              <w:r w:rsidRPr="007201B2">
                <w:rPr>
                  <w:rFonts w:asciiTheme="majorHAnsi" w:eastAsia="Times New Roman" w:hAnsiTheme="majorHAnsi" w:cstheme="majorHAnsi"/>
                  <w:sz w:val="20"/>
                  <w:szCs w:val="20"/>
                  <w:lang w:val="de-CH"/>
                </w:rPr>
                <w:t>85</w:t>
              </w:r>
            </w:ins>
            <w:r w:rsidRPr="007201B2">
              <w:rPr>
                <w:rFonts w:asciiTheme="majorHAnsi" w:eastAsia="Times New Roman" w:hAnsiTheme="majorHAnsi" w:cstheme="majorHAnsi"/>
                <w:sz w:val="20"/>
                <w:szCs w:val="20"/>
                <w:vertAlign w:val="superscript"/>
                <w:lang w:val="de-CH"/>
              </w:rPr>
              <w:t>**</w:t>
            </w:r>
          </w:p>
        </w:tc>
        <w:tc>
          <w:tcPr>
            <w:tcW w:w="725" w:type="dxa"/>
            <w:shd w:val="clear" w:color="auto" w:fill="auto"/>
            <w:noWrap/>
            <w:vAlign w:val="center"/>
            <w:hideMark/>
          </w:tcPr>
          <w:p w14:paraId="61CE1FD7" w14:textId="158A5429"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01" w:author="Venera Gashaj" w:date="2023-05-04T20:24:00Z">
              <w:r w:rsidR="00685840" w:rsidRPr="00C64CDA">
                <w:rPr>
                  <w:rFonts w:asciiTheme="majorHAnsi" w:eastAsia="Times New Roman" w:hAnsiTheme="majorHAnsi" w:cstheme="majorHAnsi"/>
                  <w:sz w:val="20"/>
                  <w:szCs w:val="20"/>
                  <w:lang w:val="de-CH"/>
                </w:rPr>
                <w:delText>60</w:delText>
              </w:r>
            </w:del>
            <w:ins w:id="302" w:author="Venera Gashaj" w:date="2023-05-04T20:24:00Z">
              <w:r w:rsidRPr="007201B2">
                <w:rPr>
                  <w:rFonts w:asciiTheme="majorHAnsi" w:eastAsia="Times New Roman" w:hAnsiTheme="majorHAnsi" w:cstheme="majorHAnsi"/>
                  <w:sz w:val="20"/>
                  <w:szCs w:val="20"/>
                  <w:lang w:val="de-CH"/>
                </w:rPr>
                <w:t>61</w:t>
              </w:r>
            </w:ins>
            <w:r w:rsidRPr="007201B2">
              <w:rPr>
                <w:rFonts w:asciiTheme="majorHAnsi" w:eastAsia="Times New Roman" w:hAnsiTheme="majorHAnsi" w:cstheme="majorHAnsi"/>
                <w:sz w:val="20"/>
                <w:szCs w:val="20"/>
                <w:vertAlign w:val="superscript"/>
                <w:lang w:val="de-CH"/>
              </w:rPr>
              <w:t>**</w:t>
            </w:r>
          </w:p>
        </w:tc>
        <w:tc>
          <w:tcPr>
            <w:tcW w:w="725" w:type="dxa"/>
            <w:gridSpan w:val="2"/>
            <w:shd w:val="clear" w:color="auto" w:fill="auto"/>
            <w:vAlign w:val="center"/>
            <w:hideMark/>
          </w:tcPr>
          <w:p w14:paraId="3BA86CFF" w14:textId="7777777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p>
        </w:tc>
        <w:tc>
          <w:tcPr>
            <w:tcW w:w="371" w:type="dxa"/>
            <w:gridSpan w:val="2"/>
            <w:shd w:val="clear" w:color="auto" w:fill="auto"/>
            <w:vAlign w:val="center"/>
            <w:hideMark/>
          </w:tcPr>
          <w:p w14:paraId="476A5012"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p>
        </w:tc>
      </w:tr>
      <w:tr w:rsidR="00110CE1" w:rsidRPr="00685840" w14:paraId="6D85B9C0" w14:textId="77777777" w:rsidTr="00F453C9">
        <w:trPr>
          <w:trHeight w:val="340"/>
        </w:trPr>
        <w:tc>
          <w:tcPr>
            <w:tcW w:w="1843" w:type="dxa"/>
            <w:gridSpan w:val="2"/>
            <w:tcBorders>
              <w:bottom w:val="single" w:sz="4" w:space="0" w:color="auto"/>
            </w:tcBorders>
            <w:shd w:val="clear" w:color="auto" w:fill="auto"/>
            <w:vAlign w:val="center"/>
            <w:hideMark/>
          </w:tcPr>
          <w:p w14:paraId="00FA856B" w14:textId="77777777" w:rsidR="00110CE1" w:rsidRPr="00C64CDA" w:rsidRDefault="00110CE1" w:rsidP="00F453C9">
            <w:pPr>
              <w:spacing w:line="240" w:lineRule="auto"/>
              <w:rPr>
                <w:rFonts w:asciiTheme="majorHAnsi" w:eastAsia="Times New Roman" w:hAnsiTheme="majorHAnsi" w:cstheme="majorHAnsi"/>
                <w:sz w:val="20"/>
                <w:szCs w:val="20"/>
                <w:lang w:val="de-CH"/>
              </w:rPr>
            </w:pPr>
            <w:r w:rsidRPr="00685840">
              <w:rPr>
                <w:rFonts w:asciiTheme="majorHAnsi" w:eastAsia="Times New Roman" w:hAnsiTheme="majorHAnsi" w:cstheme="majorHAnsi"/>
                <w:sz w:val="20"/>
                <w:szCs w:val="20"/>
                <w:lang w:val="en-US"/>
              </w:rPr>
              <w:t>10. Engagement S</w:t>
            </w:r>
          </w:p>
        </w:tc>
        <w:tc>
          <w:tcPr>
            <w:tcW w:w="724" w:type="dxa"/>
            <w:tcBorders>
              <w:bottom w:val="single" w:sz="4" w:space="0" w:color="auto"/>
            </w:tcBorders>
            <w:shd w:val="clear" w:color="auto" w:fill="auto"/>
            <w:noWrap/>
            <w:vAlign w:val="center"/>
            <w:hideMark/>
          </w:tcPr>
          <w:p w14:paraId="25DD13B8" w14:textId="76CB6356"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del w:id="303" w:author="Venera Gashaj" w:date="2023-05-04T20:24:00Z">
              <w:r w:rsidR="00685840" w:rsidRPr="00C64CDA">
                <w:rPr>
                  <w:rFonts w:asciiTheme="majorHAnsi" w:eastAsia="Times New Roman" w:hAnsiTheme="majorHAnsi" w:cstheme="majorHAnsi"/>
                  <w:sz w:val="20"/>
                  <w:szCs w:val="20"/>
                  <w:lang w:val="de-CH"/>
                </w:rPr>
                <w:delText>00</w:delText>
              </w:r>
            </w:del>
            <w:ins w:id="304" w:author="Venera Gashaj" w:date="2023-05-04T20:24:00Z">
              <w:r>
                <w:rPr>
                  <w:rFonts w:asciiTheme="majorHAnsi" w:eastAsia="Times New Roman" w:hAnsiTheme="majorHAnsi" w:cstheme="majorHAnsi"/>
                  <w:sz w:val="20"/>
                  <w:szCs w:val="20"/>
                  <w:lang w:val="de-CH"/>
                </w:rPr>
                <w:t>13</w:t>
              </w:r>
            </w:ins>
          </w:p>
        </w:tc>
        <w:tc>
          <w:tcPr>
            <w:tcW w:w="725" w:type="dxa"/>
            <w:tcBorders>
              <w:bottom w:val="single" w:sz="4" w:space="0" w:color="auto"/>
            </w:tcBorders>
            <w:shd w:val="clear" w:color="auto" w:fill="auto"/>
            <w:noWrap/>
            <w:vAlign w:val="center"/>
            <w:hideMark/>
          </w:tcPr>
          <w:p w14:paraId="2D4A3604" w14:textId="73AECE27"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05" w:author="Venera Gashaj" w:date="2023-05-04T20:24:00Z">
              <w:r w:rsidR="00685840" w:rsidRPr="00C64CDA">
                <w:rPr>
                  <w:rFonts w:asciiTheme="majorHAnsi" w:eastAsia="Times New Roman" w:hAnsiTheme="majorHAnsi" w:cstheme="majorHAnsi"/>
                  <w:sz w:val="20"/>
                  <w:szCs w:val="20"/>
                  <w:lang w:val="de-CH"/>
                </w:rPr>
                <w:delText>3</w:delText>
              </w:r>
              <w:r w:rsidR="003A57D1">
                <w:rPr>
                  <w:rFonts w:asciiTheme="majorHAnsi" w:eastAsia="Times New Roman" w:hAnsiTheme="majorHAnsi" w:cstheme="majorHAnsi"/>
                  <w:sz w:val="20"/>
                  <w:szCs w:val="20"/>
                  <w:lang w:val="de-CH"/>
                </w:rPr>
                <w:delText>5</w:delText>
              </w:r>
            </w:del>
            <w:ins w:id="306" w:author="Venera Gashaj" w:date="2023-05-04T20:24:00Z">
              <w:r w:rsidRPr="007201B2">
                <w:rPr>
                  <w:rFonts w:asciiTheme="majorHAnsi" w:eastAsia="Times New Roman" w:hAnsiTheme="majorHAnsi" w:cstheme="majorHAnsi"/>
                  <w:sz w:val="20"/>
                  <w:szCs w:val="20"/>
                  <w:lang w:val="de-CH"/>
                </w:rPr>
                <w:t>05</w:t>
              </w:r>
            </w:ins>
          </w:p>
        </w:tc>
        <w:tc>
          <w:tcPr>
            <w:tcW w:w="724" w:type="dxa"/>
            <w:tcBorders>
              <w:bottom w:val="single" w:sz="4" w:space="0" w:color="auto"/>
            </w:tcBorders>
            <w:shd w:val="clear" w:color="auto" w:fill="auto"/>
            <w:noWrap/>
            <w:vAlign w:val="center"/>
            <w:hideMark/>
          </w:tcPr>
          <w:p w14:paraId="1306F0F7" w14:textId="1427AE60"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07" w:author="Venera Gashaj" w:date="2023-05-04T20:24:00Z">
              <w:r w:rsidR="00685840" w:rsidRPr="00C64CDA">
                <w:rPr>
                  <w:rFonts w:asciiTheme="majorHAnsi" w:eastAsia="Times New Roman" w:hAnsiTheme="majorHAnsi" w:cstheme="majorHAnsi"/>
                  <w:sz w:val="20"/>
                  <w:szCs w:val="20"/>
                  <w:lang w:val="de-CH"/>
                </w:rPr>
                <w:delText>21</w:delText>
              </w:r>
            </w:del>
            <w:ins w:id="308" w:author="Venera Gashaj" w:date="2023-05-04T20:24:00Z">
              <w:r w:rsidRPr="007201B2">
                <w:rPr>
                  <w:rFonts w:asciiTheme="majorHAnsi" w:eastAsia="Times New Roman" w:hAnsiTheme="majorHAnsi" w:cstheme="majorHAnsi"/>
                  <w:sz w:val="20"/>
                  <w:szCs w:val="20"/>
                  <w:lang w:val="de-CH"/>
                </w:rPr>
                <w:t>27</w:t>
              </w:r>
            </w:ins>
          </w:p>
        </w:tc>
        <w:tc>
          <w:tcPr>
            <w:tcW w:w="725" w:type="dxa"/>
            <w:tcBorders>
              <w:bottom w:val="single" w:sz="4" w:space="0" w:color="auto"/>
            </w:tcBorders>
            <w:shd w:val="clear" w:color="auto" w:fill="auto"/>
            <w:noWrap/>
            <w:vAlign w:val="center"/>
            <w:hideMark/>
          </w:tcPr>
          <w:p w14:paraId="0C56E3BA" w14:textId="51594442"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09" w:author="Venera Gashaj" w:date="2023-05-04T20:24:00Z">
              <w:r w:rsidR="00685840" w:rsidRPr="00C64CDA">
                <w:rPr>
                  <w:rFonts w:asciiTheme="majorHAnsi" w:eastAsia="Times New Roman" w:hAnsiTheme="majorHAnsi" w:cstheme="majorHAnsi"/>
                  <w:sz w:val="20"/>
                  <w:szCs w:val="20"/>
                  <w:lang w:val="de-CH"/>
                </w:rPr>
                <w:delText>0</w:delText>
              </w:r>
              <w:r w:rsidR="003A57D1">
                <w:rPr>
                  <w:rFonts w:asciiTheme="majorHAnsi" w:eastAsia="Times New Roman" w:hAnsiTheme="majorHAnsi" w:cstheme="majorHAnsi"/>
                  <w:sz w:val="20"/>
                  <w:szCs w:val="20"/>
                  <w:lang w:val="de-CH"/>
                </w:rPr>
                <w:delText>8</w:delText>
              </w:r>
            </w:del>
            <w:ins w:id="310" w:author="Venera Gashaj" w:date="2023-05-04T20:24:00Z">
              <w:r w:rsidRPr="007201B2">
                <w:rPr>
                  <w:rFonts w:asciiTheme="majorHAnsi" w:eastAsia="Times New Roman" w:hAnsiTheme="majorHAnsi" w:cstheme="majorHAnsi"/>
                  <w:sz w:val="20"/>
                  <w:szCs w:val="20"/>
                  <w:lang w:val="de-CH"/>
                </w:rPr>
                <w:t>32</w:t>
              </w:r>
              <w:r w:rsidRPr="007201B2">
                <w:rPr>
                  <w:rFonts w:asciiTheme="majorHAnsi" w:eastAsia="Times New Roman" w:hAnsiTheme="majorHAnsi" w:cstheme="majorHAnsi"/>
                  <w:sz w:val="20"/>
                  <w:szCs w:val="20"/>
                  <w:vertAlign w:val="superscript"/>
                  <w:lang w:val="de-CH"/>
                </w:rPr>
                <w:t>*</w:t>
              </w:r>
            </w:ins>
          </w:p>
        </w:tc>
        <w:tc>
          <w:tcPr>
            <w:tcW w:w="724" w:type="dxa"/>
            <w:tcBorders>
              <w:bottom w:val="single" w:sz="4" w:space="0" w:color="auto"/>
            </w:tcBorders>
            <w:shd w:val="clear" w:color="auto" w:fill="auto"/>
            <w:noWrap/>
            <w:vAlign w:val="center"/>
            <w:hideMark/>
          </w:tcPr>
          <w:p w14:paraId="7C6B03F0" w14:textId="689C7855"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11" w:author="Venera Gashaj" w:date="2023-05-04T20:24:00Z">
              <w:r w:rsidR="00685840" w:rsidRPr="00C64CDA">
                <w:rPr>
                  <w:rFonts w:asciiTheme="majorHAnsi" w:eastAsia="Times New Roman" w:hAnsiTheme="majorHAnsi" w:cstheme="majorHAnsi"/>
                  <w:sz w:val="20"/>
                  <w:szCs w:val="20"/>
                  <w:lang w:val="de-CH"/>
                </w:rPr>
                <w:delText>4</w:delText>
              </w:r>
              <w:r w:rsidR="003A57D1">
                <w:rPr>
                  <w:rFonts w:asciiTheme="majorHAnsi" w:eastAsia="Times New Roman" w:hAnsiTheme="majorHAnsi" w:cstheme="majorHAnsi"/>
                  <w:sz w:val="20"/>
                  <w:szCs w:val="20"/>
                  <w:lang w:val="de-CH"/>
                </w:rPr>
                <w:delText>2</w:delText>
              </w:r>
              <w:r w:rsidR="00685840" w:rsidRPr="00C64CDA">
                <w:rPr>
                  <w:rFonts w:asciiTheme="majorHAnsi" w:eastAsia="Times New Roman" w:hAnsiTheme="majorHAnsi" w:cstheme="majorHAnsi"/>
                  <w:sz w:val="20"/>
                  <w:szCs w:val="20"/>
                  <w:vertAlign w:val="superscript"/>
                  <w:lang w:val="de-CH"/>
                </w:rPr>
                <w:delText>*</w:delText>
              </w:r>
            </w:del>
            <w:ins w:id="312" w:author="Venera Gashaj" w:date="2023-05-04T20:24:00Z">
              <w:r w:rsidRPr="007201B2">
                <w:rPr>
                  <w:rFonts w:asciiTheme="majorHAnsi" w:eastAsia="Times New Roman" w:hAnsiTheme="majorHAnsi" w:cstheme="majorHAnsi"/>
                  <w:sz w:val="20"/>
                  <w:szCs w:val="20"/>
                  <w:lang w:val="de-CH"/>
                </w:rPr>
                <w:t>48</w:t>
              </w:r>
              <w:r w:rsidRPr="007201B2">
                <w:rPr>
                  <w:rFonts w:asciiTheme="majorHAnsi" w:eastAsia="Times New Roman" w:hAnsiTheme="majorHAnsi" w:cstheme="majorHAnsi"/>
                  <w:sz w:val="20"/>
                  <w:szCs w:val="20"/>
                  <w:vertAlign w:val="superscript"/>
                  <w:lang w:val="de-CH"/>
                </w:rPr>
                <w:t>**</w:t>
              </w:r>
            </w:ins>
          </w:p>
        </w:tc>
        <w:tc>
          <w:tcPr>
            <w:tcW w:w="725" w:type="dxa"/>
            <w:tcBorders>
              <w:bottom w:val="single" w:sz="4" w:space="0" w:color="auto"/>
            </w:tcBorders>
            <w:shd w:val="clear" w:color="auto" w:fill="auto"/>
            <w:noWrap/>
            <w:vAlign w:val="center"/>
            <w:hideMark/>
          </w:tcPr>
          <w:p w14:paraId="3082FA93" w14:textId="55C14558"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13" w:author="Venera Gashaj" w:date="2023-05-04T20:24:00Z">
              <w:r w:rsidR="00685840" w:rsidRPr="00C64CDA">
                <w:rPr>
                  <w:rFonts w:asciiTheme="majorHAnsi" w:eastAsia="Times New Roman" w:hAnsiTheme="majorHAnsi" w:cstheme="majorHAnsi"/>
                  <w:sz w:val="20"/>
                  <w:szCs w:val="20"/>
                  <w:lang w:val="de-CH"/>
                </w:rPr>
                <w:delText>58</w:delText>
              </w:r>
            </w:del>
            <w:ins w:id="314" w:author="Venera Gashaj" w:date="2023-05-04T20:24:00Z">
              <w:r w:rsidRPr="007201B2">
                <w:rPr>
                  <w:rFonts w:asciiTheme="majorHAnsi" w:eastAsia="Times New Roman" w:hAnsiTheme="majorHAnsi" w:cstheme="majorHAnsi"/>
                  <w:sz w:val="20"/>
                  <w:szCs w:val="20"/>
                  <w:lang w:val="de-CH"/>
                </w:rPr>
                <w:t>65</w:t>
              </w:r>
            </w:ins>
            <w:r w:rsidRPr="007201B2">
              <w:rPr>
                <w:rFonts w:asciiTheme="majorHAnsi" w:eastAsia="Times New Roman" w:hAnsiTheme="majorHAnsi" w:cstheme="majorHAnsi"/>
                <w:sz w:val="20"/>
                <w:szCs w:val="20"/>
                <w:vertAlign w:val="superscript"/>
                <w:lang w:val="de-CH"/>
              </w:rPr>
              <w:t>**</w:t>
            </w:r>
          </w:p>
        </w:tc>
        <w:tc>
          <w:tcPr>
            <w:tcW w:w="724" w:type="dxa"/>
            <w:tcBorders>
              <w:bottom w:val="single" w:sz="4" w:space="0" w:color="auto"/>
            </w:tcBorders>
            <w:shd w:val="clear" w:color="auto" w:fill="auto"/>
            <w:noWrap/>
            <w:vAlign w:val="center"/>
            <w:hideMark/>
          </w:tcPr>
          <w:p w14:paraId="2BD39652" w14:textId="728E3375"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15" w:author="Venera Gashaj" w:date="2023-05-04T20:24:00Z">
              <w:r w:rsidR="00685840" w:rsidRPr="00C64CDA">
                <w:rPr>
                  <w:rFonts w:asciiTheme="majorHAnsi" w:eastAsia="Times New Roman" w:hAnsiTheme="majorHAnsi" w:cstheme="majorHAnsi"/>
                  <w:sz w:val="20"/>
                  <w:szCs w:val="20"/>
                  <w:lang w:val="de-CH"/>
                </w:rPr>
                <w:delText>68</w:delText>
              </w:r>
            </w:del>
            <w:ins w:id="316" w:author="Venera Gashaj" w:date="2023-05-04T20:24:00Z">
              <w:r w:rsidRPr="007201B2">
                <w:rPr>
                  <w:rFonts w:asciiTheme="majorHAnsi" w:eastAsia="Times New Roman" w:hAnsiTheme="majorHAnsi" w:cstheme="majorHAnsi"/>
                  <w:sz w:val="20"/>
                  <w:szCs w:val="20"/>
                  <w:lang w:val="de-CH"/>
                </w:rPr>
                <w:t>57</w:t>
              </w:r>
            </w:ins>
            <w:r w:rsidRPr="007201B2">
              <w:rPr>
                <w:rFonts w:asciiTheme="majorHAnsi" w:eastAsia="Times New Roman" w:hAnsiTheme="majorHAnsi" w:cstheme="majorHAnsi"/>
                <w:sz w:val="20"/>
                <w:szCs w:val="20"/>
                <w:vertAlign w:val="superscript"/>
                <w:lang w:val="de-CH"/>
              </w:rPr>
              <w:t>**</w:t>
            </w:r>
          </w:p>
        </w:tc>
        <w:tc>
          <w:tcPr>
            <w:tcW w:w="725" w:type="dxa"/>
            <w:tcBorders>
              <w:bottom w:val="single" w:sz="4" w:space="0" w:color="auto"/>
            </w:tcBorders>
            <w:shd w:val="clear" w:color="auto" w:fill="auto"/>
            <w:noWrap/>
            <w:vAlign w:val="center"/>
            <w:hideMark/>
          </w:tcPr>
          <w:p w14:paraId="6F3A951D" w14:textId="5458FE52"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17" w:author="Venera Gashaj" w:date="2023-05-04T20:24:00Z">
              <w:r w:rsidR="00685840" w:rsidRPr="00C64CDA">
                <w:rPr>
                  <w:rFonts w:asciiTheme="majorHAnsi" w:eastAsia="Times New Roman" w:hAnsiTheme="majorHAnsi" w:cstheme="majorHAnsi"/>
                  <w:sz w:val="20"/>
                  <w:szCs w:val="20"/>
                  <w:lang w:val="de-CH"/>
                </w:rPr>
                <w:delText>3</w:delText>
              </w:r>
              <w:r w:rsidR="003A57D1">
                <w:rPr>
                  <w:rFonts w:asciiTheme="majorHAnsi" w:eastAsia="Times New Roman" w:hAnsiTheme="majorHAnsi" w:cstheme="majorHAnsi"/>
                  <w:sz w:val="20"/>
                  <w:szCs w:val="20"/>
                  <w:lang w:val="de-CH"/>
                </w:rPr>
                <w:delText>3</w:delText>
              </w:r>
            </w:del>
            <w:ins w:id="318" w:author="Venera Gashaj" w:date="2023-05-04T20:24:00Z">
              <w:r w:rsidRPr="007201B2">
                <w:rPr>
                  <w:rFonts w:asciiTheme="majorHAnsi" w:eastAsia="Times New Roman" w:hAnsiTheme="majorHAnsi" w:cstheme="majorHAnsi"/>
                  <w:sz w:val="20"/>
                  <w:szCs w:val="20"/>
                  <w:lang w:val="de-CH"/>
                </w:rPr>
                <w:t>47</w:t>
              </w:r>
              <w:r w:rsidRPr="007201B2">
                <w:rPr>
                  <w:rFonts w:asciiTheme="majorHAnsi" w:eastAsia="Times New Roman" w:hAnsiTheme="majorHAnsi" w:cstheme="majorHAnsi"/>
                  <w:sz w:val="20"/>
                  <w:szCs w:val="20"/>
                  <w:vertAlign w:val="superscript"/>
                  <w:lang w:val="de-CH"/>
                </w:rPr>
                <w:t>**</w:t>
              </w:r>
            </w:ins>
          </w:p>
        </w:tc>
        <w:tc>
          <w:tcPr>
            <w:tcW w:w="725" w:type="dxa"/>
            <w:gridSpan w:val="2"/>
            <w:tcBorders>
              <w:bottom w:val="single" w:sz="4" w:space="0" w:color="auto"/>
            </w:tcBorders>
            <w:shd w:val="clear" w:color="auto" w:fill="auto"/>
            <w:noWrap/>
            <w:vAlign w:val="center"/>
            <w:hideMark/>
          </w:tcPr>
          <w:p w14:paraId="357764C2" w14:textId="75218280" w:rsidR="00110CE1" w:rsidRPr="007201B2" w:rsidRDefault="00110CE1" w:rsidP="00F453C9">
            <w:pPr>
              <w:spacing w:line="240" w:lineRule="auto"/>
              <w:jc w:val="center"/>
              <w:rPr>
                <w:rFonts w:asciiTheme="majorHAnsi" w:eastAsia="Times New Roman" w:hAnsiTheme="majorHAnsi" w:cstheme="majorHAnsi"/>
                <w:sz w:val="20"/>
                <w:szCs w:val="20"/>
                <w:lang w:val="de-CH"/>
              </w:rPr>
            </w:pPr>
            <w:r w:rsidRPr="007201B2">
              <w:rPr>
                <w:rFonts w:asciiTheme="majorHAnsi" w:eastAsia="Times New Roman" w:hAnsiTheme="majorHAnsi" w:cstheme="majorHAnsi"/>
                <w:sz w:val="20"/>
                <w:szCs w:val="20"/>
                <w:lang w:val="de-CH"/>
              </w:rPr>
              <w:t>.</w:t>
            </w:r>
            <w:del w:id="319" w:author="Venera Gashaj" w:date="2023-05-04T20:24:00Z">
              <w:r w:rsidR="00685840" w:rsidRPr="00C64CDA">
                <w:rPr>
                  <w:rFonts w:asciiTheme="majorHAnsi" w:eastAsia="Times New Roman" w:hAnsiTheme="majorHAnsi" w:cstheme="majorHAnsi"/>
                  <w:sz w:val="20"/>
                  <w:szCs w:val="20"/>
                  <w:lang w:val="de-CH"/>
                </w:rPr>
                <w:delText>67</w:delText>
              </w:r>
            </w:del>
            <w:ins w:id="320" w:author="Venera Gashaj" w:date="2023-05-04T20:24:00Z">
              <w:r w:rsidRPr="007201B2">
                <w:rPr>
                  <w:rFonts w:asciiTheme="majorHAnsi" w:eastAsia="Times New Roman" w:hAnsiTheme="majorHAnsi" w:cstheme="majorHAnsi"/>
                  <w:sz w:val="20"/>
                  <w:szCs w:val="20"/>
                  <w:lang w:val="de-CH"/>
                </w:rPr>
                <w:t>60</w:t>
              </w:r>
            </w:ins>
            <w:r w:rsidRPr="007201B2">
              <w:rPr>
                <w:rFonts w:asciiTheme="majorHAnsi" w:eastAsia="Times New Roman" w:hAnsiTheme="majorHAnsi" w:cstheme="majorHAnsi"/>
                <w:sz w:val="20"/>
                <w:szCs w:val="20"/>
                <w:vertAlign w:val="superscript"/>
                <w:lang w:val="de-CH"/>
              </w:rPr>
              <w:t>**</w:t>
            </w:r>
          </w:p>
        </w:tc>
        <w:tc>
          <w:tcPr>
            <w:tcW w:w="371" w:type="dxa"/>
            <w:gridSpan w:val="2"/>
            <w:tcBorders>
              <w:bottom w:val="single" w:sz="4" w:space="0" w:color="auto"/>
            </w:tcBorders>
            <w:shd w:val="clear" w:color="auto" w:fill="auto"/>
            <w:vAlign w:val="center"/>
            <w:hideMark/>
          </w:tcPr>
          <w:p w14:paraId="40613D9E" w14:textId="77777777" w:rsidR="00110CE1" w:rsidRPr="00C64CDA" w:rsidRDefault="00110CE1" w:rsidP="00F453C9">
            <w:pPr>
              <w:spacing w:line="240" w:lineRule="auto"/>
              <w:jc w:val="center"/>
              <w:rPr>
                <w:rFonts w:asciiTheme="majorHAnsi" w:eastAsia="Times New Roman" w:hAnsiTheme="majorHAnsi" w:cstheme="majorHAnsi"/>
                <w:sz w:val="20"/>
                <w:szCs w:val="20"/>
                <w:lang w:val="de-CH"/>
              </w:rPr>
            </w:pPr>
            <w:r w:rsidRPr="00C64CDA">
              <w:rPr>
                <w:rFonts w:asciiTheme="majorHAnsi" w:eastAsia="Times New Roman" w:hAnsiTheme="majorHAnsi" w:cstheme="majorHAnsi"/>
                <w:sz w:val="20"/>
                <w:szCs w:val="20"/>
                <w:lang w:val="de-CH"/>
              </w:rPr>
              <w:t>--</w:t>
            </w:r>
          </w:p>
        </w:tc>
      </w:tr>
      <w:tr w:rsidR="00110CE1" w:rsidRPr="00F26248" w14:paraId="2C9EFE6A" w14:textId="77777777" w:rsidTr="00F453C9">
        <w:trPr>
          <w:gridAfter w:val="1"/>
          <w:wAfter w:w="6" w:type="dxa"/>
          <w:trHeight w:val="340"/>
        </w:trPr>
        <w:tc>
          <w:tcPr>
            <w:tcW w:w="8358" w:type="dxa"/>
            <w:gridSpan w:val="11"/>
            <w:tcBorders>
              <w:top w:val="single" w:sz="4" w:space="0" w:color="auto"/>
            </w:tcBorders>
            <w:shd w:val="clear" w:color="auto" w:fill="auto"/>
            <w:vAlign w:val="center"/>
          </w:tcPr>
          <w:p w14:paraId="3E33F568" w14:textId="77777777" w:rsidR="00110CE1" w:rsidRPr="003A57D1" w:rsidRDefault="00110CE1" w:rsidP="00F453C9">
            <w:pPr>
              <w:spacing w:line="240" w:lineRule="auto"/>
              <w:rPr>
                <w:rFonts w:asciiTheme="majorHAnsi" w:eastAsia="Times New Roman" w:hAnsiTheme="majorHAnsi" w:cstheme="majorHAnsi"/>
                <w:sz w:val="20"/>
                <w:szCs w:val="20"/>
                <w:lang w:val="en-US"/>
              </w:rPr>
            </w:pPr>
            <w:r w:rsidRPr="003A57D1">
              <w:rPr>
                <w:rFonts w:asciiTheme="majorHAnsi" w:eastAsia="Times New Roman" w:hAnsiTheme="majorHAnsi" w:cstheme="majorHAnsi"/>
                <w:i/>
                <w:iCs/>
                <w:sz w:val="20"/>
                <w:szCs w:val="20"/>
                <w:lang w:val="en-US"/>
              </w:rPr>
              <w:t>Note</w:t>
            </w:r>
            <w:r>
              <w:rPr>
                <w:rFonts w:asciiTheme="majorHAnsi" w:eastAsia="Times New Roman" w:hAnsiTheme="majorHAnsi" w:cstheme="majorHAnsi"/>
                <w:sz w:val="20"/>
                <w:szCs w:val="20"/>
                <w:lang w:val="en-US"/>
              </w:rPr>
              <w:t>. * p &lt; .05; ** p &lt; .01; Math in hours = self-reported weekly engagement with math, estimated in hours; NS = non-symbolic; S = symbolic.</w:t>
            </w:r>
          </w:p>
        </w:tc>
        <w:tc>
          <w:tcPr>
            <w:tcW w:w="371" w:type="dxa"/>
            <w:gridSpan w:val="2"/>
            <w:tcBorders>
              <w:top w:val="single" w:sz="4" w:space="0" w:color="auto"/>
            </w:tcBorders>
            <w:shd w:val="clear" w:color="auto" w:fill="auto"/>
            <w:vAlign w:val="center"/>
          </w:tcPr>
          <w:p w14:paraId="6A5A7DF5" w14:textId="77777777" w:rsidR="00110CE1" w:rsidRPr="003A57D1" w:rsidRDefault="00110CE1" w:rsidP="00F453C9">
            <w:pPr>
              <w:spacing w:line="240" w:lineRule="auto"/>
              <w:rPr>
                <w:rFonts w:asciiTheme="majorHAnsi" w:eastAsia="Times New Roman" w:hAnsiTheme="majorHAnsi" w:cstheme="majorHAnsi"/>
                <w:sz w:val="20"/>
                <w:szCs w:val="20"/>
                <w:lang w:val="en-US"/>
              </w:rPr>
            </w:pPr>
          </w:p>
        </w:tc>
      </w:tr>
    </w:tbl>
    <w:p w14:paraId="6A92FD40" w14:textId="77777777" w:rsidR="00110CE1" w:rsidRDefault="00110CE1" w:rsidP="00110CE1">
      <w:pPr>
        <w:rPr>
          <w:rFonts w:ascii="Times New Roman" w:eastAsia="Times New Roman" w:hAnsi="Times New Roman" w:cs="Times New Roman"/>
          <w:sz w:val="24"/>
          <w:szCs w:val="24"/>
          <w:lang w:val="en-US"/>
        </w:rPr>
      </w:pPr>
    </w:p>
    <w:p w14:paraId="240A6ACD" w14:textId="77777777" w:rsidR="00110CE1" w:rsidRDefault="00110CE1" w:rsidP="00110CE1">
      <w:pPr>
        <w:rPr>
          <w:rFonts w:ascii="Times New Roman" w:eastAsia="Times New Roman" w:hAnsi="Times New Roman" w:cs="Times New Roman"/>
          <w:sz w:val="24"/>
          <w:szCs w:val="24"/>
          <w:lang w:val="en-US"/>
        </w:rPr>
      </w:pPr>
    </w:p>
    <w:p w14:paraId="3EAFF930" w14:textId="6F7CAD22" w:rsidR="00110CE1" w:rsidRDefault="00110CE1" w:rsidP="00110CE1">
      <w:pPr>
        <w:spacing w:line="480" w:lineRule="auto"/>
        <w:ind w:firstLine="708"/>
        <w:rPr>
          <w:rFonts w:ascii="Times New Roman" w:eastAsia="Times New Roman" w:hAnsi="Times New Roman" w:cs="Times New Roman"/>
          <w:color w:val="131413"/>
          <w:sz w:val="24"/>
          <w:szCs w:val="24"/>
          <w:lang w:val="en-US"/>
        </w:rPr>
      </w:pPr>
      <w:r>
        <w:rPr>
          <w:rFonts w:ascii="Times New Roman" w:eastAsia="Times New Roman" w:hAnsi="Times New Roman" w:cs="Times New Roman"/>
          <w:color w:val="131413"/>
          <w:sz w:val="24"/>
          <w:szCs w:val="24"/>
          <w:lang w:val="en-US"/>
        </w:rPr>
        <w:t xml:space="preserve">Surprisingly, the correlation analysis showed that the numerical IQ </w:t>
      </w:r>
      <w:del w:id="321" w:author="Venera Gashaj" w:date="2023-05-04T20:24:00Z">
        <w:r w:rsidR="00240E9B">
          <w:rPr>
            <w:rFonts w:ascii="Times New Roman" w:eastAsia="Times New Roman" w:hAnsi="Times New Roman" w:cs="Times New Roman"/>
            <w:color w:val="131413"/>
            <w:sz w:val="24"/>
            <w:szCs w:val="24"/>
            <w:lang w:val="en-US"/>
          </w:rPr>
          <w:delText xml:space="preserve">was negatively correlated with </w:delText>
        </w:r>
        <w:r w:rsidR="003950A6">
          <w:rPr>
            <w:rFonts w:ascii="Times New Roman" w:eastAsia="Times New Roman" w:hAnsi="Times New Roman" w:cs="Times New Roman"/>
            <w:color w:val="131413"/>
            <w:sz w:val="24"/>
            <w:szCs w:val="24"/>
            <w:lang w:val="en-US"/>
          </w:rPr>
          <w:delText>familiarity</w:delText>
        </w:r>
        <w:r w:rsidR="00240E9B">
          <w:rPr>
            <w:rFonts w:ascii="Times New Roman" w:eastAsia="Times New Roman" w:hAnsi="Times New Roman" w:cs="Times New Roman"/>
            <w:color w:val="131413"/>
            <w:sz w:val="24"/>
            <w:szCs w:val="24"/>
            <w:lang w:val="en-US"/>
          </w:rPr>
          <w:delText xml:space="preserve"> with non-symbolic math demonstrations, meaning that the higher the student’s numerical IQ was, the less familiar they were with non-symbolic demonstrations. Furthermore, the</w:delText>
        </w:r>
      </w:del>
      <w:ins w:id="322" w:author="Venera Gashaj" w:date="2023-05-04T20:24:00Z">
        <w:r>
          <w:rPr>
            <w:rFonts w:ascii="Times New Roman" w:eastAsia="Times New Roman" w:hAnsi="Times New Roman" w:cs="Times New Roman"/>
            <w:color w:val="131413"/>
            <w:sz w:val="24"/>
            <w:szCs w:val="24"/>
            <w:lang w:val="en-US"/>
          </w:rPr>
          <w:t>did not correlate with any self-reflection. The</w:t>
        </w:r>
      </w:ins>
      <w:r>
        <w:rPr>
          <w:rFonts w:ascii="Times New Roman" w:eastAsia="Times New Roman" w:hAnsi="Times New Roman" w:cs="Times New Roman"/>
          <w:color w:val="131413"/>
          <w:sz w:val="24"/>
          <w:szCs w:val="24"/>
          <w:lang w:val="en-US"/>
        </w:rPr>
        <w:t xml:space="preserve"> engagement with math in hours was positively related to having enough time to follow the non-symbolic </w:t>
      </w:r>
      <w:ins w:id="323" w:author="Venera Gashaj" w:date="2023-05-04T20:24:00Z">
        <w:r>
          <w:rPr>
            <w:rFonts w:ascii="Times New Roman" w:eastAsia="Times New Roman" w:hAnsi="Times New Roman" w:cs="Times New Roman"/>
            <w:color w:val="131413"/>
            <w:sz w:val="24"/>
            <w:szCs w:val="24"/>
            <w:lang w:val="en-US"/>
          </w:rPr>
          <w:t xml:space="preserve">as well as the symbolic </w:t>
        </w:r>
      </w:ins>
      <w:r>
        <w:rPr>
          <w:rFonts w:ascii="Times New Roman" w:eastAsia="Times New Roman" w:hAnsi="Times New Roman" w:cs="Times New Roman"/>
          <w:color w:val="131413"/>
          <w:sz w:val="24"/>
          <w:szCs w:val="24"/>
          <w:lang w:val="en-US"/>
        </w:rPr>
        <w:t xml:space="preserve">demonstration. This might reflect the fact that experience with mathematics is helpful in following the demonstrations more quickly, </w:t>
      </w:r>
      <w:del w:id="324" w:author="Venera Gashaj" w:date="2023-05-04T20:24:00Z">
        <w:r w:rsidR="00240E9B">
          <w:rPr>
            <w:rFonts w:ascii="Times New Roman" w:eastAsia="Times New Roman" w:hAnsi="Times New Roman" w:cs="Times New Roman"/>
            <w:color w:val="131413"/>
            <w:sz w:val="24"/>
            <w:szCs w:val="24"/>
            <w:lang w:val="en-US"/>
          </w:rPr>
          <w:delText>even if they are in a non-symbolic format</w:delText>
        </w:r>
      </w:del>
      <w:ins w:id="325" w:author="Venera Gashaj" w:date="2023-05-04T20:24:00Z">
        <w:r>
          <w:rPr>
            <w:rFonts w:ascii="Times New Roman" w:eastAsia="Times New Roman" w:hAnsi="Times New Roman" w:cs="Times New Roman"/>
            <w:color w:val="131413"/>
            <w:sz w:val="24"/>
            <w:szCs w:val="24"/>
            <w:lang w:val="en-US"/>
          </w:rPr>
          <w:t>no matter which format they are presented in. Furthermore, the engagement with math in hours positively related to understanding the symbolic demonstrations. This might reflect the fact that symbolic proofs are more widely used in university math settings</w:t>
        </w:r>
      </w:ins>
      <w:r>
        <w:rPr>
          <w:rFonts w:ascii="Times New Roman" w:eastAsia="Times New Roman" w:hAnsi="Times New Roman" w:cs="Times New Roman"/>
          <w:color w:val="131413"/>
          <w:sz w:val="24"/>
          <w:szCs w:val="24"/>
          <w:lang w:val="en-US"/>
        </w:rPr>
        <w:t>.</w:t>
      </w:r>
    </w:p>
    <w:p w14:paraId="76DF0178" w14:textId="09958D54" w:rsidR="001022DE" w:rsidRDefault="001022DE" w:rsidP="001022DE">
      <w:pPr>
        <w:spacing w:line="480" w:lineRule="auto"/>
        <w:ind w:firstLine="720"/>
        <w:rPr>
          <w:ins w:id="326" w:author="Venera Gashaj" w:date="2023-05-04T20:24:00Z"/>
          <w:rFonts w:ascii="Times New Roman" w:eastAsia="Times New Roman" w:hAnsi="Times New Roman" w:cs="Times New Roman"/>
          <w:sz w:val="24"/>
          <w:szCs w:val="24"/>
          <w:lang w:val="en-US"/>
        </w:rPr>
      </w:pPr>
      <w:ins w:id="327" w:author="Venera Gashaj" w:date="2023-05-04T20:24:00Z">
        <w:r w:rsidRPr="00A20AEF">
          <w:rPr>
            <w:rFonts w:ascii="Times New Roman" w:eastAsia="Times New Roman" w:hAnsi="Times New Roman" w:cs="Times New Roman"/>
            <w:sz w:val="24"/>
            <w:szCs w:val="24"/>
            <w:lang w:val="en-US"/>
          </w:rPr>
          <w:t xml:space="preserve">The answers to the self-reflection questions were compared in a within-subject manner using paired </w:t>
        </w:r>
        <w:r w:rsidRPr="00D1165A">
          <w:rPr>
            <w:rFonts w:ascii="Times New Roman" w:eastAsia="Times New Roman" w:hAnsi="Times New Roman" w:cs="Times New Roman"/>
            <w:i/>
            <w:iCs/>
            <w:sz w:val="24"/>
            <w:szCs w:val="24"/>
            <w:lang w:val="en-US"/>
          </w:rPr>
          <w:t>t</w:t>
        </w:r>
        <w:r w:rsidRPr="00A20AEF">
          <w:rPr>
            <w:rFonts w:ascii="Times New Roman" w:eastAsia="Times New Roman" w:hAnsi="Times New Roman" w:cs="Times New Roman"/>
            <w:sz w:val="24"/>
            <w:szCs w:val="24"/>
            <w:lang w:val="en-US"/>
          </w:rPr>
          <w:t>-tests</w:t>
        </w:r>
        <w:r w:rsidR="00BA3812">
          <w:rPr>
            <w:rFonts w:ascii="Times New Roman" w:eastAsia="Times New Roman" w:hAnsi="Times New Roman" w:cs="Times New Roman"/>
            <w:sz w:val="24"/>
            <w:szCs w:val="24"/>
            <w:lang w:val="en-US"/>
          </w:rPr>
          <w:t xml:space="preserve"> (see Figure 3)</w:t>
        </w:r>
        <w:r w:rsidRPr="00A20AEF">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sz w:val="24"/>
            <w:szCs w:val="24"/>
            <w:lang w:val="en-US"/>
          </w:rPr>
          <w:t xml:space="preserve">familiarity </w:t>
        </w:r>
        <w:r w:rsidRPr="00A20AEF">
          <w:rPr>
            <w:rFonts w:ascii="Times New Roman" w:eastAsia="Times New Roman" w:hAnsi="Times New Roman" w:cs="Times New Roman"/>
            <w:sz w:val="24"/>
            <w:szCs w:val="24"/>
            <w:lang w:val="en-US"/>
          </w:rPr>
          <w:t>score was on average lower for the non-symbolic version (</w:t>
        </w:r>
        <w:r w:rsidRPr="00A20AEF">
          <w:rPr>
            <w:rFonts w:ascii="Times New Roman" w:eastAsia="Times New Roman" w:hAnsi="Times New Roman" w:cs="Times New Roman"/>
            <w:i/>
            <w:sz w:val="24"/>
            <w:szCs w:val="24"/>
            <w:lang w:val="en-US"/>
          </w:rPr>
          <w:t>M</w:t>
        </w:r>
        <w:r w:rsidRPr="00A20AEF">
          <w:rPr>
            <w:rFonts w:ascii="Times New Roman" w:eastAsia="Times New Roman" w:hAnsi="Times New Roman" w:cs="Times New Roman"/>
            <w:sz w:val="24"/>
            <w:szCs w:val="24"/>
            <w:lang w:val="en-US"/>
          </w:rPr>
          <w:t xml:space="preserve"> = </w:t>
        </w:r>
        <w:r w:rsidR="00032729">
          <w:rPr>
            <w:rFonts w:ascii="Times New Roman" w:eastAsia="Times New Roman" w:hAnsi="Times New Roman" w:cs="Times New Roman"/>
            <w:sz w:val="24"/>
            <w:szCs w:val="24"/>
            <w:lang w:val="en-US"/>
          </w:rPr>
          <w:t>17.55</w:t>
        </w:r>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SD</w:t>
        </w:r>
        <w:r w:rsidRPr="00A20AEF">
          <w:rPr>
            <w:rFonts w:ascii="Times New Roman" w:eastAsia="Times New Roman" w:hAnsi="Times New Roman" w:cs="Times New Roman"/>
            <w:sz w:val="24"/>
            <w:szCs w:val="24"/>
            <w:lang w:val="en-US"/>
          </w:rPr>
          <w:t xml:space="preserve"> = </w:t>
        </w:r>
        <w:r w:rsidR="00032729">
          <w:rPr>
            <w:rFonts w:ascii="Times New Roman" w:eastAsia="Times New Roman" w:hAnsi="Times New Roman" w:cs="Times New Roman"/>
            <w:sz w:val="24"/>
            <w:szCs w:val="24"/>
            <w:lang w:val="en-US"/>
          </w:rPr>
          <w:t>5.60</w:t>
        </w:r>
        <w:r w:rsidRPr="00A20AEF">
          <w:rPr>
            <w:rFonts w:ascii="Times New Roman" w:eastAsia="Times New Roman" w:hAnsi="Times New Roman" w:cs="Times New Roman"/>
            <w:sz w:val="24"/>
            <w:szCs w:val="24"/>
            <w:lang w:val="en-US"/>
          </w:rPr>
          <w:t>) than the symbolic one (</w:t>
        </w:r>
        <w:r w:rsidRPr="00A20AEF">
          <w:rPr>
            <w:rFonts w:ascii="Times New Roman" w:eastAsia="Times New Roman" w:hAnsi="Times New Roman" w:cs="Times New Roman"/>
            <w:i/>
            <w:sz w:val="24"/>
            <w:szCs w:val="24"/>
            <w:lang w:val="en-US"/>
          </w:rPr>
          <w:t>M</w:t>
        </w:r>
        <w:r w:rsidRPr="00A20AEF">
          <w:rPr>
            <w:rFonts w:ascii="Times New Roman" w:eastAsia="Times New Roman" w:hAnsi="Times New Roman" w:cs="Times New Roman"/>
            <w:sz w:val="24"/>
            <w:szCs w:val="24"/>
            <w:lang w:val="en-US"/>
          </w:rPr>
          <w:t xml:space="preserve"> = </w:t>
        </w:r>
        <w:r w:rsidR="00032729">
          <w:rPr>
            <w:rFonts w:ascii="Times New Roman" w:eastAsia="Times New Roman" w:hAnsi="Times New Roman" w:cs="Times New Roman"/>
            <w:sz w:val="24"/>
            <w:szCs w:val="24"/>
            <w:lang w:val="en-US"/>
          </w:rPr>
          <w:t>20.55</w:t>
        </w:r>
        <w:r w:rsidR="00032729" w:rsidRPr="00A20AEF">
          <w:rPr>
            <w:rFonts w:ascii="Times New Roman" w:eastAsia="Times New Roman" w:hAnsi="Times New Roman" w:cs="Times New Roman"/>
            <w:sz w:val="24"/>
            <w:szCs w:val="24"/>
            <w:lang w:val="en-US"/>
          </w:rPr>
          <w:t xml:space="preserve">, </w:t>
        </w:r>
        <w:r w:rsidR="00032729" w:rsidRPr="00A20AEF">
          <w:rPr>
            <w:rFonts w:ascii="Times New Roman" w:eastAsia="Times New Roman" w:hAnsi="Times New Roman" w:cs="Times New Roman"/>
            <w:i/>
            <w:sz w:val="24"/>
            <w:szCs w:val="24"/>
            <w:lang w:val="en-US"/>
          </w:rPr>
          <w:t>SD</w:t>
        </w:r>
        <w:r w:rsidR="00032729" w:rsidRPr="00A20AEF">
          <w:rPr>
            <w:rFonts w:ascii="Times New Roman" w:eastAsia="Times New Roman" w:hAnsi="Times New Roman" w:cs="Times New Roman"/>
            <w:sz w:val="24"/>
            <w:szCs w:val="24"/>
            <w:lang w:val="en-US"/>
          </w:rPr>
          <w:t xml:space="preserve"> = </w:t>
        </w:r>
        <w:r w:rsidR="00032729">
          <w:rPr>
            <w:rFonts w:ascii="Times New Roman" w:eastAsia="Times New Roman" w:hAnsi="Times New Roman" w:cs="Times New Roman"/>
            <w:sz w:val="24"/>
            <w:szCs w:val="24"/>
            <w:lang w:val="en-US"/>
          </w:rPr>
          <w:t>4.78</w:t>
        </w:r>
        <w:r w:rsidRPr="00A20AEF">
          <w:rPr>
            <w:rFonts w:ascii="Times New Roman" w:eastAsia="Times New Roman" w:hAnsi="Times New Roman" w:cs="Times New Roman"/>
            <w:sz w:val="24"/>
            <w:szCs w:val="24"/>
            <w:lang w:val="en-US"/>
          </w:rPr>
          <w:t xml:space="preserve">), and the difference reached statistical significance </w:t>
        </w:r>
        <w:proofErr w:type="gramStart"/>
        <w:r w:rsidRPr="00A20AEF">
          <w:rPr>
            <w:rFonts w:ascii="Times New Roman" w:eastAsia="Times New Roman" w:hAnsi="Times New Roman" w:cs="Times New Roman"/>
            <w:i/>
            <w:sz w:val="24"/>
            <w:szCs w:val="24"/>
            <w:lang w:val="en-US"/>
          </w:rPr>
          <w:t>t</w:t>
        </w:r>
        <w:r w:rsidRPr="00A20AEF">
          <w:rPr>
            <w:rFonts w:ascii="Times New Roman" w:eastAsia="Times New Roman" w:hAnsi="Times New Roman" w:cs="Times New Roman"/>
            <w:sz w:val="24"/>
            <w:szCs w:val="24"/>
            <w:lang w:val="en-US"/>
          </w:rPr>
          <w:t>(</w:t>
        </w:r>
        <w:proofErr w:type="gramEnd"/>
        <w:r w:rsidR="00032729">
          <w:rPr>
            <w:rFonts w:ascii="Times New Roman" w:eastAsia="Times New Roman" w:hAnsi="Times New Roman" w:cs="Times New Roman"/>
            <w:sz w:val="24"/>
            <w:szCs w:val="24"/>
            <w:lang w:val="en-US"/>
          </w:rPr>
          <w:t>41</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4.56</w:t>
        </w:r>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p</w:t>
        </w:r>
        <w:r w:rsidRPr="00A20AEF">
          <w:rPr>
            <w:rFonts w:ascii="Times New Roman" w:eastAsia="Times New Roman" w:hAnsi="Times New Roman" w:cs="Times New Roman"/>
            <w:sz w:val="24"/>
            <w:szCs w:val="24"/>
            <w:lang w:val="en-US"/>
          </w:rPr>
          <w:t xml:space="preserve"> </w:t>
        </w:r>
        <w:r w:rsidR="005234D8">
          <w:rPr>
            <w:rFonts w:ascii="Times New Roman" w:eastAsia="Times New Roman" w:hAnsi="Times New Roman" w:cs="Times New Roman"/>
            <w:sz w:val="24"/>
            <w:szCs w:val="24"/>
            <w:lang w:val="en-US"/>
          </w:rPr>
          <w:t>&lt;</w:t>
        </w:r>
        <w:r>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.00</w:t>
        </w:r>
        <w:r w:rsidR="005234D8">
          <w:rPr>
            <w:rFonts w:ascii="Times New Roman" w:eastAsia="Times New Roman" w:hAnsi="Times New Roman" w:cs="Times New Roman"/>
            <w:sz w:val="24"/>
            <w:szCs w:val="24"/>
            <w:lang w:val="en-US"/>
          </w:rPr>
          <w:t>1</w:t>
        </w:r>
        <w:r w:rsidRPr="00A20AEF">
          <w:rPr>
            <w:rFonts w:ascii="Times New Roman" w:eastAsia="Times New Roman" w:hAnsi="Times New Roman" w:cs="Times New Roman"/>
            <w:sz w:val="24"/>
            <w:szCs w:val="24"/>
            <w:lang w:val="en-US"/>
          </w:rPr>
          <w:t xml:space="preserve">, Cohen’s </w:t>
        </w:r>
        <w:r w:rsidRPr="00A20AEF">
          <w:rPr>
            <w:rFonts w:ascii="Times New Roman" w:eastAsia="Times New Roman" w:hAnsi="Times New Roman" w:cs="Times New Roman"/>
            <w:i/>
            <w:sz w:val="24"/>
            <w:szCs w:val="24"/>
            <w:lang w:val="en-US"/>
          </w:rPr>
          <w:t>d</w:t>
        </w:r>
        <w:r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0.</w:t>
        </w:r>
        <w:r w:rsidR="005234D8">
          <w:rPr>
            <w:rFonts w:ascii="Times New Roman" w:eastAsia="Times New Roman" w:hAnsi="Times New Roman" w:cs="Times New Roman"/>
            <w:sz w:val="24"/>
            <w:szCs w:val="24"/>
            <w:lang w:val="en-US"/>
          </w:rPr>
          <w:t>70</w:t>
        </w:r>
        <w:r w:rsidRPr="00A20AEF">
          <w:rPr>
            <w:rFonts w:ascii="Times New Roman" w:eastAsia="Times New Roman" w:hAnsi="Times New Roman" w:cs="Times New Roman"/>
            <w:sz w:val="24"/>
            <w:szCs w:val="24"/>
            <w:lang w:val="en-US"/>
          </w:rPr>
          <w:t>. Similarly, the score for understanding was on average lower for the non-symbolic version (</w:t>
        </w:r>
        <w:r w:rsidRPr="00A20AEF">
          <w:rPr>
            <w:rFonts w:ascii="Times New Roman" w:eastAsia="Times New Roman" w:hAnsi="Times New Roman" w:cs="Times New Roman"/>
            <w:i/>
            <w:sz w:val="24"/>
            <w:szCs w:val="24"/>
            <w:lang w:val="en-US"/>
          </w:rPr>
          <w:t>M</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22.10</w:t>
        </w:r>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SD</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5</w:t>
        </w:r>
        <w:r w:rsidRPr="00A20AEF">
          <w:rPr>
            <w:rFonts w:ascii="Times New Roman" w:eastAsia="Times New Roman" w:hAnsi="Times New Roman" w:cs="Times New Roman"/>
            <w:sz w:val="24"/>
            <w:szCs w:val="24"/>
            <w:lang w:val="en-US"/>
          </w:rPr>
          <w:t>.57) than the symbolic one (</w:t>
        </w:r>
        <w:r w:rsidRPr="00A20AEF">
          <w:rPr>
            <w:rFonts w:ascii="Times New Roman" w:eastAsia="Times New Roman" w:hAnsi="Times New Roman" w:cs="Times New Roman"/>
            <w:i/>
            <w:sz w:val="24"/>
            <w:szCs w:val="24"/>
            <w:lang w:val="en-US"/>
          </w:rPr>
          <w:t>M</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25.07</w:t>
        </w:r>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SD</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5</w:t>
        </w:r>
        <w:r w:rsidRPr="00A20AEF">
          <w:rPr>
            <w:rFonts w:ascii="Times New Roman" w:eastAsia="Times New Roman" w:hAnsi="Times New Roman" w:cs="Times New Roman"/>
            <w:sz w:val="24"/>
            <w:szCs w:val="24"/>
            <w:lang w:val="en-US"/>
          </w:rPr>
          <w:t>.</w:t>
        </w:r>
        <w:r w:rsidR="005234D8">
          <w:rPr>
            <w:rFonts w:ascii="Times New Roman" w:eastAsia="Times New Roman" w:hAnsi="Times New Roman" w:cs="Times New Roman"/>
            <w:sz w:val="24"/>
            <w:szCs w:val="24"/>
            <w:lang w:val="en-US"/>
          </w:rPr>
          <w:t>75</w:t>
        </w:r>
        <w:r w:rsidRPr="00A20AEF">
          <w:rPr>
            <w:rFonts w:ascii="Times New Roman" w:eastAsia="Times New Roman" w:hAnsi="Times New Roman" w:cs="Times New Roman"/>
            <w:sz w:val="24"/>
            <w:szCs w:val="24"/>
            <w:lang w:val="en-US"/>
          </w:rPr>
          <w:t xml:space="preserve">), and this difference also reached statistical significance </w:t>
        </w:r>
        <w:proofErr w:type="gramStart"/>
        <w:r w:rsidRPr="00A20AEF">
          <w:rPr>
            <w:rFonts w:ascii="Times New Roman" w:eastAsia="Times New Roman" w:hAnsi="Times New Roman" w:cs="Times New Roman"/>
            <w:i/>
            <w:sz w:val="24"/>
            <w:szCs w:val="24"/>
            <w:lang w:val="en-US"/>
          </w:rPr>
          <w:t>t</w:t>
        </w:r>
        <w:r w:rsidRPr="00A20AEF">
          <w:rPr>
            <w:rFonts w:ascii="Times New Roman" w:eastAsia="Times New Roman" w:hAnsi="Times New Roman" w:cs="Times New Roman"/>
            <w:sz w:val="24"/>
            <w:szCs w:val="24"/>
            <w:lang w:val="en-US"/>
          </w:rPr>
          <w:t>(</w:t>
        </w:r>
        <w:proofErr w:type="gramEnd"/>
        <w:r w:rsidR="005234D8">
          <w:rPr>
            <w:rFonts w:ascii="Times New Roman" w:eastAsia="Times New Roman" w:hAnsi="Times New Roman" w:cs="Times New Roman"/>
            <w:sz w:val="24"/>
            <w:szCs w:val="24"/>
            <w:lang w:val="en-US"/>
          </w:rPr>
          <w:t>41</w:t>
        </w:r>
        <w:r w:rsidRPr="00A20AEF">
          <w:rPr>
            <w:rFonts w:ascii="Times New Roman" w:eastAsia="Times New Roman" w:hAnsi="Times New Roman" w:cs="Times New Roman"/>
            <w:sz w:val="24"/>
            <w:szCs w:val="24"/>
            <w:lang w:val="en-US"/>
          </w:rPr>
          <w:t xml:space="preserve">) = </w:t>
        </w:r>
        <w:r w:rsidR="005234D8">
          <w:rPr>
            <w:rFonts w:ascii="Times New Roman" w:eastAsia="Times New Roman" w:hAnsi="Times New Roman" w:cs="Times New Roman"/>
            <w:sz w:val="24"/>
            <w:szCs w:val="24"/>
            <w:lang w:val="en-US"/>
          </w:rPr>
          <w:t>5.</w:t>
        </w:r>
        <w:r w:rsidRPr="00A20AEF">
          <w:rPr>
            <w:rFonts w:ascii="Times New Roman" w:eastAsia="Times New Roman" w:hAnsi="Times New Roman" w:cs="Times New Roman"/>
            <w:sz w:val="24"/>
            <w:szCs w:val="24"/>
            <w:lang w:val="en-US"/>
          </w:rPr>
          <w:t xml:space="preserve">32, </w:t>
        </w:r>
        <w:r w:rsidRPr="00A20AEF">
          <w:rPr>
            <w:rFonts w:ascii="Times New Roman" w:eastAsia="Times New Roman" w:hAnsi="Times New Roman" w:cs="Times New Roman"/>
            <w:i/>
            <w:sz w:val="24"/>
            <w:szCs w:val="24"/>
            <w:lang w:val="en-US"/>
          </w:rPr>
          <w:t>p</w:t>
        </w:r>
        <w:r w:rsidRPr="00A20AEF">
          <w:rPr>
            <w:rFonts w:ascii="Times New Roman" w:eastAsia="Times New Roman" w:hAnsi="Times New Roman" w:cs="Times New Roman"/>
            <w:sz w:val="24"/>
            <w:szCs w:val="24"/>
            <w:lang w:val="en-US"/>
          </w:rPr>
          <w:t xml:space="preserve"> </w:t>
        </w:r>
        <w:r w:rsidR="005234D8">
          <w:rPr>
            <w:rFonts w:ascii="Times New Roman" w:eastAsia="Times New Roman" w:hAnsi="Times New Roman" w:cs="Times New Roman"/>
            <w:sz w:val="24"/>
            <w:szCs w:val="24"/>
            <w:lang w:val="en-US"/>
          </w:rPr>
          <w:t xml:space="preserve">&lt; </w:t>
        </w:r>
        <w:r w:rsidR="005234D8" w:rsidRPr="00A20AEF">
          <w:rPr>
            <w:rFonts w:ascii="Times New Roman" w:eastAsia="Times New Roman" w:hAnsi="Times New Roman" w:cs="Times New Roman"/>
            <w:sz w:val="24"/>
            <w:szCs w:val="24"/>
            <w:lang w:val="en-US"/>
          </w:rPr>
          <w:t>.00</w:t>
        </w:r>
        <w:r w:rsidR="005234D8">
          <w:rPr>
            <w:rFonts w:ascii="Times New Roman" w:eastAsia="Times New Roman" w:hAnsi="Times New Roman" w:cs="Times New Roman"/>
            <w:sz w:val="24"/>
            <w:szCs w:val="24"/>
            <w:lang w:val="en-US"/>
          </w:rPr>
          <w:t>1</w:t>
        </w:r>
        <w:r w:rsidRPr="00A20AEF">
          <w:rPr>
            <w:rFonts w:ascii="Times New Roman" w:eastAsia="Times New Roman" w:hAnsi="Times New Roman" w:cs="Times New Roman"/>
            <w:sz w:val="24"/>
            <w:szCs w:val="24"/>
            <w:lang w:val="en-US"/>
          </w:rPr>
          <w:t>,</w:t>
        </w:r>
        <w:r w:rsidRPr="00A20AEF">
          <w:rPr>
            <w:rFonts w:ascii="Times New Roman" w:eastAsia="Times New Roman" w:hAnsi="Times New Roman" w:cs="Times New Roman"/>
            <w:i/>
            <w:sz w:val="24"/>
            <w:szCs w:val="24"/>
            <w:lang w:val="en-US"/>
          </w:rPr>
          <w:t xml:space="preserve"> </w:t>
        </w:r>
        <w:r w:rsidRPr="00A20AEF">
          <w:rPr>
            <w:rFonts w:ascii="Times New Roman" w:eastAsia="Times New Roman" w:hAnsi="Times New Roman" w:cs="Times New Roman"/>
            <w:sz w:val="24"/>
            <w:szCs w:val="24"/>
            <w:lang w:val="en-US"/>
          </w:rPr>
          <w:t xml:space="preserve">Cohen’s </w:t>
        </w:r>
        <w:r w:rsidRPr="00A20AEF">
          <w:rPr>
            <w:rFonts w:ascii="Times New Roman" w:eastAsia="Times New Roman" w:hAnsi="Times New Roman" w:cs="Times New Roman"/>
            <w:i/>
            <w:sz w:val="24"/>
            <w:szCs w:val="24"/>
            <w:lang w:val="en-US"/>
          </w:rPr>
          <w:t>d</w:t>
        </w:r>
        <w:r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0.</w:t>
        </w:r>
        <w:r w:rsidR="005234D8">
          <w:rPr>
            <w:rFonts w:ascii="Times New Roman" w:eastAsia="Times New Roman" w:hAnsi="Times New Roman" w:cs="Times New Roman"/>
            <w:sz w:val="24"/>
            <w:szCs w:val="24"/>
            <w:lang w:val="en-US"/>
          </w:rPr>
          <w:t>8</w:t>
        </w:r>
        <w:r>
          <w:rPr>
            <w:rFonts w:ascii="Times New Roman" w:eastAsia="Times New Roman" w:hAnsi="Times New Roman" w:cs="Times New Roman"/>
            <w:sz w:val="24"/>
            <w:szCs w:val="24"/>
            <w:lang w:val="en-US"/>
          </w:rPr>
          <w:t>2</w:t>
        </w:r>
        <w:r w:rsidRPr="00A20AEF">
          <w:rPr>
            <w:rFonts w:ascii="Times New Roman" w:eastAsia="Times New Roman" w:hAnsi="Times New Roman" w:cs="Times New Roman"/>
            <w:sz w:val="24"/>
            <w:szCs w:val="24"/>
            <w:lang w:val="en-US"/>
          </w:rPr>
          <w:t>.</w:t>
        </w:r>
      </w:ins>
    </w:p>
    <w:p w14:paraId="2CCC6A4D" w14:textId="709F57D5" w:rsidR="00BA3812" w:rsidRPr="00BA3812" w:rsidRDefault="00BA3812" w:rsidP="00BA3812">
      <w:pPr>
        <w:spacing w:line="480" w:lineRule="auto"/>
        <w:ind w:firstLine="720"/>
        <w:jc w:val="both"/>
        <w:rPr>
          <w:ins w:id="328" w:author="Venera Gashaj" w:date="2023-05-04T20:24:00Z"/>
          <w:rFonts w:ascii="Times New Roman" w:eastAsia="Times New Roman" w:hAnsi="Times New Roman" w:cs="Times New Roman"/>
          <w:i/>
          <w:sz w:val="24"/>
          <w:szCs w:val="24"/>
          <w:lang w:val="en-US"/>
        </w:rPr>
      </w:pPr>
      <w:ins w:id="329" w:author="Venera Gashaj" w:date="2023-05-04T20:24:00Z">
        <w:r w:rsidRPr="00A20AEF">
          <w:rPr>
            <w:rFonts w:ascii="Times New Roman" w:eastAsia="Times New Roman" w:hAnsi="Times New Roman" w:cs="Times New Roman"/>
            <w:sz w:val="24"/>
            <w:szCs w:val="24"/>
            <w:lang w:val="en-US"/>
          </w:rPr>
          <w:t xml:space="preserve">Figure </w:t>
        </w:r>
        <w:r>
          <w:rPr>
            <w:rFonts w:ascii="Times New Roman" w:eastAsia="Times New Roman" w:hAnsi="Times New Roman" w:cs="Times New Roman"/>
            <w:sz w:val="24"/>
            <w:szCs w:val="24"/>
            <w:lang w:val="en-US"/>
          </w:rPr>
          <w:t>3</w:t>
        </w:r>
        <w:r w:rsidRPr="00A20AEF">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Self-reflections-sum scores about the symbolic and non-symbolic demonstrations</w:t>
        </w:r>
      </w:ins>
    </w:p>
    <w:p w14:paraId="48E6C571" w14:textId="32E56BB1" w:rsidR="00BA3812" w:rsidRPr="00A20AEF" w:rsidRDefault="00BA3812" w:rsidP="00BA3812">
      <w:pPr>
        <w:spacing w:line="480" w:lineRule="auto"/>
        <w:rPr>
          <w:ins w:id="330" w:author="Venera Gashaj" w:date="2023-05-04T20:24:00Z"/>
          <w:rFonts w:ascii="Times New Roman" w:eastAsia="Times New Roman" w:hAnsi="Times New Roman" w:cs="Times New Roman"/>
          <w:sz w:val="24"/>
          <w:szCs w:val="24"/>
          <w:lang w:val="en-US"/>
        </w:rPr>
      </w:pPr>
      <w:ins w:id="331" w:author="Venera Gashaj" w:date="2023-05-04T20:24:00Z">
        <w:r>
          <w:rPr>
            <w:rFonts w:ascii="Times New Roman" w:eastAsia="Times New Roman" w:hAnsi="Times New Roman" w:cs="Times New Roman"/>
            <w:noProof/>
            <w:sz w:val="24"/>
            <w:szCs w:val="24"/>
            <w:lang w:val="en-US"/>
          </w:rPr>
          <w:lastRenderedPageBreak/>
          <w:drawing>
            <wp:inline distT="0" distB="0" distL="0" distR="0" wp14:anchorId="26613FD1" wp14:editId="06C4FE16">
              <wp:extent cx="5733415" cy="3524250"/>
              <wp:effectExtent l="0" t="0" r="0" b="6350"/>
              <wp:docPr id="1797262570"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62570" name="Picture 3" descr="Chart, bar chart&#10;&#10;Description automatically generated"/>
                      <pic:cNvPicPr/>
                    </pic:nvPicPr>
                    <pic:blipFill rotWithShape="1">
                      <a:blip r:embed="rId18">
                        <a:extLst>
                          <a:ext uri="{28A0092B-C50C-407E-A947-70E740481C1C}">
                            <a14:useLocalDpi xmlns:a14="http://schemas.microsoft.com/office/drawing/2010/main" val="0"/>
                          </a:ext>
                        </a:extLst>
                      </a:blip>
                      <a:srcRect t="9303" b="8743"/>
                      <a:stretch/>
                    </pic:blipFill>
                    <pic:spPr bwMode="auto">
                      <a:xfrm>
                        <a:off x="0" y="0"/>
                        <a:ext cx="5733415" cy="3524250"/>
                      </a:xfrm>
                      <a:prstGeom prst="rect">
                        <a:avLst/>
                      </a:prstGeom>
                      <a:ln>
                        <a:noFill/>
                      </a:ln>
                      <a:extLst>
                        <a:ext uri="{53640926-AAD7-44D8-BBD7-CCE9431645EC}">
                          <a14:shadowObscured xmlns:a14="http://schemas.microsoft.com/office/drawing/2010/main"/>
                        </a:ext>
                      </a:extLst>
                    </pic:spPr>
                  </pic:pic>
                </a:graphicData>
              </a:graphic>
            </wp:inline>
          </w:drawing>
        </w:r>
      </w:ins>
    </w:p>
    <w:p w14:paraId="64484DA1" w14:textId="1553407A" w:rsidR="001022DE" w:rsidRDefault="005234D8" w:rsidP="001022DE">
      <w:pPr>
        <w:spacing w:line="480" w:lineRule="auto"/>
        <w:ind w:firstLine="720"/>
        <w:rPr>
          <w:ins w:id="332" w:author="Venera Gashaj" w:date="2023-05-04T20:24:00Z"/>
          <w:rFonts w:ascii="Times New Roman" w:eastAsia="Times New Roman" w:hAnsi="Times New Roman" w:cs="Times New Roman"/>
          <w:sz w:val="24"/>
          <w:szCs w:val="24"/>
          <w:lang w:val="en-US"/>
        </w:rPr>
      </w:pPr>
      <w:ins w:id="333" w:author="Venera Gashaj" w:date="2023-05-04T20:24:00Z">
        <w:r>
          <w:rPr>
            <w:rFonts w:ascii="Times New Roman" w:eastAsia="Times New Roman" w:hAnsi="Times New Roman" w:cs="Times New Roman"/>
            <w:sz w:val="24"/>
            <w:szCs w:val="24"/>
            <w:lang w:val="en-US"/>
          </w:rPr>
          <w:t>T</w:t>
        </w:r>
        <w:r w:rsidR="001022DE" w:rsidRPr="00A20AEF">
          <w:rPr>
            <w:rFonts w:ascii="Times New Roman" w:eastAsia="Times New Roman" w:hAnsi="Times New Roman" w:cs="Times New Roman"/>
            <w:sz w:val="24"/>
            <w:szCs w:val="24"/>
            <w:lang w:val="en-US"/>
          </w:rPr>
          <w:t>he score on time (</w:t>
        </w:r>
        <w:r w:rsidR="001022DE">
          <w:rPr>
            <w:rFonts w:ascii="Times New Roman" w:eastAsia="Times New Roman" w:hAnsi="Times New Roman" w:cs="Times New Roman"/>
            <w:sz w:val="24"/>
            <w:szCs w:val="24"/>
            <w:lang w:val="en-US"/>
          </w:rPr>
          <w:t>“</w:t>
        </w:r>
        <w:r w:rsidR="001022DE" w:rsidRPr="00A20AEF">
          <w:rPr>
            <w:rFonts w:ascii="Times New Roman" w:eastAsia="Times New Roman" w:hAnsi="Times New Roman" w:cs="Times New Roman"/>
            <w:sz w:val="24"/>
            <w:szCs w:val="24"/>
            <w:lang w:val="en-US"/>
          </w:rPr>
          <w:t>I had enough time</w:t>
        </w:r>
        <w:r w:rsidR="001022DE">
          <w:rPr>
            <w:rFonts w:ascii="Times New Roman" w:eastAsia="Times New Roman" w:hAnsi="Times New Roman" w:cs="Times New Roman"/>
            <w:sz w:val="24"/>
            <w:szCs w:val="24"/>
            <w:lang w:val="en-US"/>
          </w:rPr>
          <w:t>”</w:t>
        </w:r>
        <w:r w:rsidR="001022DE" w:rsidRPr="00A20AEF">
          <w:rPr>
            <w:rFonts w:ascii="Times New Roman" w:eastAsia="Times New Roman" w:hAnsi="Times New Roman" w:cs="Times New Roman"/>
            <w:sz w:val="24"/>
            <w:szCs w:val="24"/>
            <w:lang w:val="en-US"/>
          </w:rPr>
          <w:t xml:space="preserve">) was </w:t>
        </w:r>
        <w:r>
          <w:rPr>
            <w:rFonts w:ascii="Times New Roman" w:eastAsia="Times New Roman" w:hAnsi="Times New Roman" w:cs="Times New Roman"/>
            <w:sz w:val="24"/>
            <w:szCs w:val="24"/>
            <w:lang w:val="en-US"/>
          </w:rPr>
          <w:t>similar</w:t>
        </w:r>
        <w:r w:rsidR="001022DE" w:rsidRPr="00A20AE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001022DE" w:rsidRPr="00A20AEF">
          <w:rPr>
            <w:rFonts w:ascii="Times New Roman" w:eastAsia="Times New Roman" w:hAnsi="Times New Roman" w:cs="Times New Roman"/>
            <w:sz w:val="24"/>
            <w:szCs w:val="24"/>
            <w:lang w:val="en-US"/>
          </w:rPr>
          <w:t>non-symbolic version (</w:t>
        </w:r>
        <w:r w:rsidR="001022DE" w:rsidRPr="00A20AEF">
          <w:rPr>
            <w:rFonts w:ascii="Times New Roman" w:eastAsia="Times New Roman" w:hAnsi="Times New Roman" w:cs="Times New Roman"/>
            <w:i/>
            <w:sz w:val="24"/>
            <w:szCs w:val="24"/>
            <w:lang w:val="en-US"/>
          </w:rPr>
          <w:t>M</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24.17</w:t>
        </w:r>
        <w:r w:rsidR="001022DE" w:rsidRPr="00A20AEF">
          <w:rPr>
            <w:rFonts w:ascii="Times New Roman" w:eastAsia="Times New Roman" w:hAnsi="Times New Roman" w:cs="Times New Roman"/>
            <w:sz w:val="24"/>
            <w:szCs w:val="24"/>
            <w:lang w:val="en-US"/>
          </w:rPr>
          <w:t xml:space="preserve">, </w:t>
        </w:r>
        <w:r w:rsidR="001022DE" w:rsidRPr="00A20AEF">
          <w:rPr>
            <w:rFonts w:ascii="Times New Roman" w:eastAsia="Times New Roman" w:hAnsi="Times New Roman" w:cs="Times New Roman"/>
            <w:i/>
            <w:sz w:val="24"/>
            <w:szCs w:val="24"/>
            <w:lang w:val="en-US"/>
          </w:rPr>
          <w:t>SD</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 xml:space="preserve">4.42, </w:t>
        </w:r>
        <w:r w:rsidR="001022DE" w:rsidRPr="00A20AEF">
          <w:rPr>
            <w:rFonts w:ascii="Times New Roman" w:eastAsia="Times New Roman" w:hAnsi="Times New Roman" w:cs="Times New Roman"/>
            <w:sz w:val="24"/>
            <w:szCs w:val="24"/>
            <w:lang w:val="en-US"/>
          </w:rPr>
          <w:t xml:space="preserve">symbolic </w:t>
        </w:r>
        <w:r w:rsidR="001022DE" w:rsidRPr="00A20AEF">
          <w:rPr>
            <w:rFonts w:ascii="Times New Roman" w:eastAsia="Times New Roman" w:hAnsi="Times New Roman" w:cs="Times New Roman"/>
            <w:i/>
            <w:sz w:val="24"/>
            <w:szCs w:val="24"/>
            <w:lang w:val="en-US"/>
          </w:rPr>
          <w:t>M</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24.71</w:t>
        </w:r>
        <w:r w:rsidR="001022DE" w:rsidRPr="00A20AEF">
          <w:rPr>
            <w:rFonts w:ascii="Times New Roman" w:eastAsia="Times New Roman" w:hAnsi="Times New Roman" w:cs="Times New Roman"/>
            <w:sz w:val="24"/>
            <w:szCs w:val="24"/>
            <w:lang w:val="en-US"/>
          </w:rPr>
          <w:t xml:space="preserve">, </w:t>
        </w:r>
        <w:r w:rsidR="001022DE" w:rsidRPr="00A20AEF">
          <w:rPr>
            <w:rFonts w:ascii="Times New Roman" w:eastAsia="Times New Roman" w:hAnsi="Times New Roman" w:cs="Times New Roman"/>
            <w:i/>
            <w:sz w:val="24"/>
            <w:szCs w:val="24"/>
            <w:lang w:val="en-US"/>
          </w:rPr>
          <w:t>SD</w:t>
        </w:r>
        <w:r w:rsidR="001022DE" w:rsidRPr="00A20AEF">
          <w:rPr>
            <w:rFonts w:ascii="Times New Roman" w:eastAsia="Times New Roman" w:hAnsi="Times New Roman" w:cs="Times New Roman"/>
            <w:sz w:val="24"/>
            <w:szCs w:val="24"/>
            <w:lang w:val="en-US"/>
          </w:rPr>
          <w:t xml:space="preserve"> = 5</w:t>
        </w:r>
        <w:r>
          <w:rPr>
            <w:rFonts w:ascii="Times New Roman" w:eastAsia="Times New Roman" w:hAnsi="Times New Roman" w:cs="Times New Roman"/>
            <w:sz w:val="24"/>
            <w:szCs w:val="24"/>
            <w:lang w:val="en-US"/>
          </w:rPr>
          <w:t>.37</w:t>
        </w:r>
        <w:r w:rsidR="001022DE" w:rsidRPr="00A20AE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for both formats and did not differ significantly </w:t>
        </w:r>
        <w:proofErr w:type="gramStart"/>
        <w:r w:rsidR="001022DE" w:rsidRPr="00A20AEF">
          <w:rPr>
            <w:rFonts w:ascii="Times New Roman" w:eastAsia="Times New Roman" w:hAnsi="Times New Roman" w:cs="Times New Roman"/>
            <w:i/>
            <w:sz w:val="24"/>
            <w:szCs w:val="24"/>
            <w:lang w:val="en-US"/>
          </w:rPr>
          <w:t>t</w:t>
        </w:r>
        <w:r w:rsidR="001022DE" w:rsidRPr="00A20AEF">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41</w:t>
        </w:r>
        <w:r w:rsidR="001022DE" w:rsidRPr="00A20AEF">
          <w:rPr>
            <w:rFonts w:ascii="Times New Roman" w:eastAsia="Times New Roman" w:hAnsi="Times New Roman" w:cs="Times New Roman"/>
            <w:sz w:val="24"/>
            <w:szCs w:val="24"/>
            <w:lang w:val="en-US"/>
          </w:rPr>
          <w:t>) = 0</w:t>
        </w:r>
        <w:r>
          <w:rPr>
            <w:rFonts w:ascii="Times New Roman" w:eastAsia="Times New Roman" w:hAnsi="Times New Roman" w:cs="Times New Roman"/>
            <w:sz w:val="24"/>
            <w:szCs w:val="24"/>
            <w:lang w:val="en-US"/>
          </w:rPr>
          <w:t>.65</w:t>
        </w:r>
        <w:r w:rsidR="001022DE" w:rsidRPr="00A20AEF">
          <w:rPr>
            <w:rFonts w:ascii="Times New Roman" w:eastAsia="Times New Roman" w:hAnsi="Times New Roman" w:cs="Times New Roman"/>
            <w:sz w:val="24"/>
            <w:szCs w:val="24"/>
            <w:lang w:val="en-US"/>
          </w:rPr>
          <w:t xml:space="preserve">, </w:t>
        </w:r>
        <w:r w:rsidR="001022DE" w:rsidRPr="00A20AEF">
          <w:rPr>
            <w:rFonts w:ascii="Times New Roman" w:eastAsia="Times New Roman" w:hAnsi="Times New Roman" w:cs="Times New Roman"/>
            <w:i/>
            <w:sz w:val="24"/>
            <w:szCs w:val="24"/>
            <w:lang w:val="en-US"/>
          </w:rPr>
          <w:t>p</w:t>
        </w:r>
        <w:r w:rsidR="001022DE" w:rsidRPr="00A20AE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52</w:t>
        </w:r>
        <w:r w:rsidR="001022DE" w:rsidRPr="00A20AEF">
          <w:rPr>
            <w:rFonts w:ascii="Times New Roman" w:eastAsia="Times New Roman" w:hAnsi="Times New Roman" w:cs="Times New Roman"/>
            <w:sz w:val="24"/>
            <w:szCs w:val="24"/>
            <w:lang w:val="en-US"/>
          </w:rPr>
          <w:t xml:space="preserve">, Cohen’s </w:t>
        </w:r>
        <w:r w:rsidR="001022DE" w:rsidRPr="00A20AEF">
          <w:rPr>
            <w:rFonts w:ascii="Times New Roman" w:eastAsia="Times New Roman" w:hAnsi="Times New Roman" w:cs="Times New Roman"/>
            <w:i/>
            <w:sz w:val="24"/>
            <w:szCs w:val="24"/>
            <w:lang w:val="en-US"/>
          </w:rPr>
          <w:t>d</w:t>
        </w:r>
        <w:r w:rsidR="001022DE" w:rsidRPr="00A20AEF">
          <w:rPr>
            <w:rFonts w:ascii="Times New Roman" w:eastAsia="Times New Roman" w:hAnsi="Times New Roman" w:cs="Times New Roman"/>
            <w:sz w:val="24"/>
            <w:szCs w:val="24"/>
            <w:lang w:val="en-US"/>
          </w:rPr>
          <w:t xml:space="preserve"> = </w:t>
        </w:r>
        <w:r w:rsidR="001022DE">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10.</w:t>
        </w:r>
        <w:r w:rsidR="001022DE" w:rsidRPr="00A20AEF">
          <w:rPr>
            <w:rFonts w:ascii="Times New Roman" w:eastAsia="Times New Roman" w:hAnsi="Times New Roman" w:cs="Times New Roman"/>
            <w:sz w:val="24"/>
            <w:szCs w:val="24"/>
            <w:lang w:val="en-US"/>
          </w:rPr>
          <w:t xml:space="preserve"> For engagement</w:t>
        </w:r>
        <w:r w:rsidR="001022DE">
          <w:rPr>
            <w:rFonts w:ascii="Times New Roman" w:eastAsia="Times New Roman" w:hAnsi="Times New Roman" w:cs="Times New Roman"/>
            <w:sz w:val="24"/>
            <w:szCs w:val="24"/>
            <w:lang w:val="en-US"/>
          </w:rPr>
          <w:t>,</w:t>
        </w:r>
        <w:r w:rsidR="001022DE" w:rsidRPr="00A20AEF">
          <w:rPr>
            <w:rFonts w:ascii="Times New Roman" w:eastAsia="Times New Roman" w:hAnsi="Times New Roman" w:cs="Times New Roman"/>
            <w:sz w:val="24"/>
            <w:szCs w:val="24"/>
            <w:lang w:val="en-US"/>
          </w:rPr>
          <w:t xml:space="preserve"> the same was observed</w:t>
        </w:r>
        <w:r>
          <w:rPr>
            <w:rFonts w:ascii="Times New Roman" w:eastAsia="Times New Roman" w:hAnsi="Times New Roman" w:cs="Times New Roman"/>
            <w:sz w:val="24"/>
            <w:szCs w:val="24"/>
            <w:lang w:val="en-US"/>
          </w:rPr>
          <w:t>, (</w:t>
        </w:r>
        <w:r w:rsidR="001022DE" w:rsidRPr="00A20AEF">
          <w:rPr>
            <w:rFonts w:ascii="Times New Roman" w:eastAsia="Times New Roman" w:hAnsi="Times New Roman" w:cs="Times New Roman"/>
            <w:sz w:val="24"/>
            <w:szCs w:val="24"/>
            <w:lang w:val="en-US"/>
          </w:rPr>
          <w:t xml:space="preserve">non-symbolic </w:t>
        </w:r>
        <w:r w:rsidR="001022DE" w:rsidRPr="00A20AEF">
          <w:rPr>
            <w:rFonts w:ascii="Times New Roman" w:eastAsia="Times New Roman" w:hAnsi="Times New Roman" w:cs="Times New Roman"/>
            <w:i/>
            <w:sz w:val="24"/>
            <w:szCs w:val="24"/>
            <w:lang w:val="en-US"/>
          </w:rPr>
          <w:t>M</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22</w:t>
        </w:r>
        <w:r w:rsidR="001022DE" w:rsidRPr="00A20AE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00</w:t>
        </w:r>
        <w:r w:rsidR="001022DE" w:rsidRPr="00A20AEF">
          <w:rPr>
            <w:rFonts w:ascii="Times New Roman" w:eastAsia="Times New Roman" w:hAnsi="Times New Roman" w:cs="Times New Roman"/>
            <w:sz w:val="24"/>
            <w:szCs w:val="24"/>
            <w:lang w:val="en-US"/>
          </w:rPr>
          <w:t xml:space="preserve">, </w:t>
        </w:r>
        <w:r w:rsidR="001022DE" w:rsidRPr="00A20AEF">
          <w:rPr>
            <w:rFonts w:ascii="Times New Roman" w:eastAsia="Times New Roman" w:hAnsi="Times New Roman" w:cs="Times New Roman"/>
            <w:i/>
            <w:sz w:val="24"/>
            <w:szCs w:val="24"/>
            <w:lang w:val="en-US"/>
          </w:rPr>
          <w:t>SD</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 xml:space="preserve">5.88; </w:t>
        </w:r>
        <w:r w:rsidR="001022DE" w:rsidRPr="00A20AEF">
          <w:rPr>
            <w:rFonts w:ascii="Times New Roman" w:eastAsia="Times New Roman" w:hAnsi="Times New Roman" w:cs="Times New Roman"/>
            <w:sz w:val="24"/>
            <w:szCs w:val="24"/>
            <w:lang w:val="en-US"/>
          </w:rPr>
          <w:t xml:space="preserve">symbolic </w:t>
        </w:r>
        <w:r w:rsidR="001022DE" w:rsidRPr="00A20AEF">
          <w:rPr>
            <w:rFonts w:ascii="Times New Roman" w:eastAsia="Times New Roman" w:hAnsi="Times New Roman" w:cs="Times New Roman"/>
            <w:i/>
            <w:sz w:val="24"/>
            <w:szCs w:val="24"/>
            <w:lang w:val="en-US"/>
          </w:rPr>
          <w:t>M</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2</w:t>
        </w:r>
        <w:r w:rsidR="001022DE" w:rsidRPr="00A20AEF">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91</w:t>
        </w:r>
        <w:r w:rsidR="001022DE" w:rsidRPr="00A20AEF">
          <w:rPr>
            <w:rFonts w:ascii="Times New Roman" w:eastAsia="Times New Roman" w:hAnsi="Times New Roman" w:cs="Times New Roman"/>
            <w:sz w:val="24"/>
            <w:szCs w:val="24"/>
            <w:lang w:val="en-US"/>
          </w:rPr>
          <w:t xml:space="preserve">, </w:t>
        </w:r>
        <w:r w:rsidR="001022DE" w:rsidRPr="00A20AEF">
          <w:rPr>
            <w:rFonts w:ascii="Times New Roman" w:eastAsia="Times New Roman" w:hAnsi="Times New Roman" w:cs="Times New Roman"/>
            <w:i/>
            <w:sz w:val="24"/>
            <w:szCs w:val="24"/>
            <w:lang w:val="en-US"/>
          </w:rPr>
          <w:t>SD</w:t>
        </w:r>
        <w:r w:rsidR="001022DE" w:rsidRPr="00A20AEF">
          <w:rPr>
            <w:rFonts w:ascii="Times New Roman" w:eastAsia="Times New Roman" w:hAnsi="Times New Roman" w:cs="Times New Roman"/>
            <w:sz w:val="24"/>
            <w:szCs w:val="24"/>
            <w:lang w:val="en-US"/>
          </w:rPr>
          <w:t xml:space="preserve"> = </w:t>
        </w:r>
        <w:r>
          <w:rPr>
            <w:rFonts w:ascii="Times New Roman" w:eastAsia="Times New Roman" w:hAnsi="Times New Roman" w:cs="Times New Roman"/>
            <w:sz w:val="24"/>
            <w:szCs w:val="24"/>
            <w:lang w:val="en-US"/>
          </w:rPr>
          <w:t>6.10</w:t>
        </w:r>
        <w:r w:rsidR="001022DE" w:rsidRPr="00A20AE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and</w:t>
        </w:r>
        <w:r w:rsidR="001022DE" w:rsidRPr="00A20AE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no</w:t>
        </w:r>
        <w:r w:rsidR="001022DE" w:rsidRPr="00A20AEF">
          <w:rPr>
            <w:rFonts w:ascii="Times New Roman" w:eastAsia="Times New Roman" w:hAnsi="Times New Roman" w:cs="Times New Roman"/>
            <w:sz w:val="24"/>
            <w:szCs w:val="24"/>
            <w:lang w:val="en-US"/>
          </w:rPr>
          <w:t xml:space="preserve"> statistical significance </w:t>
        </w:r>
        <w:proofErr w:type="gramStart"/>
        <w:r w:rsidR="001022DE" w:rsidRPr="00A20AEF">
          <w:rPr>
            <w:rFonts w:ascii="Times New Roman" w:eastAsia="Times New Roman" w:hAnsi="Times New Roman" w:cs="Times New Roman"/>
            <w:i/>
            <w:sz w:val="24"/>
            <w:szCs w:val="24"/>
            <w:lang w:val="en-US"/>
          </w:rPr>
          <w:t>t</w:t>
        </w:r>
        <w:r w:rsidR="001022DE" w:rsidRPr="00A20AEF">
          <w:rPr>
            <w:rFonts w:ascii="Times New Roman" w:eastAsia="Times New Roman" w:hAnsi="Times New Roman" w:cs="Times New Roman"/>
            <w:sz w:val="24"/>
            <w:szCs w:val="24"/>
            <w:lang w:val="en-US"/>
          </w:rPr>
          <w:t>(</w:t>
        </w:r>
        <w:proofErr w:type="gramEnd"/>
        <w:r w:rsidR="001022DE" w:rsidRPr="00A20AEF">
          <w:rPr>
            <w:rFonts w:ascii="Times New Roman" w:eastAsia="Times New Roman" w:hAnsi="Times New Roman" w:cs="Times New Roman"/>
            <w:sz w:val="24"/>
            <w:szCs w:val="24"/>
            <w:lang w:val="en-US"/>
          </w:rPr>
          <w:t xml:space="preserve">27) = 1.50, </w:t>
        </w:r>
        <w:r w:rsidR="001022DE" w:rsidRPr="00A20AEF">
          <w:rPr>
            <w:rFonts w:ascii="Times New Roman" w:eastAsia="Times New Roman" w:hAnsi="Times New Roman" w:cs="Times New Roman"/>
            <w:i/>
            <w:sz w:val="24"/>
            <w:szCs w:val="24"/>
            <w:lang w:val="en-US"/>
          </w:rPr>
          <w:t>p</w:t>
        </w:r>
        <w:r w:rsidR="001022DE" w:rsidRPr="00A20AEF">
          <w:rPr>
            <w:rFonts w:ascii="Times New Roman" w:eastAsia="Times New Roman" w:hAnsi="Times New Roman" w:cs="Times New Roman"/>
            <w:sz w:val="24"/>
            <w:szCs w:val="24"/>
            <w:lang w:val="en-US"/>
          </w:rPr>
          <w:t xml:space="preserve"> =.145, Cohen’s </w:t>
        </w:r>
        <w:r w:rsidR="001022DE" w:rsidRPr="00A20AEF">
          <w:rPr>
            <w:rFonts w:ascii="Times New Roman" w:eastAsia="Times New Roman" w:hAnsi="Times New Roman" w:cs="Times New Roman"/>
            <w:i/>
            <w:sz w:val="24"/>
            <w:szCs w:val="24"/>
            <w:lang w:val="en-US"/>
          </w:rPr>
          <w:t>d</w:t>
        </w:r>
        <w:r w:rsidR="001022DE" w:rsidRPr="00A20AEF">
          <w:rPr>
            <w:rFonts w:ascii="Times New Roman" w:eastAsia="Times New Roman" w:hAnsi="Times New Roman" w:cs="Times New Roman"/>
            <w:sz w:val="24"/>
            <w:szCs w:val="24"/>
            <w:lang w:val="en-US"/>
          </w:rPr>
          <w:t xml:space="preserve"> = </w:t>
        </w:r>
        <w:r w:rsidR="001022DE">
          <w:rPr>
            <w:rFonts w:ascii="Times New Roman" w:eastAsia="Times New Roman" w:hAnsi="Times New Roman" w:cs="Times New Roman"/>
            <w:sz w:val="24"/>
            <w:szCs w:val="24"/>
            <w:lang w:val="en-US"/>
          </w:rPr>
          <w:t>0.28</w:t>
        </w:r>
        <w:r w:rsidR="001022DE" w:rsidRPr="00A20AEF">
          <w:rPr>
            <w:rFonts w:ascii="Times New Roman" w:eastAsia="Times New Roman" w:hAnsi="Times New Roman" w:cs="Times New Roman"/>
            <w:sz w:val="24"/>
            <w:szCs w:val="24"/>
            <w:lang w:val="en-US"/>
          </w:rPr>
          <w:t>.</w:t>
        </w:r>
      </w:ins>
    </w:p>
    <w:p w14:paraId="4510A8FC" w14:textId="6DF98611" w:rsidR="0023368E" w:rsidRPr="00DA3298" w:rsidRDefault="00AD6EAC" w:rsidP="00AD6EAC">
      <w:pPr>
        <w:spacing w:line="480" w:lineRule="auto"/>
        <w:ind w:firstLine="708"/>
        <w:rPr>
          <w:rFonts w:ascii="Times New Roman" w:hAnsi="Times New Roman"/>
          <w:sz w:val="24"/>
          <w:lang w:val="en-US"/>
          <w:rPrChange w:id="334" w:author="Venera Gashaj" w:date="2023-05-04T20:24:00Z">
            <w:rPr>
              <w:rFonts w:ascii="Times New Roman" w:hAnsi="Times New Roman"/>
              <w:i/>
              <w:color w:val="131413"/>
              <w:sz w:val="24"/>
              <w:lang w:val="en-US"/>
            </w:rPr>
          </w:rPrChange>
        </w:rPr>
      </w:pPr>
      <w:ins w:id="335" w:author="Venera Gashaj" w:date="2023-05-04T20:24:00Z">
        <w:r w:rsidRPr="00AD6EAC">
          <w:rPr>
            <w:rFonts w:ascii="Times New Roman" w:eastAsia="Times New Roman" w:hAnsi="Times New Roman" w:cs="Times New Roman"/>
            <w:sz w:val="24"/>
            <w:szCs w:val="24"/>
            <w:lang w:val="en-US"/>
          </w:rPr>
          <w:t>For all repeated</w:t>
        </w:r>
        <w:r w:rsidR="007512E2">
          <w:rPr>
            <w:rFonts w:ascii="Times New Roman" w:eastAsia="Times New Roman" w:hAnsi="Times New Roman" w:cs="Times New Roman"/>
            <w:sz w:val="24"/>
            <w:szCs w:val="24"/>
            <w:lang w:val="en-US"/>
          </w:rPr>
          <w:t>-</w:t>
        </w:r>
        <w:r w:rsidRPr="00AD6EAC">
          <w:rPr>
            <w:rFonts w:ascii="Times New Roman" w:eastAsia="Times New Roman" w:hAnsi="Times New Roman" w:cs="Times New Roman"/>
            <w:sz w:val="24"/>
            <w:szCs w:val="24"/>
            <w:lang w:val="en-US"/>
          </w:rPr>
          <w:t>measures</w:t>
        </w:r>
        <w:r w:rsidR="007512E2">
          <w:rPr>
            <w:rFonts w:ascii="Times New Roman" w:eastAsia="Times New Roman" w:hAnsi="Times New Roman" w:cs="Times New Roman"/>
            <w:sz w:val="24"/>
            <w:szCs w:val="24"/>
            <w:lang w:val="en-US"/>
          </w:rPr>
          <w:t xml:space="preserve"> </w:t>
        </w:r>
        <w:r w:rsidRPr="00AD6EAC">
          <w:rPr>
            <w:rFonts w:ascii="Times New Roman" w:eastAsia="Times New Roman" w:hAnsi="Times New Roman" w:cs="Times New Roman"/>
            <w:sz w:val="24"/>
            <w:szCs w:val="24"/>
            <w:lang w:val="en-US"/>
          </w:rPr>
          <w:t>ANOVA</w:t>
        </w:r>
        <w:r w:rsidR="007512E2">
          <w:rPr>
            <w:rFonts w:ascii="Times New Roman" w:eastAsia="Times New Roman" w:hAnsi="Times New Roman" w:cs="Times New Roman"/>
            <w:sz w:val="24"/>
            <w:szCs w:val="24"/>
            <w:lang w:val="en-US"/>
          </w:rPr>
          <w:t>s</w:t>
        </w:r>
        <w:r w:rsidRPr="00AD6EAC">
          <w:rPr>
            <w:rFonts w:ascii="Times New Roman" w:eastAsia="Times New Roman" w:hAnsi="Times New Roman" w:cs="Times New Roman"/>
            <w:sz w:val="24"/>
            <w:szCs w:val="24"/>
            <w:lang w:val="en-US"/>
          </w:rPr>
          <w:t xml:space="preserve"> Sphericity was violated (as checked with Mauchly’s test)</w:t>
        </w:r>
        <w:r w:rsidR="007512E2">
          <w:rPr>
            <w:rFonts w:ascii="Times New Roman" w:eastAsia="Times New Roman" w:hAnsi="Times New Roman" w:cs="Times New Roman"/>
            <w:sz w:val="24"/>
            <w:szCs w:val="24"/>
            <w:lang w:val="en-US"/>
          </w:rPr>
          <w:t>; thus</w:t>
        </w:r>
        <w:r w:rsidRPr="00AD6EAC">
          <w:rPr>
            <w:rFonts w:ascii="Times New Roman" w:eastAsia="Times New Roman" w:hAnsi="Times New Roman" w:cs="Times New Roman"/>
            <w:sz w:val="24"/>
            <w:szCs w:val="24"/>
            <w:lang w:val="en-US"/>
          </w:rPr>
          <w:t>, Huynh-Feldt corrected values are reported (</w:t>
        </w:r>
        <w:r w:rsidRPr="00AD6EAC">
          <w:rPr>
            <w:rFonts w:ascii="Times New Roman" w:eastAsia="Times New Roman" w:hAnsi="Times New Roman" w:cs="Times New Roman"/>
            <w:i/>
            <w:sz w:val="24"/>
            <w:szCs w:val="24"/>
            <w:lang w:val="en-US"/>
          </w:rPr>
          <w:t>F</w:t>
        </w:r>
        <w:r w:rsidRPr="00AD6EAC">
          <w:rPr>
            <w:rFonts w:ascii="Times New Roman" w:eastAsia="Times New Roman" w:hAnsi="Times New Roman" w:cs="Times New Roman"/>
            <w:iCs/>
            <w:sz w:val="24"/>
            <w:szCs w:val="24"/>
            <w:vertAlign w:val="superscript"/>
            <w:lang w:val="en-US"/>
          </w:rPr>
          <w:t>HF</w:t>
        </w:r>
        <w:r w:rsidRPr="00AD6EAC">
          <w:rPr>
            <w:rFonts w:ascii="Times New Roman" w:eastAsia="Times New Roman" w:hAnsi="Times New Roman" w:cs="Times New Roman"/>
            <w:sz w:val="24"/>
            <w:szCs w:val="24"/>
            <w:lang w:val="en-US"/>
          </w:rPr>
          <w:t>). Furthermore, because of multiple comparisons, we report the Bonferroni-adjusted p-values (</w:t>
        </w:r>
        <w:proofErr w:type="spellStart"/>
        <w:r w:rsidRPr="00AD6EAC">
          <w:rPr>
            <w:rFonts w:ascii="Times New Roman" w:eastAsia="Times New Roman" w:hAnsi="Times New Roman" w:cs="Times New Roman"/>
            <w:i/>
            <w:sz w:val="24"/>
            <w:szCs w:val="24"/>
            <w:lang w:val="en-US"/>
          </w:rPr>
          <w:t>p</w:t>
        </w:r>
        <w:r w:rsidRPr="00AD6EAC">
          <w:rPr>
            <w:rFonts w:ascii="Times New Roman" w:eastAsia="Times New Roman" w:hAnsi="Times New Roman" w:cs="Times New Roman"/>
            <w:iCs/>
            <w:sz w:val="24"/>
            <w:szCs w:val="24"/>
            <w:vertAlign w:val="superscript"/>
            <w:lang w:val="en-US"/>
          </w:rPr>
          <w:t>bonf</w:t>
        </w:r>
        <w:proofErr w:type="spellEnd"/>
        <w:r w:rsidRPr="00AD6EAC">
          <w:rPr>
            <w:rFonts w:ascii="Times New Roman" w:eastAsia="Times New Roman" w:hAnsi="Times New Roman" w:cs="Times New Roman"/>
            <w:sz w:val="24"/>
            <w:szCs w:val="24"/>
            <w:lang w:val="en-US"/>
          </w:rPr>
          <w:t xml:space="preserve">). </w:t>
        </w:r>
      </w:ins>
      <w:r w:rsidR="00437550" w:rsidRPr="00AD6EAC">
        <w:rPr>
          <w:rFonts w:ascii="Times New Roman" w:hAnsi="Times New Roman"/>
          <w:sz w:val="24"/>
          <w:lang w:val="en-US"/>
          <w:rPrChange w:id="336" w:author="Venera Gashaj" w:date="2023-05-04T20:24:00Z">
            <w:rPr>
              <w:rFonts w:ascii="Times New Roman" w:hAnsi="Times New Roman"/>
              <w:color w:val="131413"/>
              <w:sz w:val="24"/>
              <w:lang w:val="en-US"/>
            </w:rPr>
          </w:rPrChange>
        </w:rPr>
        <w:t xml:space="preserve">Repeated-measures ANOVA of the average gamma power revealed a significant effect for electrode, </w:t>
      </w:r>
      <w:del w:id="337" w:author="Venera Gashaj" w:date="2023-05-04T20:24:00Z">
        <w:r w:rsidR="00437550" w:rsidRPr="00A20AEF">
          <w:rPr>
            <w:rFonts w:ascii="Times New Roman" w:eastAsia="Times New Roman" w:hAnsi="Times New Roman" w:cs="Times New Roman"/>
            <w:i/>
            <w:color w:val="131413"/>
            <w:sz w:val="24"/>
            <w:szCs w:val="24"/>
            <w:lang w:val="en-US"/>
          </w:rPr>
          <w:delText>F</w:delText>
        </w:r>
      </w:del>
      <w:ins w:id="338" w:author="Venera Gashaj" w:date="2023-05-04T20:24:00Z">
        <w:r w:rsidRPr="00AD6EAC">
          <w:rPr>
            <w:rFonts w:ascii="Times New Roman" w:eastAsia="Times New Roman" w:hAnsi="Times New Roman" w:cs="Times New Roman"/>
            <w:i/>
            <w:sz w:val="24"/>
            <w:szCs w:val="24"/>
            <w:lang w:val="en-US"/>
          </w:rPr>
          <w:t>F</w:t>
        </w:r>
        <w:r w:rsidRPr="00AD6EAC">
          <w:rPr>
            <w:rFonts w:ascii="Times New Roman" w:eastAsia="Times New Roman" w:hAnsi="Times New Roman" w:cs="Times New Roman"/>
            <w:iCs/>
            <w:sz w:val="24"/>
            <w:szCs w:val="24"/>
            <w:vertAlign w:val="superscript"/>
            <w:lang w:val="en-US"/>
          </w:rPr>
          <w:t>HF</w:t>
        </w:r>
        <w:r w:rsidRPr="00AD6EAC">
          <w:rPr>
            <w:rFonts w:ascii="Times New Roman" w:eastAsia="Times New Roman" w:hAnsi="Times New Roman" w:cs="Times New Roman"/>
            <w:sz w:val="24"/>
            <w:szCs w:val="24"/>
            <w:lang w:val="en-US"/>
          </w:rPr>
          <w:t xml:space="preserve"> </w:t>
        </w:r>
      </w:ins>
      <w:r w:rsidR="00437550" w:rsidRPr="00AD6EAC">
        <w:rPr>
          <w:rFonts w:ascii="Times New Roman" w:hAnsi="Times New Roman"/>
          <w:sz w:val="24"/>
          <w:lang w:val="en-US"/>
          <w:rPrChange w:id="339" w:author="Venera Gashaj" w:date="2023-05-04T20:24:00Z">
            <w:rPr>
              <w:rFonts w:ascii="Times New Roman" w:hAnsi="Times New Roman"/>
              <w:color w:val="131413"/>
              <w:sz w:val="24"/>
              <w:lang w:val="en-US"/>
            </w:rPr>
          </w:rPrChange>
        </w:rPr>
        <w:t>(</w:t>
      </w:r>
      <w:r w:rsidR="006D5C70" w:rsidRPr="00AD6EAC">
        <w:rPr>
          <w:rFonts w:ascii="Times New Roman" w:hAnsi="Times New Roman"/>
          <w:sz w:val="24"/>
          <w:lang w:val="en-US"/>
          <w:rPrChange w:id="340" w:author="Venera Gashaj" w:date="2023-05-04T20:24:00Z">
            <w:rPr>
              <w:rFonts w:ascii="Times New Roman" w:hAnsi="Times New Roman"/>
              <w:color w:val="131413"/>
              <w:sz w:val="24"/>
              <w:lang w:val="en-US"/>
            </w:rPr>
          </w:rPrChange>
        </w:rPr>
        <w:t>1</w:t>
      </w:r>
      <w:del w:id="341" w:author="Venera Gashaj" w:date="2023-05-04T20:24:00Z">
        <w:r w:rsidR="00437550" w:rsidRPr="00A20AEF">
          <w:rPr>
            <w:rFonts w:ascii="Times New Roman" w:eastAsia="Times New Roman" w:hAnsi="Times New Roman" w:cs="Times New Roman"/>
            <w:color w:val="131413"/>
            <w:sz w:val="24"/>
            <w:szCs w:val="24"/>
            <w:lang w:val="en-US"/>
          </w:rPr>
          <w:delText>, 26) = 22.56</w:delText>
        </w:r>
      </w:del>
      <w:ins w:id="342" w:author="Venera Gashaj" w:date="2023-05-04T20:24:00Z">
        <w:r w:rsidR="006D5C70" w:rsidRPr="00AD6EAC">
          <w:rPr>
            <w:rFonts w:ascii="Times New Roman" w:eastAsia="Times New Roman" w:hAnsi="Times New Roman" w:cs="Times New Roman"/>
            <w:sz w:val="24"/>
            <w:szCs w:val="24"/>
            <w:lang w:val="en-US"/>
          </w:rPr>
          <w:t>.96</w:t>
        </w:r>
        <w:r w:rsidR="00437550" w:rsidRPr="00AD6EAC">
          <w:rPr>
            <w:rFonts w:ascii="Times New Roman" w:eastAsia="Times New Roman" w:hAnsi="Times New Roman" w:cs="Times New Roman"/>
            <w:sz w:val="24"/>
            <w:szCs w:val="24"/>
            <w:lang w:val="en-US"/>
          </w:rPr>
          <w:t xml:space="preserve">, </w:t>
        </w:r>
        <w:r w:rsidR="006D5C70" w:rsidRPr="00AD6EAC">
          <w:rPr>
            <w:rFonts w:ascii="Times New Roman" w:eastAsia="Times New Roman" w:hAnsi="Times New Roman" w:cs="Times New Roman"/>
            <w:sz w:val="24"/>
            <w:szCs w:val="24"/>
            <w:lang w:val="en-US"/>
          </w:rPr>
          <w:t>38</w:t>
        </w:r>
        <w:r w:rsidR="00437550" w:rsidRPr="00AD6EAC">
          <w:rPr>
            <w:rFonts w:ascii="Times New Roman" w:eastAsia="Times New Roman" w:hAnsi="Times New Roman" w:cs="Times New Roman"/>
            <w:sz w:val="24"/>
            <w:szCs w:val="24"/>
            <w:lang w:val="en-US"/>
          </w:rPr>
          <w:t xml:space="preserve">) = </w:t>
        </w:r>
        <w:r w:rsidR="006D5C70" w:rsidRPr="00AD6EAC">
          <w:rPr>
            <w:rFonts w:ascii="Times New Roman" w:eastAsia="Times New Roman" w:hAnsi="Times New Roman" w:cs="Times New Roman"/>
            <w:sz w:val="24"/>
            <w:szCs w:val="24"/>
            <w:lang w:val="en-US"/>
          </w:rPr>
          <w:t>41.93</w:t>
        </w:r>
      </w:ins>
      <w:r w:rsidR="00437550" w:rsidRPr="00AD6EAC">
        <w:rPr>
          <w:rFonts w:ascii="Times New Roman" w:hAnsi="Times New Roman"/>
          <w:sz w:val="24"/>
          <w:lang w:val="en-US"/>
          <w:rPrChange w:id="343" w:author="Venera Gashaj" w:date="2023-05-04T20:24:00Z">
            <w:rPr>
              <w:rFonts w:ascii="Times New Roman" w:hAnsi="Times New Roman"/>
              <w:color w:val="131413"/>
              <w:sz w:val="24"/>
              <w:lang w:val="en-US"/>
            </w:rPr>
          </w:rPrChange>
        </w:rPr>
        <w:t>,</w:t>
      </w:r>
      <w:r w:rsidR="00437550" w:rsidRPr="00AD6EAC">
        <w:rPr>
          <w:rFonts w:ascii="Times New Roman" w:hAnsi="Times New Roman"/>
          <w:i/>
          <w:sz w:val="24"/>
          <w:lang w:val="en-US"/>
          <w:rPrChange w:id="344" w:author="Venera Gashaj" w:date="2023-05-04T20:24:00Z">
            <w:rPr>
              <w:rFonts w:ascii="Times New Roman" w:hAnsi="Times New Roman"/>
              <w:i/>
              <w:color w:val="131413"/>
              <w:sz w:val="24"/>
              <w:lang w:val="en-US"/>
            </w:rPr>
          </w:rPrChange>
        </w:rPr>
        <w:t xml:space="preserve"> p</w:t>
      </w:r>
      <w:r w:rsidR="00437550" w:rsidRPr="00AD6EAC">
        <w:rPr>
          <w:rFonts w:ascii="Times New Roman" w:hAnsi="Times New Roman"/>
          <w:sz w:val="24"/>
          <w:lang w:val="en-US"/>
          <w:rPrChange w:id="345" w:author="Venera Gashaj" w:date="2023-05-04T20:24:00Z">
            <w:rPr>
              <w:rFonts w:ascii="Times New Roman" w:hAnsi="Times New Roman"/>
              <w:color w:val="131413"/>
              <w:sz w:val="24"/>
              <w:lang w:val="en-US"/>
            </w:rPr>
          </w:rPrChange>
        </w:rPr>
        <w:t xml:space="preserve"> &lt; .001, </w:t>
      </w:r>
      <w:r w:rsidR="00437550" w:rsidRPr="00AD6EAC">
        <w:rPr>
          <w:rFonts w:ascii="Times New Roman" w:hAnsi="Times New Roman"/>
          <w:i/>
          <w:sz w:val="24"/>
          <w:rPrChange w:id="346" w:author="Venera Gashaj" w:date="2023-05-04T20:24:00Z">
            <w:rPr>
              <w:rFonts w:ascii="Times New Roman" w:hAnsi="Times New Roman"/>
              <w:i/>
              <w:color w:val="131413"/>
              <w:sz w:val="24"/>
            </w:rPr>
          </w:rPrChange>
        </w:rPr>
        <w:t>η</w:t>
      </w:r>
      <w:r w:rsidR="00437550" w:rsidRPr="00AD6EAC">
        <w:rPr>
          <w:rFonts w:ascii="Times New Roman" w:hAnsi="Times New Roman"/>
          <w:i/>
          <w:sz w:val="24"/>
          <w:vertAlign w:val="superscript"/>
          <w:lang w:val="en-US"/>
          <w:rPrChange w:id="347" w:author="Venera Gashaj" w:date="2023-05-04T20:24:00Z">
            <w:rPr>
              <w:rFonts w:ascii="Times New Roman" w:hAnsi="Times New Roman"/>
              <w:i/>
              <w:color w:val="131413"/>
              <w:sz w:val="24"/>
              <w:vertAlign w:val="superscript"/>
              <w:lang w:val="en-US"/>
            </w:rPr>
          </w:rPrChange>
        </w:rPr>
        <w:t>2</w:t>
      </w:r>
      <w:r w:rsidR="00437550" w:rsidRPr="00AD6EAC">
        <w:rPr>
          <w:rFonts w:ascii="Times New Roman" w:hAnsi="Times New Roman"/>
          <w:i/>
          <w:sz w:val="24"/>
          <w:lang w:val="en-US"/>
          <w:rPrChange w:id="348" w:author="Venera Gashaj" w:date="2023-05-04T20:24:00Z">
            <w:rPr>
              <w:rFonts w:ascii="Times New Roman" w:hAnsi="Times New Roman"/>
              <w:i/>
              <w:color w:val="131413"/>
              <w:sz w:val="24"/>
              <w:lang w:val="en-US"/>
            </w:rPr>
          </w:rPrChange>
        </w:rPr>
        <w:t>p</w:t>
      </w:r>
      <w:r w:rsidR="00437550" w:rsidRPr="00AD6EAC">
        <w:rPr>
          <w:rFonts w:ascii="Times New Roman" w:hAnsi="Times New Roman"/>
          <w:sz w:val="24"/>
          <w:lang w:val="en-US"/>
          <w:rPrChange w:id="349" w:author="Venera Gashaj" w:date="2023-05-04T20:24:00Z">
            <w:rPr>
              <w:rFonts w:ascii="Times New Roman" w:hAnsi="Times New Roman"/>
              <w:color w:val="131413"/>
              <w:sz w:val="24"/>
              <w:lang w:val="en-US"/>
            </w:rPr>
          </w:rPrChange>
        </w:rPr>
        <w:t xml:space="preserve"> =.</w:t>
      </w:r>
      <w:del w:id="350" w:author="Venera Gashaj" w:date="2023-05-04T20:24:00Z">
        <w:r w:rsidR="00437550" w:rsidRPr="00A20AEF">
          <w:rPr>
            <w:rFonts w:ascii="Times New Roman" w:eastAsia="Times New Roman" w:hAnsi="Times New Roman" w:cs="Times New Roman"/>
            <w:color w:val="131413"/>
            <w:sz w:val="24"/>
            <w:szCs w:val="24"/>
            <w:lang w:val="en-US"/>
          </w:rPr>
          <w:delText>465</w:delText>
        </w:r>
      </w:del>
      <w:ins w:id="351" w:author="Venera Gashaj" w:date="2023-05-04T20:24:00Z">
        <w:r w:rsidR="006D5C70" w:rsidRPr="00AD6EAC">
          <w:rPr>
            <w:rFonts w:ascii="Times New Roman" w:eastAsia="Times New Roman" w:hAnsi="Times New Roman" w:cs="Times New Roman"/>
            <w:sz w:val="24"/>
            <w:szCs w:val="24"/>
            <w:lang w:val="en-US"/>
          </w:rPr>
          <w:t>51</w:t>
        </w:r>
      </w:ins>
      <w:r w:rsidR="00437550" w:rsidRPr="00AD6EAC">
        <w:rPr>
          <w:rFonts w:ascii="Times New Roman" w:hAnsi="Times New Roman"/>
          <w:sz w:val="24"/>
          <w:lang w:val="en-US"/>
          <w:rPrChange w:id="352" w:author="Venera Gashaj" w:date="2023-05-04T20:24:00Z">
            <w:rPr>
              <w:rFonts w:ascii="Times New Roman" w:hAnsi="Times New Roman"/>
              <w:color w:val="131413"/>
              <w:sz w:val="24"/>
              <w:lang w:val="en-US"/>
            </w:rPr>
          </w:rPrChange>
        </w:rPr>
        <w:t>, as well as an electrode × format interaction,</w:t>
      </w:r>
      <w:r w:rsidR="006D5C70" w:rsidRPr="00AD6EAC">
        <w:rPr>
          <w:rFonts w:ascii="Times New Roman" w:hAnsi="Times New Roman"/>
          <w:sz w:val="24"/>
          <w:lang w:val="en-US"/>
          <w:rPrChange w:id="353" w:author="Venera Gashaj" w:date="2023-05-04T20:24:00Z">
            <w:rPr>
              <w:rFonts w:ascii="Times New Roman" w:hAnsi="Times New Roman"/>
              <w:i/>
              <w:color w:val="131413"/>
              <w:sz w:val="24"/>
              <w:lang w:val="en-US"/>
            </w:rPr>
          </w:rPrChange>
        </w:rPr>
        <w:t xml:space="preserve"> </w:t>
      </w:r>
      <w:del w:id="354" w:author="Venera Gashaj" w:date="2023-05-04T20:24:00Z">
        <w:r w:rsidR="00437550" w:rsidRPr="00A20AEF">
          <w:rPr>
            <w:rFonts w:ascii="Times New Roman" w:eastAsia="Times New Roman" w:hAnsi="Times New Roman" w:cs="Times New Roman"/>
            <w:i/>
            <w:color w:val="131413"/>
            <w:sz w:val="24"/>
            <w:szCs w:val="24"/>
            <w:lang w:val="en-US"/>
          </w:rPr>
          <w:delText>F</w:delText>
        </w:r>
      </w:del>
      <w:ins w:id="355" w:author="Venera Gashaj" w:date="2023-05-04T20:24:00Z">
        <w:r w:rsidRPr="00AD6EAC">
          <w:rPr>
            <w:rFonts w:ascii="Times New Roman" w:eastAsia="Times New Roman" w:hAnsi="Times New Roman" w:cs="Times New Roman"/>
            <w:i/>
            <w:sz w:val="24"/>
            <w:szCs w:val="24"/>
            <w:lang w:val="en-US"/>
          </w:rPr>
          <w:t>F</w:t>
        </w:r>
        <w:r w:rsidRPr="00AD6EAC">
          <w:rPr>
            <w:rFonts w:ascii="Times New Roman" w:eastAsia="Times New Roman" w:hAnsi="Times New Roman" w:cs="Times New Roman"/>
            <w:iCs/>
            <w:sz w:val="24"/>
            <w:szCs w:val="24"/>
            <w:vertAlign w:val="superscript"/>
            <w:lang w:val="en-US"/>
          </w:rPr>
          <w:t>HF</w:t>
        </w:r>
        <w:r w:rsidRPr="00AD6EAC">
          <w:rPr>
            <w:rFonts w:ascii="Times New Roman" w:eastAsia="Times New Roman" w:hAnsi="Times New Roman" w:cs="Times New Roman"/>
            <w:sz w:val="24"/>
            <w:szCs w:val="24"/>
            <w:lang w:val="en-US"/>
          </w:rPr>
          <w:t xml:space="preserve"> </w:t>
        </w:r>
      </w:ins>
      <w:r w:rsidR="00437550" w:rsidRPr="00AD6EAC">
        <w:rPr>
          <w:rFonts w:ascii="Times New Roman" w:hAnsi="Times New Roman"/>
          <w:sz w:val="24"/>
          <w:lang w:val="en-US"/>
          <w:rPrChange w:id="356" w:author="Venera Gashaj" w:date="2023-05-04T20:24:00Z">
            <w:rPr>
              <w:rFonts w:ascii="Times New Roman" w:hAnsi="Times New Roman"/>
              <w:color w:val="131413"/>
              <w:sz w:val="24"/>
              <w:lang w:val="en-US"/>
            </w:rPr>
          </w:rPrChange>
        </w:rPr>
        <w:t>(1</w:t>
      </w:r>
      <w:del w:id="357" w:author="Venera Gashaj" w:date="2023-05-04T20:24:00Z">
        <w:r w:rsidR="00437550" w:rsidRPr="00A20AEF">
          <w:rPr>
            <w:rFonts w:ascii="Times New Roman" w:eastAsia="Times New Roman" w:hAnsi="Times New Roman" w:cs="Times New Roman"/>
            <w:color w:val="131413"/>
            <w:sz w:val="24"/>
            <w:szCs w:val="24"/>
            <w:lang w:val="en-US"/>
          </w:rPr>
          <w:delText>, 26) = 5.14</w:delText>
        </w:r>
      </w:del>
      <w:ins w:id="358" w:author="Venera Gashaj" w:date="2023-05-04T20:24:00Z">
        <w:r w:rsidR="006D5C70" w:rsidRPr="00AD6EAC">
          <w:rPr>
            <w:rFonts w:ascii="Times New Roman" w:eastAsia="Times New Roman" w:hAnsi="Times New Roman" w:cs="Times New Roman"/>
            <w:sz w:val="24"/>
            <w:szCs w:val="24"/>
            <w:lang w:val="en-US"/>
          </w:rPr>
          <w:t>.24</w:t>
        </w:r>
        <w:r w:rsidR="00437550" w:rsidRPr="00AD6EAC">
          <w:rPr>
            <w:rFonts w:ascii="Times New Roman" w:eastAsia="Times New Roman" w:hAnsi="Times New Roman" w:cs="Times New Roman"/>
            <w:sz w:val="24"/>
            <w:szCs w:val="24"/>
            <w:lang w:val="en-US"/>
          </w:rPr>
          <w:t xml:space="preserve">, </w:t>
        </w:r>
        <w:r w:rsidR="006D5C70" w:rsidRPr="00AD6EAC">
          <w:rPr>
            <w:rFonts w:ascii="Times New Roman" w:eastAsia="Times New Roman" w:hAnsi="Times New Roman" w:cs="Times New Roman"/>
            <w:sz w:val="24"/>
            <w:szCs w:val="24"/>
            <w:lang w:val="en-US"/>
          </w:rPr>
          <w:t>38</w:t>
        </w:r>
        <w:r w:rsidR="00437550" w:rsidRPr="00AD6EAC">
          <w:rPr>
            <w:rFonts w:ascii="Times New Roman" w:eastAsia="Times New Roman" w:hAnsi="Times New Roman" w:cs="Times New Roman"/>
            <w:sz w:val="24"/>
            <w:szCs w:val="24"/>
            <w:lang w:val="en-US"/>
          </w:rPr>
          <w:t xml:space="preserve">) = </w:t>
        </w:r>
        <w:r w:rsidR="006D5C70" w:rsidRPr="00AD6EAC">
          <w:rPr>
            <w:rFonts w:ascii="Times New Roman" w:eastAsia="Times New Roman" w:hAnsi="Times New Roman" w:cs="Times New Roman"/>
            <w:sz w:val="24"/>
            <w:szCs w:val="24"/>
            <w:lang w:val="en-US"/>
          </w:rPr>
          <w:t>25.33</w:t>
        </w:r>
      </w:ins>
      <w:r w:rsidR="006D5C70" w:rsidRPr="00AD6EAC">
        <w:rPr>
          <w:rFonts w:ascii="Times New Roman" w:hAnsi="Times New Roman"/>
          <w:sz w:val="24"/>
          <w:lang w:val="en-US"/>
          <w:rPrChange w:id="359" w:author="Venera Gashaj" w:date="2023-05-04T20:24:00Z">
            <w:rPr>
              <w:rFonts w:ascii="Times New Roman" w:hAnsi="Times New Roman"/>
              <w:color w:val="131413"/>
              <w:sz w:val="24"/>
              <w:lang w:val="en-US"/>
            </w:rPr>
          </w:rPrChange>
        </w:rPr>
        <w:t xml:space="preserve">, </w:t>
      </w:r>
      <w:r w:rsidR="00437550" w:rsidRPr="00AD6EAC">
        <w:rPr>
          <w:rFonts w:ascii="Times New Roman" w:hAnsi="Times New Roman"/>
          <w:i/>
          <w:sz w:val="24"/>
          <w:lang w:val="en-US"/>
          <w:rPrChange w:id="360" w:author="Venera Gashaj" w:date="2023-05-04T20:24:00Z">
            <w:rPr>
              <w:rFonts w:ascii="Times New Roman" w:hAnsi="Times New Roman"/>
              <w:i/>
              <w:color w:val="131413"/>
              <w:sz w:val="24"/>
              <w:lang w:val="en-US"/>
            </w:rPr>
          </w:rPrChange>
        </w:rPr>
        <w:t>p</w:t>
      </w:r>
      <w:r w:rsidR="00437550" w:rsidRPr="00AD6EAC">
        <w:rPr>
          <w:rFonts w:ascii="Times New Roman" w:hAnsi="Times New Roman"/>
          <w:sz w:val="24"/>
          <w:lang w:val="en-US"/>
          <w:rPrChange w:id="361" w:author="Venera Gashaj" w:date="2023-05-04T20:24:00Z">
            <w:rPr>
              <w:rFonts w:ascii="Times New Roman" w:hAnsi="Times New Roman"/>
              <w:color w:val="131413"/>
              <w:sz w:val="24"/>
              <w:lang w:val="en-US"/>
            </w:rPr>
          </w:rPrChange>
        </w:rPr>
        <w:t xml:space="preserve"> &lt; .</w:t>
      </w:r>
      <w:del w:id="362" w:author="Venera Gashaj" w:date="2023-05-04T20:24:00Z">
        <w:r w:rsidR="00437550" w:rsidRPr="00A20AEF">
          <w:rPr>
            <w:rFonts w:ascii="Times New Roman" w:eastAsia="Times New Roman" w:hAnsi="Times New Roman" w:cs="Times New Roman"/>
            <w:color w:val="131413"/>
            <w:sz w:val="24"/>
            <w:szCs w:val="24"/>
            <w:lang w:val="en-US"/>
          </w:rPr>
          <w:delText>05</w:delText>
        </w:r>
      </w:del>
      <w:ins w:id="363" w:author="Venera Gashaj" w:date="2023-05-04T20:24:00Z">
        <w:r w:rsidR="00437550" w:rsidRPr="00AD6EAC">
          <w:rPr>
            <w:rFonts w:ascii="Times New Roman" w:eastAsia="Times New Roman" w:hAnsi="Times New Roman" w:cs="Times New Roman"/>
            <w:sz w:val="24"/>
            <w:szCs w:val="24"/>
            <w:lang w:val="en-US"/>
          </w:rPr>
          <w:t>0</w:t>
        </w:r>
        <w:r w:rsidR="006D5C70" w:rsidRPr="00AD6EAC">
          <w:rPr>
            <w:rFonts w:ascii="Times New Roman" w:eastAsia="Times New Roman" w:hAnsi="Times New Roman" w:cs="Times New Roman"/>
            <w:sz w:val="24"/>
            <w:szCs w:val="24"/>
            <w:lang w:val="en-US"/>
          </w:rPr>
          <w:t>01</w:t>
        </w:r>
      </w:ins>
      <w:r w:rsidR="00437550" w:rsidRPr="00AD6EAC">
        <w:rPr>
          <w:rFonts w:ascii="Times New Roman" w:hAnsi="Times New Roman"/>
          <w:sz w:val="24"/>
          <w:lang w:val="en-US"/>
          <w:rPrChange w:id="364" w:author="Venera Gashaj" w:date="2023-05-04T20:24:00Z">
            <w:rPr>
              <w:rFonts w:ascii="Times New Roman" w:hAnsi="Times New Roman"/>
              <w:color w:val="131413"/>
              <w:sz w:val="24"/>
              <w:lang w:val="en-US"/>
            </w:rPr>
          </w:rPrChange>
        </w:rPr>
        <w:t xml:space="preserve">, </w:t>
      </w:r>
      <w:r w:rsidR="00437550" w:rsidRPr="00AD6EAC">
        <w:rPr>
          <w:rFonts w:ascii="Times New Roman" w:hAnsi="Times New Roman"/>
          <w:i/>
          <w:sz w:val="24"/>
          <w:rPrChange w:id="365" w:author="Venera Gashaj" w:date="2023-05-04T20:24:00Z">
            <w:rPr>
              <w:rFonts w:ascii="Times New Roman" w:hAnsi="Times New Roman"/>
              <w:i/>
              <w:color w:val="131413"/>
              <w:sz w:val="24"/>
            </w:rPr>
          </w:rPrChange>
        </w:rPr>
        <w:t>η</w:t>
      </w:r>
      <w:r w:rsidR="00437550" w:rsidRPr="00AD6EAC">
        <w:rPr>
          <w:rFonts w:ascii="Times New Roman" w:hAnsi="Times New Roman"/>
          <w:i/>
          <w:sz w:val="24"/>
          <w:vertAlign w:val="superscript"/>
          <w:lang w:val="en-US"/>
          <w:rPrChange w:id="366" w:author="Venera Gashaj" w:date="2023-05-04T20:24:00Z">
            <w:rPr>
              <w:rFonts w:ascii="Times New Roman" w:hAnsi="Times New Roman"/>
              <w:i/>
              <w:color w:val="131413"/>
              <w:sz w:val="24"/>
              <w:vertAlign w:val="superscript"/>
              <w:lang w:val="en-US"/>
            </w:rPr>
          </w:rPrChange>
        </w:rPr>
        <w:t>2</w:t>
      </w:r>
      <w:r w:rsidR="00437550" w:rsidRPr="00AD6EAC">
        <w:rPr>
          <w:rFonts w:ascii="Times New Roman" w:hAnsi="Times New Roman"/>
          <w:i/>
          <w:sz w:val="24"/>
          <w:lang w:val="en-US"/>
          <w:rPrChange w:id="367" w:author="Venera Gashaj" w:date="2023-05-04T20:24:00Z">
            <w:rPr>
              <w:rFonts w:ascii="Times New Roman" w:hAnsi="Times New Roman"/>
              <w:i/>
              <w:color w:val="131413"/>
              <w:sz w:val="24"/>
              <w:lang w:val="en-US"/>
            </w:rPr>
          </w:rPrChange>
        </w:rPr>
        <w:t>p</w:t>
      </w:r>
      <w:r w:rsidR="00437550" w:rsidRPr="00AD6EAC">
        <w:rPr>
          <w:rFonts w:ascii="Times New Roman" w:hAnsi="Times New Roman"/>
          <w:sz w:val="24"/>
          <w:lang w:val="en-US"/>
          <w:rPrChange w:id="368" w:author="Venera Gashaj" w:date="2023-05-04T20:24:00Z">
            <w:rPr>
              <w:rFonts w:ascii="Times New Roman" w:hAnsi="Times New Roman"/>
              <w:color w:val="131413"/>
              <w:sz w:val="24"/>
              <w:lang w:val="en-US"/>
            </w:rPr>
          </w:rPrChange>
        </w:rPr>
        <w:t xml:space="preserve"> =.</w:t>
      </w:r>
      <w:del w:id="369" w:author="Venera Gashaj" w:date="2023-05-04T20:24:00Z">
        <w:r w:rsidR="00437550" w:rsidRPr="00A20AEF">
          <w:rPr>
            <w:rFonts w:ascii="Times New Roman" w:eastAsia="Times New Roman" w:hAnsi="Times New Roman" w:cs="Times New Roman"/>
            <w:color w:val="131413"/>
            <w:sz w:val="24"/>
            <w:szCs w:val="24"/>
            <w:lang w:val="en-US"/>
          </w:rPr>
          <w:delText>165</w:delText>
        </w:r>
      </w:del>
      <w:ins w:id="370" w:author="Venera Gashaj" w:date="2023-05-04T20:24:00Z">
        <w:r w:rsidR="006D5C70" w:rsidRPr="00AD6EAC">
          <w:rPr>
            <w:rFonts w:ascii="Times New Roman" w:eastAsia="Times New Roman" w:hAnsi="Times New Roman" w:cs="Times New Roman"/>
            <w:sz w:val="24"/>
            <w:szCs w:val="24"/>
            <w:lang w:val="en-US"/>
          </w:rPr>
          <w:t>38</w:t>
        </w:r>
      </w:ins>
      <w:r w:rsidR="00437550" w:rsidRPr="00AD6EAC">
        <w:rPr>
          <w:rFonts w:ascii="Times New Roman" w:hAnsi="Times New Roman"/>
          <w:sz w:val="24"/>
          <w:lang w:val="en-US"/>
          <w:rPrChange w:id="371" w:author="Venera Gashaj" w:date="2023-05-04T20:24:00Z">
            <w:rPr>
              <w:rFonts w:ascii="Times New Roman" w:hAnsi="Times New Roman"/>
              <w:color w:val="131413"/>
              <w:sz w:val="24"/>
              <w:lang w:val="en-US"/>
            </w:rPr>
          </w:rPrChange>
        </w:rPr>
        <w:t xml:space="preserve">, with no main effect for format, </w:t>
      </w:r>
      <w:del w:id="372" w:author="Venera Gashaj" w:date="2023-05-04T20:24:00Z">
        <w:r w:rsidR="00437550" w:rsidRPr="00A20AEF">
          <w:rPr>
            <w:rFonts w:ascii="Times New Roman" w:eastAsia="Times New Roman" w:hAnsi="Times New Roman" w:cs="Times New Roman"/>
            <w:i/>
            <w:color w:val="131413"/>
            <w:sz w:val="24"/>
            <w:szCs w:val="24"/>
            <w:lang w:val="en-US"/>
          </w:rPr>
          <w:delText>F</w:delText>
        </w:r>
      </w:del>
      <w:ins w:id="373" w:author="Venera Gashaj" w:date="2023-05-04T20:24:00Z">
        <w:r w:rsidRPr="00AD6EAC">
          <w:rPr>
            <w:rFonts w:ascii="Times New Roman" w:eastAsia="Times New Roman" w:hAnsi="Times New Roman" w:cs="Times New Roman"/>
            <w:i/>
            <w:sz w:val="24"/>
            <w:szCs w:val="24"/>
            <w:lang w:val="en-US"/>
          </w:rPr>
          <w:t>F</w:t>
        </w:r>
        <w:r w:rsidRPr="00AD6EAC">
          <w:rPr>
            <w:rFonts w:ascii="Times New Roman" w:eastAsia="Times New Roman" w:hAnsi="Times New Roman" w:cs="Times New Roman"/>
            <w:iCs/>
            <w:sz w:val="24"/>
            <w:szCs w:val="24"/>
            <w:vertAlign w:val="superscript"/>
            <w:lang w:val="en-US"/>
          </w:rPr>
          <w:t>HF</w:t>
        </w:r>
        <w:r w:rsidRPr="00AD6EAC">
          <w:rPr>
            <w:rFonts w:ascii="Times New Roman" w:eastAsia="Times New Roman" w:hAnsi="Times New Roman" w:cs="Times New Roman"/>
            <w:sz w:val="24"/>
            <w:szCs w:val="24"/>
            <w:lang w:val="en-US"/>
          </w:rPr>
          <w:t xml:space="preserve"> </w:t>
        </w:r>
      </w:ins>
      <w:r w:rsidR="00437550" w:rsidRPr="00AD6EAC">
        <w:rPr>
          <w:rFonts w:ascii="Times New Roman" w:hAnsi="Times New Roman"/>
          <w:sz w:val="24"/>
          <w:lang w:val="en-US"/>
          <w:rPrChange w:id="374" w:author="Venera Gashaj" w:date="2023-05-04T20:24:00Z">
            <w:rPr>
              <w:rFonts w:ascii="Times New Roman" w:hAnsi="Times New Roman"/>
              <w:color w:val="131413"/>
              <w:sz w:val="24"/>
              <w:lang w:val="en-US"/>
            </w:rPr>
          </w:rPrChange>
        </w:rPr>
        <w:t xml:space="preserve">(1, </w:t>
      </w:r>
      <w:del w:id="375" w:author="Venera Gashaj" w:date="2023-05-04T20:24:00Z">
        <w:r w:rsidR="00437550" w:rsidRPr="00A20AEF">
          <w:rPr>
            <w:rFonts w:ascii="Times New Roman" w:eastAsia="Times New Roman" w:hAnsi="Times New Roman" w:cs="Times New Roman"/>
            <w:color w:val="131413"/>
            <w:sz w:val="24"/>
            <w:szCs w:val="24"/>
            <w:lang w:val="en-US"/>
          </w:rPr>
          <w:delText>26) = .07</w:delText>
        </w:r>
      </w:del>
      <w:ins w:id="376" w:author="Venera Gashaj" w:date="2023-05-04T20:24:00Z">
        <w:r w:rsidR="006D5C70" w:rsidRPr="00AD6EAC">
          <w:rPr>
            <w:rFonts w:ascii="Times New Roman" w:eastAsia="Times New Roman" w:hAnsi="Times New Roman" w:cs="Times New Roman"/>
            <w:sz w:val="24"/>
            <w:szCs w:val="24"/>
            <w:lang w:val="en-US"/>
          </w:rPr>
          <w:t>41</w:t>
        </w:r>
        <w:r w:rsidR="00437550" w:rsidRPr="00AD6EAC">
          <w:rPr>
            <w:rFonts w:ascii="Times New Roman" w:eastAsia="Times New Roman" w:hAnsi="Times New Roman" w:cs="Times New Roman"/>
            <w:sz w:val="24"/>
            <w:szCs w:val="24"/>
            <w:lang w:val="en-US"/>
          </w:rPr>
          <w:t xml:space="preserve">) = </w:t>
        </w:r>
        <w:r w:rsidR="006D5C70" w:rsidRPr="00AD6EAC">
          <w:rPr>
            <w:rFonts w:ascii="Times New Roman" w:eastAsia="Times New Roman" w:hAnsi="Times New Roman" w:cs="Times New Roman"/>
            <w:sz w:val="24"/>
            <w:szCs w:val="24"/>
            <w:lang w:val="en-US"/>
          </w:rPr>
          <w:t>2.82</w:t>
        </w:r>
      </w:ins>
      <w:r w:rsidR="00437550" w:rsidRPr="00AD6EAC">
        <w:rPr>
          <w:rFonts w:ascii="Times New Roman" w:hAnsi="Times New Roman"/>
          <w:sz w:val="24"/>
          <w:lang w:val="en-US"/>
          <w:rPrChange w:id="377" w:author="Venera Gashaj" w:date="2023-05-04T20:24:00Z">
            <w:rPr>
              <w:rFonts w:ascii="Times New Roman" w:hAnsi="Times New Roman"/>
              <w:color w:val="131413"/>
              <w:sz w:val="24"/>
              <w:lang w:val="en-US"/>
            </w:rPr>
          </w:rPrChange>
        </w:rPr>
        <w:t xml:space="preserve">, </w:t>
      </w:r>
      <w:r w:rsidR="00437550" w:rsidRPr="00AD6EAC">
        <w:rPr>
          <w:rFonts w:ascii="Times New Roman" w:hAnsi="Times New Roman"/>
          <w:i/>
          <w:sz w:val="24"/>
          <w:lang w:val="en-US"/>
          <w:rPrChange w:id="378" w:author="Venera Gashaj" w:date="2023-05-04T20:24:00Z">
            <w:rPr>
              <w:rFonts w:ascii="Times New Roman" w:hAnsi="Times New Roman"/>
              <w:i/>
              <w:color w:val="131413"/>
              <w:sz w:val="24"/>
              <w:lang w:val="en-US"/>
            </w:rPr>
          </w:rPrChange>
        </w:rPr>
        <w:t>p</w:t>
      </w:r>
      <w:r w:rsidR="00437550" w:rsidRPr="00AD6EAC">
        <w:rPr>
          <w:rFonts w:ascii="Times New Roman" w:hAnsi="Times New Roman"/>
          <w:sz w:val="24"/>
          <w:lang w:val="en-US"/>
          <w:rPrChange w:id="379" w:author="Venera Gashaj" w:date="2023-05-04T20:24:00Z">
            <w:rPr>
              <w:rFonts w:ascii="Times New Roman" w:hAnsi="Times New Roman"/>
              <w:color w:val="131413"/>
              <w:sz w:val="24"/>
              <w:lang w:val="en-US"/>
            </w:rPr>
          </w:rPrChange>
        </w:rPr>
        <w:t xml:space="preserve"> = .</w:t>
      </w:r>
      <w:del w:id="380" w:author="Venera Gashaj" w:date="2023-05-04T20:24:00Z">
        <w:r w:rsidR="00437550" w:rsidRPr="00A20AEF">
          <w:rPr>
            <w:rFonts w:ascii="Times New Roman" w:eastAsia="Times New Roman" w:hAnsi="Times New Roman" w:cs="Times New Roman"/>
            <w:color w:val="131413"/>
            <w:sz w:val="24"/>
            <w:szCs w:val="24"/>
            <w:lang w:val="en-US"/>
          </w:rPr>
          <w:delText>79</w:delText>
        </w:r>
      </w:del>
      <w:ins w:id="381" w:author="Venera Gashaj" w:date="2023-05-04T20:24:00Z">
        <w:r w:rsidR="006D5C70" w:rsidRPr="00AD6EAC">
          <w:rPr>
            <w:rFonts w:ascii="Times New Roman" w:eastAsia="Times New Roman" w:hAnsi="Times New Roman" w:cs="Times New Roman"/>
            <w:sz w:val="24"/>
            <w:szCs w:val="24"/>
            <w:lang w:val="en-US"/>
          </w:rPr>
          <w:t>10</w:t>
        </w:r>
      </w:ins>
      <w:r w:rsidR="00437550" w:rsidRPr="00AD6EAC">
        <w:rPr>
          <w:rFonts w:ascii="Times New Roman" w:hAnsi="Times New Roman"/>
          <w:sz w:val="24"/>
          <w:lang w:val="en-US"/>
          <w:rPrChange w:id="382" w:author="Venera Gashaj" w:date="2023-05-04T20:24:00Z">
            <w:rPr>
              <w:rFonts w:ascii="Times New Roman" w:hAnsi="Times New Roman"/>
              <w:color w:val="131413"/>
              <w:sz w:val="24"/>
              <w:lang w:val="en-US"/>
            </w:rPr>
          </w:rPrChange>
        </w:rPr>
        <w:t xml:space="preserve">, </w:t>
      </w:r>
      <w:r w:rsidR="00437550" w:rsidRPr="00AD6EAC">
        <w:rPr>
          <w:rFonts w:ascii="Times New Roman" w:hAnsi="Times New Roman"/>
          <w:i/>
          <w:sz w:val="24"/>
          <w:rPrChange w:id="383" w:author="Venera Gashaj" w:date="2023-05-04T20:24:00Z">
            <w:rPr>
              <w:rFonts w:ascii="Times New Roman" w:hAnsi="Times New Roman"/>
              <w:i/>
              <w:color w:val="131413"/>
              <w:sz w:val="24"/>
            </w:rPr>
          </w:rPrChange>
        </w:rPr>
        <w:t>η</w:t>
      </w:r>
      <w:r w:rsidR="00437550" w:rsidRPr="00AD6EAC">
        <w:rPr>
          <w:rFonts w:ascii="Times New Roman" w:hAnsi="Times New Roman"/>
          <w:i/>
          <w:sz w:val="24"/>
          <w:vertAlign w:val="superscript"/>
          <w:lang w:val="en-US"/>
          <w:rPrChange w:id="384" w:author="Venera Gashaj" w:date="2023-05-04T20:24:00Z">
            <w:rPr>
              <w:rFonts w:ascii="Times New Roman" w:hAnsi="Times New Roman"/>
              <w:i/>
              <w:color w:val="131413"/>
              <w:sz w:val="24"/>
              <w:vertAlign w:val="superscript"/>
              <w:lang w:val="en-US"/>
            </w:rPr>
          </w:rPrChange>
        </w:rPr>
        <w:t>2</w:t>
      </w:r>
      <w:r w:rsidR="00437550" w:rsidRPr="00AD6EAC">
        <w:rPr>
          <w:rFonts w:ascii="Times New Roman" w:hAnsi="Times New Roman"/>
          <w:i/>
          <w:sz w:val="24"/>
          <w:lang w:val="en-US"/>
          <w:rPrChange w:id="385" w:author="Venera Gashaj" w:date="2023-05-04T20:24:00Z">
            <w:rPr>
              <w:rFonts w:ascii="Times New Roman" w:hAnsi="Times New Roman"/>
              <w:i/>
              <w:color w:val="131413"/>
              <w:sz w:val="24"/>
              <w:lang w:val="en-US"/>
            </w:rPr>
          </w:rPrChange>
        </w:rPr>
        <w:t>p</w:t>
      </w:r>
      <w:r w:rsidR="00437550" w:rsidRPr="00AD6EAC">
        <w:rPr>
          <w:rFonts w:ascii="Times New Roman" w:hAnsi="Times New Roman"/>
          <w:sz w:val="24"/>
          <w:lang w:val="en-US"/>
          <w:rPrChange w:id="386" w:author="Venera Gashaj" w:date="2023-05-04T20:24:00Z">
            <w:rPr>
              <w:rFonts w:ascii="Times New Roman" w:hAnsi="Times New Roman"/>
              <w:color w:val="131413"/>
              <w:sz w:val="24"/>
              <w:lang w:val="en-US"/>
            </w:rPr>
          </w:rPrChange>
        </w:rPr>
        <w:t xml:space="preserve"> =.</w:t>
      </w:r>
      <w:del w:id="387" w:author="Venera Gashaj" w:date="2023-05-04T20:24:00Z">
        <w:r w:rsidR="00437550" w:rsidRPr="00A20AEF">
          <w:rPr>
            <w:rFonts w:ascii="Times New Roman" w:eastAsia="Times New Roman" w:hAnsi="Times New Roman" w:cs="Times New Roman"/>
            <w:color w:val="131413"/>
            <w:sz w:val="24"/>
            <w:szCs w:val="24"/>
            <w:lang w:val="en-US"/>
          </w:rPr>
          <w:delText>003</w:delText>
        </w:r>
      </w:del>
      <w:ins w:id="388" w:author="Venera Gashaj" w:date="2023-05-04T20:24:00Z">
        <w:r w:rsidR="00437550" w:rsidRPr="00AD6EAC">
          <w:rPr>
            <w:rFonts w:ascii="Times New Roman" w:eastAsia="Times New Roman" w:hAnsi="Times New Roman" w:cs="Times New Roman"/>
            <w:sz w:val="24"/>
            <w:szCs w:val="24"/>
            <w:lang w:val="en-US"/>
          </w:rPr>
          <w:t>0</w:t>
        </w:r>
        <w:r w:rsidR="006D5C70" w:rsidRPr="00AD6EAC">
          <w:rPr>
            <w:rFonts w:ascii="Times New Roman" w:eastAsia="Times New Roman" w:hAnsi="Times New Roman" w:cs="Times New Roman"/>
            <w:sz w:val="24"/>
            <w:szCs w:val="24"/>
            <w:lang w:val="en-US"/>
          </w:rPr>
          <w:t>6</w:t>
        </w:r>
      </w:ins>
      <w:r w:rsidR="00437550" w:rsidRPr="00AD6EAC">
        <w:rPr>
          <w:rFonts w:ascii="Times New Roman" w:hAnsi="Times New Roman"/>
          <w:sz w:val="24"/>
          <w:lang w:val="en-US"/>
          <w:rPrChange w:id="389" w:author="Venera Gashaj" w:date="2023-05-04T20:24:00Z">
            <w:rPr>
              <w:rFonts w:ascii="Times New Roman" w:hAnsi="Times New Roman"/>
              <w:color w:val="131413"/>
              <w:sz w:val="24"/>
              <w:lang w:val="en-US"/>
            </w:rPr>
          </w:rPrChange>
        </w:rPr>
        <w:t>. Over this frontocentral cluster, F</w:t>
      </w:r>
      <w:r w:rsidR="001022DE" w:rsidRPr="00AD6EAC">
        <w:rPr>
          <w:rFonts w:ascii="Times New Roman" w:hAnsi="Times New Roman"/>
          <w:sz w:val="24"/>
          <w:lang w:val="en-US"/>
          <w:rPrChange w:id="390" w:author="Venera Gashaj" w:date="2023-05-04T20:24:00Z">
            <w:rPr>
              <w:rFonts w:ascii="Times New Roman" w:hAnsi="Times New Roman"/>
              <w:color w:val="131413"/>
              <w:sz w:val="24"/>
              <w:lang w:val="en-US"/>
            </w:rPr>
          </w:rPrChange>
        </w:rPr>
        <w:t>C</w:t>
      </w:r>
      <w:r w:rsidR="00437550" w:rsidRPr="00AD6EAC">
        <w:rPr>
          <w:rFonts w:ascii="Times New Roman" w:hAnsi="Times New Roman"/>
          <w:sz w:val="24"/>
          <w:lang w:val="en-US"/>
          <w:rPrChange w:id="391" w:author="Venera Gashaj" w:date="2023-05-04T20:24:00Z">
            <w:rPr>
              <w:rFonts w:ascii="Times New Roman" w:hAnsi="Times New Roman"/>
              <w:color w:val="131413"/>
              <w:sz w:val="24"/>
              <w:lang w:val="en-US"/>
            </w:rPr>
          </w:rPrChange>
        </w:rPr>
        <w:t xml:space="preserve">4 showed lower gamma power compared with </w:t>
      </w:r>
      <w:ins w:id="392" w:author="Venera Gashaj" w:date="2023-05-04T20:24:00Z">
        <w:r w:rsidR="00437550" w:rsidRPr="00AD6EAC">
          <w:rPr>
            <w:rFonts w:ascii="Times New Roman" w:eastAsia="Times New Roman" w:hAnsi="Times New Roman" w:cs="Times New Roman"/>
            <w:sz w:val="24"/>
            <w:szCs w:val="24"/>
            <w:lang w:val="en-US"/>
          </w:rPr>
          <w:t>F</w:t>
        </w:r>
        <w:r w:rsidR="001022DE" w:rsidRPr="00AD6EAC">
          <w:rPr>
            <w:rFonts w:ascii="Times New Roman" w:eastAsia="Times New Roman" w:hAnsi="Times New Roman" w:cs="Times New Roman"/>
            <w:sz w:val="24"/>
            <w:szCs w:val="24"/>
            <w:lang w:val="en-US"/>
          </w:rPr>
          <w:t>C</w:t>
        </w:r>
        <w:r w:rsidR="003B6EC9" w:rsidRPr="00AD6EAC">
          <w:rPr>
            <w:rFonts w:ascii="Times New Roman" w:eastAsia="Times New Roman" w:hAnsi="Times New Roman" w:cs="Times New Roman"/>
            <w:sz w:val="24"/>
            <w:szCs w:val="24"/>
            <w:lang w:val="en-US"/>
          </w:rPr>
          <w:t xml:space="preserve">1, </w:t>
        </w:r>
      </w:ins>
      <w:r w:rsidR="003B6EC9" w:rsidRPr="00AD6EAC">
        <w:rPr>
          <w:rFonts w:ascii="Times New Roman" w:hAnsi="Times New Roman"/>
          <w:sz w:val="24"/>
          <w:lang w:val="en-US"/>
          <w:rPrChange w:id="393" w:author="Venera Gashaj" w:date="2023-05-04T20:24:00Z">
            <w:rPr>
              <w:rFonts w:ascii="Times New Roman" w:hAnsi="Times New Roman"/>
              <w:color w:val="131413"/>
              <w:sz w:val="24"/>
              <w:lang w:val="en-US"/>
            </w:rPr>
          </w:rPrChange>
        </w:rPr>
        <w:t>FC2</w:t>
      </w:r>
      <w:del w:id="394" w:author="Venera Gashaj" w:date="2023-05-04T20:24:00Z">
        <w:r w:rsidR="00437550" w:rsidRPr="00A20AEF">
          <w:rPr>
            <w:rFonts w:ascii="Times New Roman" w:eastAsia="Times New Roman" w:hAnsi="Times New Roman" w:cs="Times New Roman"/>
            <w:color w:val="131413"/>
            <w:sz w:val="24"/>
            <w:szCs w:val="24"/>
            <w:lang w:val="en-US"/>
          </w:rPr>
          <w:delText xml:space="preserve"> (Bonferroni adjusted </w:delText>
        </w:r>
        <w:r w:rsidR="00437550" w:rsidRPr="00A20AEF">
          <w:rPr>
            <w:rFonts w:ascii="Times New Roman" w:eastAsia="Times New Roman" w:hAnsi="Times New Roman" w:cs="Times New Roman"/>
            <w:i/>
            <w:color w:val="131413"/>
            <w:sz w:val="24"/>
            <w:szCs w:val="24"/>
            <w:lang w:val="en-US"/>
          </w:rPr>
          <w:delText>p</w:delText>
        </w:r>
        <w:r w:rsidR="00437550" w:rsidRPr="00A20AEF">
          <w:rPr>
            <w:rFonts w:ascii="Times New Roman" w:eastAsia="Times New Roman" w:hAnsi="Times New Roman" w:cs="Times New Roman"/>
            <w:color w:val="131413"/>
            <w:sz w:val="24"/>
            <w:szCs w:val="24"/>
            <w:lang w:val="en-US"/>
          </w:rPr>
          <w:delText xml:space="preserve"> </w:delText>
        </w:r>
        <w:r w:rsidR="00A50282">
          <w:rPr>
            <w:rFonts w:ascii="Times New Roman" w:eastAsia="Times New Roman" w:hAnsi="Times New Roman" w:cs="Times New Roman"/>
            <w:color w:val="131413"/>
            <w:sz w:val="24"/>
            <w:szCs w:val="24"/>
            <w:lang w:val="en-US"/>
          </w:rPr>
          <w:delText>=</w:delText>
        </w:r>
        <w:r w:rsidR="00A50282" w:rsidRPr="00A20AEF">
          <w:rPr>
            <w:rFonts w:ascii="Times New Roman" w:eastAsia="Times New Roman" w:hAnsi="Times New Roman" w:cs="Times New Roman"/>
            <w:color w:val="131413"/>
            <w:sz w:val="24"/>
            <w:szCs w:val="24"/>
            <w:lang w:val="en-US"/>
          </w:rPr>
          <w:delText xml:space="preserve"> </w:delText>
        </w:r>
        <w:r w:rsidR="00437550" w:rsidRPr="00A20AEF">
          <w:rPr>
            <w:rFonts w:ascii="Times New Roman" w:eastAsia="Times New Roman" w:hAnsi="Times New Roman" w:cs="Times New Roman"/>
            <w:color w:val="131413"/>
            <w:sz w:val="24"/>
            <w:szCs w:val="24"/>
            <w:lang w:val="en-US"/>
          </w:rPr>
          <w:delText>.0</w:delText>
        </w:r>
        <w:r w:rsidR="00715A70">
          <w:rPr>
            <w:rFonts w:ascii="Times New Roman" w:eastAsia="Times New Roman" w:hAnsi="Times New Roman" w:cs="Times New Roman"/>
            <w:color w:val="131413"/>
            <w:sz w:val="24"/>
            <w:szCs w:val="24"/>
            <w:lang w:val="en-US"/>
          </w:rPr>
          <w:delText>04</w:delText>
        </w:r>
        <w:r w:rsidR="00437550" w:rsidRPr="00A20AEF">
          <w:rPr>
            <w:rFonts w:ascii="Times New Roman" w:eastAsia="Times New Roman" w:hAnsi="Times New Roman" w:cs="Times New Roman"/>
            <w:color w:val="131413"/>
            <w:sz w:val="24"/>
            <w:szCs w:val="24"/>
            <w:lang w:val="en-US"/>
          </w:rPr>
          <w:delText>)</w:delText>
        </w:r>
      </w:del>
      <w:ins w:id="395" w:author="Venera Gashaj" w:date="2023-05-04T20:24:00Z">
        <w:r w:rsidR="003B6EC9" w:rsidRPr="00AD6EAC">
          <w:rPr>
            <w:rFonts w:ascii="Times New Roman" w:eastAsia="Times New Roman" w:hAnsi="Times New Roman" w:cs="Times New Roman"/>
            <w:sz w:val="24"/>
            <w:szCs w:val="24"/>
            <w:lang w:val="en-US"/>
          </w:rPr>
          <w:t>,</w:t>
        </w:r>
      </w:ins>
      <w:r w:rsidR="003B6EC9" w:rsidRPr="00AD6EAC">
        <w:rPr>
          <w:rFonts w:ascii="Times New Roman" w:hAnsi="Times New Roman"/>
          <w:sz w:val="24"/>
          <w:lang w:val="en-US"/>
          <w:rPrChange w:id="396" w:author="Venera Gashaj" w:date="2023-05-04T20:24:00Z">
            <w:rPr>
              <w:rFonts w:ascii="Times New Roman" w:hAnsi="Times New Roman"/>
              <w:color w:val="131413"/>
              <w:sz w:val="24"/>
              <w:lang w:val="en-US"/>
            </w:rPr>
          </w:rPrChange>
        </w:rPr>
        <w:t xml:space="preserve"> and </w:t>
      </w:r>
      <w:ins w:id="397" w:author="Venera Gashaj" w:date="2023-05-04T20:24:00Z">
        <w:r w:rsidR="003B6EC9" w:rsidRPr="00AD6EAC">
          <w:rPr>
            <w:rFonts w:ascii="Times New Roman" w:eastAsia="Times New Roman" w:hAnsi="Times New Roman" w:cs="Times New Roman"/>
            <w:sz w:val="24"/>
            <w:szCs w:val="24"/>
            <w:lang w:val="en-US"/>
          </w:rPr>
          <w:t>FC3</w:t>
        </w:r>
        <w:r w:rsidR="00437550" w:rsidRPr="00AD6EAC">
          <w:rPr>
            <w:rFonts w:ascii="Times New Roman" w:eastAsia="Times New Roman" w:hAnsi="Times New Roman" w:cs="Times New Roman"/>
            <w:sz w:val="24"/>
            <w:szCs w:val="24"/>
            <w:lang w:val="en-US"/>
          </w:rPr>
          <w:t xml:space="preserve"> (</w:t>
        </w:r>
        <w:proofErr w:type="spellStart"/>
        <w:r w:rsidR="00437550" w:rsidRPr="00AD6EAC">
          <w:rPr>
            <w:rFonts w:ascii="Times New Roman" w:eastAsia="Times New Roman" w:hAnsi="Times New Roman" w:cs="Times New Roman"/>
            <w:i/>
            <w:sz w:val="24"/>
            <w:szCs w:val="24"/>
            <w:lang w:val="en-US"/>
          </w:rPr>
          <w:t>p</w:t>
        </w:r>
        <w:r w:rsidRPr="00AD6EAC">
          <w:rPr>
            <w:rFonts w:ascii="Times New Roman" w:eastAsia="Times New Roman" w:hAnsi="Times New Roman" w:cs="Times New Roman"/>
            <w:iCs/>
            <w:sz w:val="24"/>
            <w:szCs w:val="24"/>
            <w:vertAlign w:val="superscript"/>
            <w:lang w:val="en-US"/>
          </w:rPr>
          <w:t>bonf</w:t>
        </w:r>
        <w:proofErr w:type="spellEnd"/>
        <w:r w:rsidR="00437550" w:rsidRPr="00AD6EAC">
          <w:rPr>
            <w:rFonts w:ascii="Times New Roman" w:eastAsia="Times New Roman" w:hAnsi="Times New Roman" w:cs="Times New Roman"/>
            <w:iCs/>
            <w:sz w:val="24"/>
            <w:szCs w:val="24"/>
            <w:vertAlign w:val="superscript"/>
            <w:lang w:val="en-US"/>
          </w:rPr>
          <w:t xml:space="preserve"> </w:t>
        </w:r>
        <w:r w:rsidR="003B6EC9" w:rsidRPr="00AD6EAC">
          <w:rPr>
            <w:rFonts w:ascii="Times New Roman" w:eastAsia="Times New Roman" w:hAnsi="Times New Roman" w:cs="Times New Roman"/>
            <w:sz w:val="24"/>
            <w:szCs w:val="24"/>
            <w:lang w:val="en-US"/>
          </w:rPr>
          <w:t>&lt; .001</w:t>
        </w:r>
        <w:r w:rsidR="00437550" w:rsidRPr="00AD6EAC">
          <w:rPr>
            <w:rFonts w:ascii="Times New Roman" w:eastAsia="Times New Roman" w:hAnsi="Times New Roman" w:cs="Times New Roman"/>
            <w:sz w:val="24"/>
            <w:szCs w:val="24"/>
            <w:lang w:val="en-US"/>
          </w:rPr>
          <w:t>)</w:t>
        </w:r>
        <w:r w:rsidR="003B6EC9" w:rsidRPr="00AD6EAC">
          <w:rPr>
            <w:rFonts w:ascii="Times New Roman" w:eastAsia="Times New Roman" w:hAnsi="Times New Roman" w:cs="Times New Roman"/>
            <w:sz w:val="24"/>
            <w:szCs w:val="24"/>
            <w:lang w:val="en-US"/>
          </w:rPr>
          <w:t>, similarly</w:t>
        </w:r>
        <w:r w:rsidRPr="00AD6EAC">
          <w:rPr>
            <w:rFonts w:ascii="Times New Roman" w:eastAsia="Times New Roman" w:hAnsi="Times New Roman" w:cs="Times New Roman"/>
            <w:sz w:val="24"/>
            <w:szCs w:val="24"/>
            <w:lang w:val="en-US"/>
          </w:rPr>
          <w:t>,</w:t>
        </w:r>
        <w:r w:rsidR="00437550" w:rsidRPr="00AD6EAC">
          <w:rPr>
            <w:rFonts w:ascii="Times New Roman" w:eastAsia="Times New Roman" w:hAnsi="Times New Roman" w:cs="Times New Roman"/>
            <w:sz w:val="24"/>
            <w:szCs w:val="24"/>
            <w:lang w:val="en-US"/>
          </w:rPr>
          <w:t xml:space="preserve"> </w:t>
        </w:r>
      </w:ins>
      <w:proofErr w:type="spellStart"/>
      <w:r w:rsidR="00437550" w:rsidRPr="00AD6EAC">
        <w:rPr>
          <w:rFonts w:ascii="Times New Roman" w:hAnsi="Times New Roman"/>
          <w:sz w:val="24"/>
          <w:lang w:val="en-US"/>
          <w:rPrChange w:id="398" w:author="Venera Gashaj" w:date="2023-05-04T20:24:00Z">
            <w:rPr>
              <w:rFonts w:ascii="Times New Roman" w:hAnsi="Times New Roman"/>
              <w:color w:val="131413"/>
              <w:sz w:val="24"/>
              <w:lang w:val="en-US"/>
            </w:rPr>
          </w:rPrChange>
        </w:rPr>
        <w:t>FCz</w:t>
      </w:r>
      <w:proofErr w:type="spellEnd"/>
      <w:r w:rsidR="00437550" w:rsidRPr="00AD6EAC">
        <w:rPr>
          <w:rFonts w:ascii="Times New Roman" w:hAnsi="Times New Roman"/>
          <w:sz w:val="24"/>
          <w:lang w:val="en-US"/>
          <w:rPrChange w:id="399" w:author="Venera Gashaj" w:date="2023-05-04T20:24:00Z">
            <w:rPr>
              <w:rFonts w:ascii="Times New Roman" w:hAnsi="Times New Roman"/>
              <w:color w:val="131413"/>
              <w:sz w:val="24"/>
              <w:lang w:val="en-US"/>
            </w:rPr>
          </w:rPrChange>
        </w:rPr>
        <w:t xml:space="preserve"> </w:t>
      </w:r>
      <w:del w:id="400" w:author="Venera Gashaj" w:date="2023-05-04T20:24:00Z">
        <w:r w:rsidR="00437550" w:rsidRPr="00A20AEF">
          <w:rPr>
            <w:rFonts w:ascii="Times New Roman" w:eastAsia="Times New Roman" w:hAnsi="Times New Roman" w:cs="Times New Roman"/>
            <w:color w:val="131413"/>
            <w:sz w:val="24"/>
            <w:szCs w:val="24"/>
            <w:lang w:val="en-US"/>
          </w:rPr>
          <w:delText xml:space="preserve">(Bonferroni adjusted </w:delText>
        </w:r>
        <w:r w:rsidR="00437550" w:rsidRPr="00A20AEF">
          <w:rPr>
            <w:rFonts w:ascii="Times New Roman" w:eastAsia="Times New Roman" w:hAnsi="Times New Roman" w:cs="Times New Roman"/>
            <w:i/>
            <w:color w:val="131413"/>
            <w:sz w:val="24"/>
            <w:szCs w:val="24"/>
            <w:lang w:val="en-US"/>
          </w:rPr>
          <w:delText>p</w:delText>
        </w:r>
        <w:r w:rsidR="00437550" w:rsidRPr="00A20AEF">
          <w:rPr>
            <w:rFonts w:ascii="Times New Roman" w:eastAsia="Times New Roman" w:hAnsi="Times New Roman" w:cs="Times New Roman"/>
            <w:color w:val="131413"/>
            <w:sz w:val="24"/>
            <w:szCs w:val="24"/>
            <w:lang w:val="en-US"/>
          </w:rPr>
          <w:delText xml:space="preserve"> </w:delText>
        </w:r>
        <w:r w:rsidR="00A50282">
          <w:rPr>
            <w:rFonts w:ascii="Times New Roman" w:eastAsia="Times New Roman" w:hAnsi="Times New Roman" w:cs="Times New Roman"/>
            <w:color w:val="131413"/>
            <w:sz w:val="24"/>
            <w:szCs w:val="24"/>
            <w:lang w:val="en-US"/>
          </w:rPr>
          <w:delText>=</w:delText>
        </w:r>
        <w:r w:rsidR="00A50282" w:rsidRPr="00A20AEF">
          <w:rPr>
            <w:rFonts w:ascii="Times New Roman" w:eastAsia="Times New Roman" w:hAnsi="Times New Roman" w:cs="Times New Roman"/>
            <w:color w:val="131413"/>
            <w:sz w:val="24"/>
            <w:szCs w:val="24"/>
            <w:lang w:val="en-US"/>
          </w:rPr>
          <w:delText xml:space="preserve"> </w:delText>
        </w:r>
        <w:r w:rsidR="00437550" w:rsidRPr="00A20AEF">
          <w:rPr>
            <w:rFonts w:ascii="Times New Roman" w:eastAsia="Times New Roman" w:hAnsi="Times New Roman" w:cs="Times New Roman"/>
            <w:color w:val="131413"/>
            <w:sz w:val="24"/>
            <w:szCs w:val="24"/>
            <w:lang w:val="en-US"/>
          </w:rPr>
          <w:delText>.0</w:delText>
        </w:r>
        <w:r w:rsidR="00715A70">
          <w:rPr>
            <w:rFonts w:ascii="Times New Roman" w:eastAsia="Times New Roman" w:hAnsi="Times New Roman" w:cs="Times New Roman"/>
            <w:color w:val="131413"/>
            <w:sz w:val="24"/>
            <w:szCs w:val="24"/>
            <w:lang w:val="en-US"/>
          </w:rPr>
          <w:delText>24</w:delText>
        </w:r>
      </w:del>
      <w:ins w:id="401" w:author="Venera Gashaj" w:date="2023-05-04T20:24:00Z">
        <w:r w:rsidR="003B6EC9" w:rsidRPr="00AD6EAC">
          <w:rPr>
            <w:rFonts w:ascii="Times New Roman" w:eastAsia="Times New Roman" w:hAnsi="Times New Roman" w:cs="Times New Roman"/>
            <w:sz w:val="24"/>
            <w:szCs w:val="24"/>
            <w:lang w:val="en-US"/>
          </w:rPr>
          <w:t>showed lower gamma power compared with FC1, FC2, and FC3 (</w:t>
        </w:r>
        <w:proofErr w:type="spellStart"/>
        <w:r w:rsidRPr="00AD6EAC">
          <w:rPr>
            <w:rFonts w:ascii="Times New Roman" w:eastAsia="Times New Roman" w:hAnsi="Times New Roman" w:cs="Times New Roman"/>
            <w:i/>
            <w:sz w:val="24"/>
            <w:szCs w:val="24"/>
            <w:lang w:val="en-US"/>
          </w:rPr>
          <w:t>p</w:t>
        </w:r>
        <w:r w:rsidRPr="00AD6EAC">
          <w:rPr>
            <w:rFonts w:ascii="Times New Roman" w:eastAsia="Times New Roman" w:hAnsi="Times New Roman" w:cs="Times New Roman"/>
            <w:iCs/>
            <w:sz w:val="24"/>
            <w:szCs w:val="24"/>
            <w:vertAlign w:val="superscript"/>
            <w:lang w:val="en-US"/>
          </w:rPr>
          <w:t>bonf</w:t>
        </w:r>
        <w:proofErr w:type="spellEnd"/>
        <w:r w:rsidR="003B6EC9" w:rsidRPr="00AD6EAC">
          <w:rPr>
            <w:rFonts w:ascii="Times New Roman" w:eastAsia="Times New Roman" w:hAnsi="Times New Roman" w:cs="Times New Roman"/>
            <w:sz w:val="24"/>
            <w:szCs w:val="24"/>
            <w:lang w:val="en-US"/>
          </w:rPr>
          <w:t xml:space="preserve"> &lt; .001</w:t>
        </w:r>
      </w:ins>
      <w:r w:rsidR="00437550" w:rsidRPr="00AD6EAC">
        <w:rPr>
          <w:rFonts w:ascii="Times New Roman" w:hAnsi="Times New Roman"/>
          <w:sz w:val="24"/>
          <w:lang w:val="en-US"/>
          <w:rPrChange w:id="402" w:author="Venera Gashaj" w:date="2023-05-04T20:24:00Z">
            <w:rPr>
              <w:rFonts w:ascii="Times New Roman" w:hAnsi="Times New Roman"/>
              <w:color w:val="131413"/>
              <w:sz w:val="24"/>
              <w:lang w:val="en-US"/>
            </w:rPr>
          </w:rPrChange>
        </w:rPr>
        <w:t xml:space="preserve">; see Figure </w:t>
      </w:r>
      <w:del w:id="403" w:author="Venera Gashaj" w:date="2023-05-04T20:24:00Z">
        <w:r w:rsidR="00437550" w:rsidRPr="00A20AEF">
          <w:rPr>
            <w:rFonts w:ascii="Times New Roman" w:eastAsia="Times New Roman" w:hAnsi="Times New Roman" w:cs="Times New Roman"/>
            <w:color w:val="131413"/>
            <w:sz w:val="24"/>
            <w:szCs w:val="24"/>
            <w:lang w:val="en-US"/>
          </w:rPr>
          <w:delText>3</w:delText>
        </w:r>
      </w:del>
      <w:ins w:id="404" w:author="Venera Gashaj" w:date="2023-05-04T20:24:00Z">
        <w:r w:rsidR="00BA3812" w:rsidRPr="00AD6EAC">
          <w:rPr>
            <w:rFonts w:ascii="Times New Roman" w:eastAsia="Times New Roman" w:hAnsi="Times New Roman" w:cs="Times New Roman"/>
            <w:sz w:val="24"/>
            <w:szCs w:val="24"/>
            <w:lang w:val="en-US"/>
          </w:rPr>
          <w:t>4</w:t>
        </w:r>
      </w:ins>
      <w:r w:rsidR="00437550" w:rsidRPr="00AD6EAC">
        <w:rPr>
          <w:rFonts w:ascii="Times New Roman" w:hAnsi="Times New Roman"/>
          <w:sz w:val="24"/>
          <w:lang w:val="en-US"/>
          <w:rPrChange w:id="405" w:author="Venera Gashaj" w:date="2023-05-04T20:24:00Z">
            <w:rPr>
              <w:rFonts w:ascii="Times New Roman" w:hAnsi="Times New Roman"/>
              <w:color w:val="131413"/>
              <w:sz w:val="24"/>
              <w:lang w:val="en-US"/>
            </w:rPr>
          </w:rPrChange>
        </w:rPr>
        <w:t>). This finding suggests that</w:t>
      </w:r>
      <w:r w:rsidR="003950A6" w:rsidRPr="00AD6EAC">
        <w:rPr>
          <w:rFonts w:ascii="Times New Roman" w:hAnsi="Times New Roman"/>
          <w:sz w:val="24"/>
          <w:lang w:val="en-US"/>
          <w:rPrChange w:id="406" w:author="Venera Gashaj" w:date="2023-05-04T20:24:00Z">
            <w:rPr>
              <w:rFonts w:ascii="Times New Roman" w:hAnsi="Times New Roman"/>
              <w:color w:val="131413"/>
              <w:sz w:val="24"/>
              <w:lang w:val="en-US"/>
            </w:rPr>
          </w:rPrChange>
        </w:rPr>
        <w:t>,</w:t>
      </w:r>
      <w:r w:rsidR="00437550" w:rsidRPr="00AD6EAC">
        <w:rPr>
          <w:rFonts w:ascii="Times New Roman" w:hAnsi="Times New Roman"/>
          <w:sz w:val="24"/>
          <w:lang w:val="en-US"/>
          <w:rPrChange w:id="407" w:author="Venera Gashaj" w:date="2023-05-04T20:24:00Z">
            <w:rPr>
              <w:rFonts w:ascii="Times New Roman" w:hAnsi="Times New Roman"/>
              <w:color w:val="131413"/>
              <w:sz w:val="24"/>
              <w:lang w:val="en-US"/>
            </w:rPr>
          </w:rPrChange>
        </w:rPr>
        <w:t xml:space="preserve"> despite no </w:t>
      </w:r>
      <w:r w:rsidR="00437550" w:rsidRPr="00AD6EAC">
        <w:rPr>
          <w:rFonts w:ascii="Times New Roman" w:hAnsi="Times New Roman"/>
          <w:sz w:val="24"/>
          <w:lang w:val="en-US"/>
          <w:rPrChange w:id="408" w:author="Venera Gashaj" w:date="2023-05-04T20:24:00Z">
            <w:rPr>
              <w:rFonts w:ascii="Times New Roman" w:hAnsi="Times New Roman"/>
              <w:color w:val="131413"/>
              <w:sz w:val="24"/>
              <w:lang w:val="en-US"/>
            </w:rPr>
          </w:rPrChange>
        </w:rPr>
        <w:lastRenderedPageBreak/>
        <w:t>global power difference, the electrodes in the frontocentral cluster respond divergently under the different formats.</w:t>
      </w:r>
      <w:r w:rsidR="001022DE" w:rsidRPr="00AD6EAC">
        <w:rPr>
          <w:rFonts w:ascii="Times New Roman" w:hAnsi="Times New Roman"/>
          <w:sz w:val="24"/>
          <w:lang w:val="en-US"/>
          <w:rPrChange w:id="409" w:author="Venera Gashaj" w:date="2023-05-04T20:24:00Z">
            <w:rPr>
              <w:rFonts w:ascii="Times New Roman" w:hAnsi="Times New Roman"/>
              <w:color w:val="131413"/>
              <w:sz w:val="24"/>
              <w:lang w:val="en-US"/>
            </w:rPr>
          </w:rPrChange>
        </w:rPr>
        <w:t xml:space="preserve"> Furthermore, </w:t>
      </w:r>
      <w:del w:id="410" w:author="Venera Gashaj" w:date="2023-05-04T20:24:00Z">
        <w:r w:rsidR="001022DE">
          <w:rPr>
            <w:rFonts w:ascii="Times New Roman" w:eastAsia="Times New Roman" w:hAnsi="Times New Roman" w:cs="Times New Roman"/>
            <w:color w:val="131413"/>
            <w:sz w:val="24"/>
            <w:szCs w:val="24"/>
            <w:lang w:val="en-US"/>
          </w:rPr>
          <w:delText xml:space="preserve">when looking at Figure 3 we can see how </w:delText>
        </w:r>
      </w:del>
      <w:r w:rsidR="003B6EC9" w:rsidRPr="00AD6EAC">
        <w:rPr>
          <w:rFonts w:ascii="Times New Roman" w:hAnsi="Times New Roman"/>
          <w:sz w:val="24"/>
          <w:lang w:val="en-US"/>
          <w:rPrChange w:id="411" w:author="Venera Gashaj" w:date="2023-05-04T20:24:00Z">
            <w:rPr>
              <w:rFonts w:ascii="Times New Roman" w:hAnsi="Times New Roman"/>
              <w:color w:val="131413"/>
              <w:sz w:val="24"/>
              <w:lang w:val="en-US"/>
            </w:rPr>
          </w:rPrChange>
        </w:rPr>
        <w:t xml:space="preserve">the </w:t>
      </w:r>
      <w:del w:id="412" w:author="Venera Gashaj" w:date="2023-05-04T20:24:00Z">
        <w:r w:rsidR="001022DE">
          <w:rPr>
            <w:rFonts w:ascii="Times New Roman" w:eastAsia="Times New Roman" w:hAnsi="Times New Roman" w:cs="Times New Roman"/>
            <w:color w:val="131413"/>
            <w:sz w:val="24"/>
            <w:szCs w:val="24"/>
            <w:lang w:val="en-US"/>
          </w:rPr>
          <w:delText>various</w:delText>
        </w:r>
      </w:del>
      <w:ins w:id="413" w:author="Venera Gashaj" w:date="2023-05-04T20:24:00Z">
        <w:r w:rsidR="003B6EC9" w:rsidRPr="00AD6EAC">
          <w:rPr>
            <w:rFonts w:ascii="Times New Roman" w:eastAsia="Times New Roman" w:hAnsi="Times New Roman" w:cs="Times New Roman"/>
            <w:sz w:val="24"/>
            <w:szCs w:val="24"/>
            <w:lang w:val="en-US"/>
          </w:rPr>
          <w:t>interaction effect was driven by the difference in</w:t>
        </w:r>
      </w:ins>
      <w:r w:rsidR="003B6EC9" w:rsidRPr="00AD6EAC">
        <w:rPr>
          <w:rFonts w:ascii="Times New Roman" w:hAnsi="Times New Roman"/>
          <w:sz w:val="24"/>
          <w:lang w:val="en-US"/>
          <w:rPrChange w:id="414" w:author="Venera Gashaj" w:date="2023-05-04T20:24:00Z">
            <w:rPr>
              <w:rFonts w:ascii="Times New Roman" w:hAnsi="Times New Roman"/>
              <w:color w:val="131413"/>
              <w:sz w:val="24"/>
              <w:lang w:val="en-US"/>
            </w:rPr>
          </w:rPrChange>
        </w:rPr>
        <w:t xml:space="preserve"> electrodes </w:t>
      </w:r>
      <w:del w:id="415" w:author="Venera Gashaj" w:date="2023-05-04T20:24:00Z">
        <w:r w:rsidR="001022DE">
          <w:rPr>
            <w:rFonts w:ascii="Times New Roman" w:eastAsia="Times New Roman" w:hAnsi="Times New Roman" w:cs="Times New Roman"/>
            <w:color w:val="131413"/>
            <w:sz w:val="24"/>
            <w:szCs w:val="24"/>
            <w:lang w:val="en-US"/>
          </w:rPr>
          <w:delText>activity seems to behave similarly in symbolic vs non-symbolic format</w:delText>
        </w:r>
        <w:r w:rsidR="003950A6">
          <w:rPr>
            <w:rFonts w:ascii="Times New Roman" w:eastAsia="Times New Roman" w:hAnsi="Times New Roman" w:cs="Times New Roman"/>
            <w:color w:val="131413"/>
            <w:sz w:val="24"/>
            <w:szCs w:val="24"/>
            <w:lang w:val="en-US"/>
          </w:rPr>
          <w:delText>, e</w:delText>
        </w:r>
        <w:r w:rsidR="001022DE">
          <w:rPr>
            <w:rFonts w:ascii="Times New Roman" w:eastAsia="Times New Roman" w:hAnsi="Times New Roman" w:cs="Times New Roman"/>
            <w:color w:val="131413"/>
            <w:sz w:val="24"/>
            <w:szCs w:val="24"/>
            <w:lang w:val="en-US"/>
          </w:rPr>
          <w:delText xml:space="preserve">xcept for the most outer electrode </w:delText>
        </w:r>
      </w:del>
      <w:r w:rsidR="003B6EC9" w:rsidRPr="00AD6EAC">
        <w:rPr>
          <w:rFonts w:ascii="Times New Roman" w:hAnsi="Times New Roman"/>
          <w:sz w:val="24"/>
          <w:lang w:val="en-US"/>
          <w:rPrChange w:id="416" w:author="Venera Gashaj" w:date="2023-05-04T20:24:00Z">
            <w:rPr>
              <w:rFonts w:ascii="Times New Roman" w:hAnsi="Times New Roman"/>
              <w:color w:val="131413"/>
              <w:sz w:val="24"/>
              <w:lang w:val="en-US"/>
            </w:rPr>
          </w:rPrChange>
        </w:rPr>
        <w:t xml:space="preserve">FC4 </w:t>
      </w:r>
      <w:del w:id="417" w:author="Venera Gashaj" w:date="2023-05-04T20:24:00Z">
        <w:r w:rsidR="001022DE">
          <w:rPr>
            <w:rFonts w:ascii="Times New Roman" w:eastAsia="Times New Roman" w:hAnsi="Times New Roman" w:cs="Times New Roman"/>
            <w:color w:val="131413"/>
            <w:sz w:val="24"/>
            <w:szCs w:val="24"/>
            <w:lang w:val="en-US"/>
          </w:rPr>
          <w:delText>in</w:delText>
        </w:r>
      </w:del>
      <w:ins w:id="418" w:author="Venera Gashaj" w:date="2023-05-04T20:24:00Z">
        <w:r w:rsidR="003B6EC9" w:rsidRPr="00AD6EAC">
          <w:rPr>
            <w:rFonts w:ascii="Times New Roman" w:eastAsia="Times New Roman" w:hAnsi="Times New Roman" w:cs="Times New Roman"/>
            <w:sz w:val="24"/>
            <w:szCs w:val="24"/>
            <w:lang w:val="en-US"/>
          </w:rPr>
          <w:t xml:space="preserve">and </w:t>
        </w:r>
        <w:proofErr w:type="spellStart"/>
        <w:r w:rsidR="003B6EC9" w:rsidRPr="00AD6EAC">
          <w:rPr>
            <w:rFonts w:ascii="Times New Roman" w:eastAsia="Times New Roman" w:hAnsi="Times New Roman" w:cs="Times New Roman"/>
            <w:sz w:val="24"/>
            <w:szCs w:val="24"/>
            <w:lang w:val="en-US"/>
          </w:rPr>
          <w:t>FCz</w:t>
        </w:r>
        <w:proofErr w:type="spellEnd"/>
        <w:r w:rsidR="003B6EC9" w:rsidRPr="00AD6EAC">
          <w:rPr>
            <w:rFonts w:ascii="Times New Roman" w:eastAsia="Times New Roman" w:hAnsi="Times New Roman" w:cs="Times New Roman"/>
            <w:sz w:val="24"/>
            <w:szCs w:val="24"/>
            <w:lang w:val="en-US"/>
          </w:rPr>
          <w:t>,</w:t>
        </w:r>
      </w:ins>
      <w:r w:rsidR="003B6EC9" w:rsidRPr="00AD6EAC">
        <w:rPr>
          <w:rFonts w:ascii="Times New Roman" w:hAnsi="Times New Roman"/>
          <w:sz w:val="24"/>
          <w:lang w:val="en-US"/>
          <w:rPrChange w:id="419" w:author="Venera Gashaj" w:date="2023-05-04T20:24:00Z">
            <w:rPr>
              <w:rFonts w:ascii="Times New Roman" w:hAnsi="Times New Roman"/>
              <w:color w:val="131413"/>
              <w:sz w:val="24"/>
              <w:lang w:val="en-US"/>
            </w:rPr>
          </w:rPrChange>
        </w:rPr>
        <w:t xml:space="preserve"> which </w:t>
      </w:r>
      <w:ins w:id="420" w:author="Venera Gashaj" w:date="2023-05-04T20:24:00Z">
        <w:r w:rsidR="003B6EC9" w:rsidRPr="00AD6EAC">
          <w:rPr>
            <w:rFonts w:ascii="Times New Roman" w:eastAsia="Times New Roman" w:hAnsi="Times New Roman" w:cs="Times New Roman"/>
            <w:sz w:val="24"/>
            <w:szCs w:val="24"/>
            <w:lang w:val="en-US"/>
          </w:rPr>
          <w:t xml:space="preserve">showed differences between </w:t>
        </w:r>
      </w:ins>
      <w:r w:rsidR="003B6EC9" w:rsidRPr="00AD6EAC">
        <w:rPr>
          <w:rFonts w:ascii="Times New Roman" w:hAnsi="Times New Roman"/>
          <w:sz w:val="24"/>
          <w:lang w:val="en-US"/>
          <w:rPrChange w:id="421" w:author="Venera Gashaj" w:date="2023-05-04T20:24:00Z">
            <w:rPr>
              <w:rFonts w:ascii="Times New Roman" w:hAnsi="Times New Roman"/>
              <w:color w:val="131413"/>
              <w:sz w:val="24"/>
              <w:lang w:val="en-US"/>
            </w:rPr>
          </w:rPrChange>
        </w:rPr>
        <w:t xml:space="preserve">the </w:t>
      </w:r>
      <w:del w:id="422" w:author="Venera Gashaj" w:date="2023-05-04T20:24:00Z">
        <w:r w:rsidR="001022DE">
          <w:rPr>
            <w:rFonts w:ascii="Times New Roman" w:eastAsia="Times New Roman" w:hAnsi="Times New Roman" w:cs="Times New Roman"/>
            <w:color w:val="131413"/>
            <w:sz w:val="24"/>
            <w:szCs w:val="24"/>
            <w:lang w:val="en-US"/>
          </w:rPr>
          <w:delText xml:space="preserve">non-symbolic </w:delText>
        </w:r>
        <w:r w:rsidR="004A58B4">
          <w:rPr>
            <w:rFonts w:ascii="Times New Roman" w:eastAsia="Times New Roman" w:hAnsi="Times New Roman" w:cs="Times New Roman"/>
            <w:color w:val="131413"/>
            <w:sz w:val="24"/>
            <w:szCs w:val="24"/>
            <w:lang w:val="en-US"/>
          </w:rPr>
          <w:delText>demonstration</w:delText>
        </w:r>
        <w:r w:rsidR="001022DE">
          <w:rPr>
            <w:rFonts w:ascii="Times New Roman" w:eastAsia="Times New Roman" w:hAnsi="Times New Roman" w:cs="Times New Roman"/>
            <w:color w:val="131413"/>
            <w:sz w:val="24"/>
            <w:szCs w:val="24"/>
            <w:lang w:val="en-US"/>
          </w:rPr>
          <w:delText>s provoke lower</w:delText>
        </w:r>
      </w:del>
      <w:ins w:id="423" w:author="Venera Gashaj" w:date="2023-05-04T20:24:00Z">
        <w:r w:rsidR="003B6EC9" w:rsidRPr="00AD6EAC">
          <w:rPr>
            <w:rFonts w:ascii="Times New Roman" w:eastAsia="Times New Roman" w:hAnsi="Times New Roman" w:cs="Times New Roman"/>
            <w:sz w:val="24"/>
            <w:szCs w:val="24"/>
            <w:lang w:val="en-US"/>
          </w:rPr>
          <w:t>format. The</w:t>
        </w:r>
      </w:ins>
      <w:r w:rsidR="003B6EC9" w:rsidRPr="00AD6EAC">
        <w:rPr>
          <w:rFonts w:ascii="Times New Roman" w:hAnsi="Times New Roman"/>
          <w:sz w:val="24"/>
          <w:lang w:val="en-US"/>
          <w:rPrChange w:id="424" w:author="Venera Gashaj" w:date="2023-05-04T20:24:00Z">
            <w:rPr>
              <w:rFonts w:ascii="Times New Roman" w:hAnsi="Times New Roman"/>
              <w:color w:val="131413"/>
              <w:sz w:val="24"/>
              <w:lang w:val="en-US"/>
            </w:rPr>
          </w:rPrChange>
        </w:rPr>
        <w:t xml:space="preserve"> gamma power </w:t>
      </w:r>
      <w:del w:id="425" w:author="Venera Gashaj" w:date="2023-05-04T20:24:00Z">
        <w:r w:rsidR="001022DE">
          <w:rPr>
            <w:rFonts w:ascii="Times New Roman" w:eastAsia="Times New Roman" w:hAnsi="Times New Roman" w:cs="Times New Roman"/>
            <w:color w:val="131413"/>
            <w:sz w:val="24"/>
            <w:szCs w:val="24"/>
            <w:lang w:val="en-US"/>
          </w:rPr>
          <w:delText>compared to symbolic format. In all other electrodes</w:delText>
        </w:r>
        <w:r w:rsidR="003950A6">
          <w:rPr>
            <w:rFonts w:ascii="Times New Roman" w:eastAsia="Times New Roman" w:hAnsi="Times New Roman" w:cs="Times New Roman"/>
            <w:color w:val="131413"/>
            <w:sz w:val="24"/>
            <w:szCs w:val="24"/>
            <w:lang w:val="en-US"/>
          </w:rPr>
          <w:delText>,</w:delText>
        </w:r>
        <w:r w:rsidR="001022DE">
          <w:rPr>
            <w:rFonts w:ascii="Times New Roman" w:eastAsia="Times New Roman" w:hAnsi="Times New Roman" w:cs="Times New Roman"/>
            <w:color w:val="131413"/>
            <w:sz w:val="24"/>
            <w:szCs w:val="24"/>
            <w:lang w:val="en-US"/>
          </w:rPr>
          <w:delText xml:space="preserve"> </w:delText>
        </w:r>
      </w:del>
      <w:ins w:id="426" w:author="Venera Gashaj" w:date="2023-05-04T20:24:00Z">
        <w:r w:rsidR="003B6EC9" w:rsidRPr="00AD6EAC">
          <w:rPr>
            <w:rFonts w:ascii="Times New Roman" w:eastAsia="Times New Roman" w:hAnsi="Times New Roman" w:cs="Times New Roman"/>
            <w:sz w:val="24"/>
            <w:szCs w:val="24"/>
            <w:lang w:val="en-US"/>
          </w:rPr>
          <w:t xml:space="preserve">in </w:t>
        </w:r>
        <w:r w:rsidR="003B6EC9" w:rsidRPr="00DA3298">
          <w:rPr>
            <w:rFonts w:ascii="Times New Roman" w:eastAsia="Times New Roman" w:hAnsi="Times New Roman" w:cs="Times New Roman"/>
            <w:sz w:val="24"/>
            <w:szCs w:val="24"/>
            <w:lang w:val="en-US"/>
          </w:rPr>
          <w:t>FC4 was significantly (</w:t>
        </w:r>
        <w:proofErr w:type="spellStart"/>
        <w:r w:rsidRPr="00DA3298">
          <w:rPr>
            <w:rFonts w:ascii="Times New Roman" w:eastAsia="Times New Roman" w:hAnsi="Times New Roman" w:cs="Times New Roman"/>
            <w:i/>
            <w:sz w:val="24"/>
            <w:szCs w:val="24"/>
            <w:lang w:val="en-US"/>
          </w:rPr>
          <w:t>p</w:t>
        </w:r>
        <w:r w:rsidRPr="00AD6EAC">
          <w:rPr>
            <w:rFonts w:ascii="Times New Roman" w:eastAsia="Times New Roman" w:hAnsi="Times New Roman" w:cs="Times New Roman"/>
            <w:iCs/>
            <w:sz w:val="24"/>
            <w:szCs w:val="24"/>
            <w:vertAlign w:val="superscript"/>
            <w:lang w:val="en-US"/>
          </w:rPr>
          <w:t>bonf</w:t>
        </w:r>
        <w:proofErr w:type="spellEnd"/>
        <w:r w:rsidR="003B6EC9" w:rsidRPr="00DA3298">
          <w:rPr>
            <w:rFonts w:ascii="Times New Roman" w:eastAsia="Times New Roman" w:hAnsi="Times New Roman" w:cs="Times New Roman"/>
            <w:sz w:val="24"/>
            <w:szCs w:val="24"/>
            <w:lang w:val="en-US"/>
          </w:rPr>
          <w:t xml:space="preserve"> = .016) higher when non-</w:t>
        </w:r>
      </w:ins>
      <w:r w:rsidR="003B6EC9" w:rsidRPr="00DA3298">
        <w:rPr>
          <w:rFonts w:ascii="Times New Roman" w:hAnsi="Times New Roman"/>
          <w:sz w:val="24"/>
          <w:lang w:val="en-US"/>
          <w:rPrChange w:id="427" w:author="Venera Gashaj" w:date="2023-05-04T20:24:00Z">
            <w:rPr>
              <w:rFonts w:ascii="Times New Roman" w:hAnsi="Times New Roman"/>
              <w:color w:val="131413"/>
              <w:sz w:val="24"/>
              <w:lang w:val="en-US"/>
            </w:rPr>
          </w:rPrChange>
        </w:rPr>
        <w:t xml:space="preserve">symbolic demonstrations </w:t>
      </w:r>
      <w:del w:id="428" w:author="Venera Gashaj" w:date="2023-05-04T20:24:00Z">
        <w:r w:rsidR="002F1AF8">
          <w:rPr>
            <w:rFonts w:ascii="Times New Roman" w:eastAsia="Times New Roman" w:hAnsi="Times New Roman" w:cs="Times New Roman"/>
            <w:color w:val="131413"/>
            <w:sz w:val="24"/>
            <w:szCs w:val="24"/>
            <w:lang w:val="en-US"/>
          </w:rPr>
          <w:delText>descriptively</w:delText>
        </w:r>
      </w:del>
      <w:ins w:id="429" w:author="Venera Gashaj" w:date="2023-05-04T20:24:00Z">
        <w:r w:rsidR="003B6EC9" w:rsidRPr="00DA3298">
          <w:rPr>
            <w:rFonts w:ascii="Times New Roman" w:eastAsia="Times New Roman" w:hAnsi="Times New Roman" w:cs="Times New Roman"/>
            <w:sz w:val="24"/>
            <w:szCs w:val="24"/>
            <w:lang w:val="en-US"/>
          </w:rPr>
          <w:t xml:space="preserve">were watched </w:t>
        </w:r>
        <w:r>
          <w:rPr>
            <w:rFonts w:ascii="Times New Roman" w:eastAsia="Times New Roman" w:hAnsi="Times New Roman" w:cs="Times New Roman"/>
            <w:sz w:val="24"/>
            <w:szCs w:val="24"/>
            <w:lang w:val="en-US"/>
          </w:rPr>
          <w:t>than</w:t>
        </w:r>
        <w:r w:rsidR="003B6EC9" w:rsidRPr="00DA3298">
          <w:rPr>
            <w:rFonts w:ascii="Times New Roman" w:eastAsia="Times New Roman" w:hAnsi="Times New Roman" w:cs="Times New Roman"/>
            <w:sz w:val="24"/>
            <w:szCs w:val="24"/>
            <w:lang w:val="en-US"/>
          </w:rPr>
          <w:t xml:space="preserve"> symbolic demonstrations</w:t>
        </w:r>
        <w:r w:rsidR="001022DE" w:rsidRPr="00DA3298">
          <w:rPr>
            <w:rFonts w:ascii="Times New Roman" w:eastAsia="Times New Roman" w:hAnsi="Times New Roman" w:cs="Times New Roman"/>
            <w:sz w:val="24"/>
            <w:szCs w:val="24"/>
            <w:lang w:val="en-US"/>
          </w:rPr>
          <w:t>.</w:t>
        </w:r>
        <w:r w:rsidR="003B6EC9" w:rsidRPr="00DA3298">
          <w:rPr>
            <w:rFonts w:ascii="Times New Roman" w:eastAsia="Times New Roman" w:hAnsi="Times New Roman" w:cs="Times New Roman"/>
            <w:sz w:val="24"/>
            <w:szCs w:val="24"/>
            <w:lang w:val="en-US"/>
          </w:rPr>
          <w:t xml:space="preserve"> </w:t>
        </w:r>
        <w:r w:rsidRPr="00DA3298">
          <w:rPr>
            <w:rFonts w:ascii="Times New Roman" w:eastAsia="Times New Roman" w:hAnsi="Times New Roman" w:cs="Times New Roman"/>
            <w:sz w:val="24"/>
            <w:szCs w:val="24"/>
            <w:lang w:val="en-US"/>
          </w:rPr>
          <w:t>Similarly, non</w:t>
        </w:r>
        <w:r w:rsidR="00DA3298" w:rsidRPr="00DA3298">
          <w:rPr>
            <w:rFonts w:ascii="Times New Roman" w:eastAsia="Times New Roman" w:hAnsi="Times New Roman" w:cs="Times New Roman"/>
            <w:sz w:val="24"/>
            <w:szCs w:val="24"/>
            <w:lang w:val="en-US"/>
          </w:rPr>
          <w:t>-</w:t>
        </w:r>
        <w:r w:rsidR="001022DE" w:rsidRPr="00DA3298">
          <w:rPr>
            <w:rFonts w:ascii="Times New Roman" w:eastAsia="Times New Roman" w:hAnsi="Times New Roman" w:cs="Times New Roman"/>
            <w:sz w:val="24"/>
            <w:szCs w:val="24"/>
            <w:lang w:val="en-US"/>
          </w:rPr>
          <w:t xml:space="preserve">symbolic </w:t>
        </w:r>
        <w:r w:rsidR="004A58B4" w:rsidRPr="00DA3298">
          <w:rPr>
            <w:rFonts w:ascii="Times New Roman" w:eastAsia="Times New Roman" w:hAnsi="Times New Roman" w:cs="Times New Roman"/>
            <w:sz w:val="24"/>
            <w:szCs w:val="24"/>
            <w:lang w:val="en-US"/>
          </w:rPr>
          <w:t>demonstration</w:t>
        </w:r>
        <w:r w:rsidR="001022DE" w:rsidRPr="00DA3298">
          <w:rPr>
            <w:rFonts w:ascii="Times New Roman" w:eastAsia="Times New Roman" w:hAnsi="Times New Roman" w:cs="Times New Roman"/>
            <w:sz w:val="24"/>
            <w:szCs w:val="24"/>
            <w:lang w:val="en-US"/>
          </w:rPr>
          <w:t>s</w:t>
        </w:r>
      </w:ins>
      <w:r w:rsidR="001022DE" w:rsidRPr="00DA3298">
        <w:rPr>
          <w:rFonts w:ascii="Times New Roman" w:hAnsi="Times New Roman"/>
          <w:sz w:val="24"/>
          <w:lang w:val="en-US"/>
          <w:rPrChange w:id="430" w:author="Venera Gashaj" w:date="2023-05-04T20:24:00Z">
            <w:rPr>
              <w:rFonts w:ascii="Times New Roman" w:hAnsi="Times New Roman"/>
              <w:color w:val="131413"/>
              <w:sz w:val="24"/>
              <w:lang w:val="en-US"/>
            </w:rPr>
          </w:rPrChange>
        </w:rPr>
        <w:t xml:space="preserve"> </w:t>
      </w:r>
      <w:commentRangeStart w:id="431"/>
      <w:commentRangeStart w:id="432"/>
      <w:r w:rsidR="001022DE" w:rsidRPr="00DA3298">
        <w:rPr>
          <w:rFonts w:ascii="Times New Roman" w:hAnsi="Times New Roman"/>
          <w:sz w:val="24"/>
          <w:lang w:val="en-US"/>
          <w:rPrChange w:id="433" w:author="Venera Gashaj" w:date="2023-05-04T20:24:00Z">
            <w:rPr>
              <w:rFonts w:ascii="Times New Roman" w:hAnsi="Times New Roman"/>
              <w:color w:val="131413"/>
              <w:sz w:val="24"/>
              <w:lang w:val="en-US"/>
            </w:rPr>
          </w:rPrChange>
        </w:rPr>
        <w:t xml:space="preserve">provoked higher gamma </w:t>
      </w:r>
      <w:commentRangeEnd w:id="431"/>
      <w:del w:id="434" w:author="Venera Gashaj" w:date="2023-05-04T20:24:00Z">
        <w:r w:rsidR="001022DE">
          <w:rPr>
            <w:rFonts w:ascii="Times New Roman" w:eastAsia="Times New Roman" w:hAnsi="Times New Roman" w:cs="Times New Roman"/>
            <w:color w:val="131413"/>
            <w:sz w:val="24"/>
            <w:szCs w:val="24"/>
            <w:lang w:val="en-US"/>
          </w:rPr>
          <w:delText>power, even if these differences are not statistically significant</w:delText>
        </w:r>
      </w:del>
      <w:ins w:id="435" w:author="Venera Gashaj" w:date="2023-05-04T20:24:00Z">
        <w:r w:rsidR="00BB6B2B" w:rsidRPr="00DA3298">
          <w:rPr>
            <w:rStyle w:val="CommentReference"/>
          </w:rPr>
          <w:commentReference w:id="431"/>
        </w:r>
        <w:commentRangeEnd w:id="432"/>
        <w:r w:rsidR="000C6DAD" w:rsidRPr="00DA3298">
          <w:rPr>
            <w:rStyle w:val="CommentReference"/>
          </w:rPr>
          <w:commentReference w:id="432"/>
        </w:r>
        <w:r w:rsidR="001022DE" w:rsidRPr="00DA3298">
          <w:rPr>
            <w:rFonts w:ascii="Times New Roman" w:eastAsia="Times New Roman" w:hAnsi="Times New Roman" w:cs="Times New Roman"/>
            <w:sz w:val="24"/>
            <w:szCs w:val="24"/>
            <w:lang w:val="en-US"/>
          </w:rPr>
          <w:t>power</w:t>
        </w:r>
        <w:r w:rsidR="00DA3298" w:rsidRPr="00DA3298">
          <w:rPr>
            <w:rFonts w:ascii="Times New Roman" w:eastAsia="Times New Roman" w:hAnsi="Times New Roman" w:cs="Times New Roman"/>
            <w:sz w:val="24"/>
            <w:szCs w:val="24"/>
            <w:lang w:val="en-US"/>
          </w:rPr>
          <w:t xml:space="preserve"> in </w:t>
        </w:r>
        <w:proofErr w:type="spellStart"/>
        <w:r w:rsidR="00DA3298" w:rsidRPr="00DA3298">
          <w:rPr>
            <w:rFonts w:ascii="Times New Roman" w:eastAsia="Times New Roman" w:hAnsi="Times New Roman" w:cs="Times New Roman"/>
            <w:sz w:val="24"/>
            <w:szCs w:val="24"/>
            <w:lang w:val="en-US"/>
          </w:rPr>
          <w:t>FCz</w:t>
        </w:r>
        <w:proofErr w:type="spellEnd"/>
        <w:r w:rsidR="00DA3298" w:rsidRPr="00DA3298">
          <w:rPr>
            <w:rFonts w:ascii="Times New Roman" w:eastAsia="Times New Roman" w:hAnsi="Times New Roman" w:cs="Times New Roman"/>
            <w:sz w:val="24"/>
            <w:szCs w:val="24"/>
            <w:lang w:val="en-US"/>
          </w:rPr>
          <w:t xml:space="preserve"> (</w:t>
        </w:r>
        <w:proofErr w:type="spellStart"/>
        <w:r w:rsidRPr="00DA3298">
          <w:rPr>
            <w:rFonts w:ascii="Times New Roman" w:eastAsia="Times New Roman" w:hAnsi="Times New Roman" w:cs="Times New Roman"/>
            <w:i/>
            <w:sz w:val="24"/>
            <w:szCs w:val="24"/>
            <w:lang w:val="en-US"/>
          </w:rPr>
          <w:t>p</w:t>
        </w:r>
        <w:r w:rsidRPr="00AD6EAC">
          <w:rPr>
            <w:rFonts w:ascii="Times New Roman" w:eastAsia="Times New Roman" w:hAnsi="Times New Roman" w:cs="Times New Roman"/>
            <w:iCs/>
            <w:sz w:val="24"/>
            <w:szCs w:val="24"/>
            <w:vertAlign w:val="superscript"/>
            <w:lang w:val="en-US"/>
          </w:rPr>
          <w:t>bonf</w:t>
        </w:r>
        <w:proofErr w:type="spellEnd"/>
        <w:r w:rsidRPr="00DA3298">
          <w:rPr>
            <w:rFonts w:ascii="Times New Roman" w:eastAsia="Times New Roman" w:hAnsi="Times New Roman" w:cs="Times New Roman"/>
            <w:sz w:val="24"/>
            <w:szCs w:val="24"/>
            <w:lang w:val="en-US"/>
          </w:rPr>
          <w:t xml:space="preserve"> </w:t>
        </w:r>
        <w:r w:rsidR="00DA3298" w:rsidRPr="00DA3298">
          <w:rPr>
            <w:rFonts w:ascii="Times New Roman" w:eastAsia="Times New Roman" w:hAnsi="Times New Roman" w:cs="Times New Roman"/>
            <w:sz w:val="24"/>
            <w:szCs w:val="24"/>
            <w:lang w:val="en-US"/>
          </w:rPr>
          <w:t>&lt; .001) than symbolic demonstrations</w:t>
        </w:r>
      </w:ins>
      <w:r w:rsidR="00DA3298" w:rsidRPr="00DA3298">
        <w:rPr>
          <w:rFonts w:ascii="Times New Roman" w:hAnsi="Times New Roman"/>
          <w:sz w:val="24"/>
          <w:lang w:val="en-US"/>
          <w:rPrChange w:id="436" w:author="Venera Gashaj" w:date="2023-05-04T20:24:00Z">
            <w:rPr>
              <w:rFonts w:ascii="Times New Roman" w:hAnsi="Times New Roman"/>
              <w:color w:val="131413"/>
              <w:sz w:val="24"/>
              <w:lang w:val="en-US"/>
            </w:rPr>
          </w:rPrChange>
        </w:rPr>
        <w:t>.</w:t>
      </w:r>
    </w:p>
    <w:p w14:paraId="5BD7B06E" w14:textId="18992B52" w:rsidR="0023368E" w:rsidRDefault="00437550" w:rsidP="00BA3812">
      <w:pPr>
        <w:spacing w:line="480" w:lineRule="auto"/>
        <w:ind w:firstLine="720"/>
        <w:jc w:val="both"/>
        <w:rPr>
          <w:rFonts w:ascii="Times New Roman" w:eastAsia="Times New Roman" w:hAnsi="Times New Roman" w:cs="Times New Roman"/>
          <w:i/>
          <w:sz w:val="24"/>
          <w:szCs w:val="24"/>
          <w:lang w:val="en-US"/>
        </w:rPr>
      </w:pPr>
      <w:commentRangeStart w:id="437"/>
      <w:commentRangeStart w:id="438"/>
      <w:r w:rsidRPr="00A20AEF">
        <w:rPr>
          <w:rFonts w:ascii="Times New Roman" w:eastAsia="Times New Roman" w:hAnsi="Times New Roman" w:cs="Times New Roman"/>
          <w:sz w:val="24"/>
          <w:szCs w:val="24"/>
          <w:lang w:val="en-US"/>
        </w:rPr>
        <w:t xml:space="preserve">Figure </w:t>
      </w:r>
      <w:del w:id="439" w:author="Venera Gashaj" w:date="2023-05-04T20:24:00Z">
        <w:r w:rsidRPr="00A20AEF">
          <w:rPr>
            <w:rFonts w:ascii="Times New Roman" w:eastAsia="Times New Roman" w:hAnsi="Times New Roman" w:cs="Times New Roman"/>
            <w:sz w:val="24"/>
            <w:szCs w:val="24"/>
            <w:lang w:val="en-US"/>
          </w:rPr>
          <w:delText>3</w:delText>
        </w:r>
      </w:del>
      <w:ins w:id="440" w:author="Venera Gashaj" w:date="2023-05-04T20:24:00Z">
        <w:r w:rsidR="00BA3812">
          <w:rPr>
            <w:rFonts w:ascii="Times New Roman" w:eastAsia="Times New Roman" w:hAnsi="Times New Roman" w:cs="Times New Roman"/>
            <w:sz w:val="24"/>
            <w:szCs w:val="24"/>
            <w:lang w:val="en-US"/>
          </w:rPr>
          <w:t>4</w:t>
        </w:r>
      </w:ins>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Estimated marginal means</w:t>
      </w:r>
      <w:r w:rsidR="00943B8F">
        <w:rPr>
          <w:rFonts w:ascii="Times New Roman" w:eastAsia="Times New Roman" w:hAnsi="Times New Roman" w:cs="Times New Roman"/>
          <w:i/>
          <w:sz w:val="24"/>
          <w:szCs w:val="24"/>
          <w:lang w:val="en-US"/>
        </w:rPr>
        <w:t xml:space="preserve"> and standard errors</w:t>
      </w:r>
      <w:r w:rsidRPr="00A20AEF">
        <w:rPr>
          <w:rFonts w:ascii="Times New Roman" w:eastAsia="Times New Roman" w:hAnsi="Times New Roman" w:cs="Times New Roman"/>
          <w:i/>
          <w:sz w:val="24"/>
          <w:szCs w:val="24"/>
          <w:lang w:val="en-US"/>
        </w:rPr>
        <w:t xml:space="preserve"> of gamma power in voltage </w:t>
      </w:r>
      <w:commentRangeEnd w:id="437"/>
      <w:r w:rsidR="00BB6B2B">
        <w:rPr>
          <w:rStyle w:val="CommentReference"/>
        </w:rPr>
        <w:commentReference w:id="437"/>
      </w:r>
      <w:commentRangeEnd w:id="438"/>
      <w:r w:rsidR="00B05D05">
        <w:rPr>
          <w:rStyle w:val="CommentReference"/>
        </w:rPr>
        <w:commentReference w:id="438"/>
      </w:r>
      <w:r w:rsidRPr="00A20AEF">
        <w:rPr>
          <w:rFonts w:ascii="Times New Roman" w:eastAsia="Times New Roman" w:hAnsi="Times New Roman" w:cs="Times New Roman"/>
          <w:i/>
          <w:sz w:val="24"/>
          <w:szCs w:val="24"/>
          <w:lang w:val="en-US"/>
        </w:rPr>
        <w:t xml:space="preserve">over frontocentral cluster, depending on symbolic versus non-symbolic </w:t>
      </w:r>
      <w:proofErr w:type="gramStart"/>
      <w:r w:rsidRPr="00A20AEF">
        <w:rPr>
          <w:rFonts w:ascii="Times New Roman" w:eastAsia="Times New Roman" w:hAnsi="Times New Roman" w:cs="Times New Roman"/>
          <w:i/>
          <w:sz w:val="24"/>
          <w:szCs w:val="24"/>
          <w:lang w:val="en-US"/>
        </w:rPr>
        <w:t>format</w:t>
      </w:r>
      <w:proofErr w:type="gramEnd"/>
    </w:p>
    <w:p w14:paraId="42D98620" w14:textId="77777777" w:rsidR="0023368E" w:rsidRDefault="0023368E">
      <w:pPr>
        <w:spacing w:line="480" w:lineRule="auto"/>
        <w:ind w:firstLine="720"/>
        <w:jc w:val="both"/>
        <w:rPr>
          <w:del w:id="441" w:author="Venera Gashaj" w:date="2023-05-04T20:24:00Z"/>
          <w:rFonts w:ascii="Times New Roman" w:eastAsia="Times New Roman" w:hAnsi="Times New Roman" w:cs="Times New Roman"/>
          <w:i/>
          <w:sz w:val="24"/>
          <w:szCs w:val="24"/>
          <w:lang w:val="en-US"/>
        </w:rPr>
      </w:pPr>
    </w:p>
    <w:p w14:paraId="2DFB635A" w14:textId="77777777" w:rsidR="0023368E" w:rsidRPr="00943B8F" w:rsidRDefault="00B67127">
      <w:pPr>
        <w:spacing w:line="480" w:lineRule="auto"/>
        <w:jc w:val="both"/>
        <w:rPr>
          <w:del w:id="442" w:author="Venera Gashaj" w:date="2023-05-04T20:24:00Z"/>
          <w:rFonts w:ascii="Times New Roman" w:eastAsia="Times New Roman" w:hAnsi="Times New Roman" w:cs="Times New Roman"/>
          <w:color w:val="131413"/>
          <w:sz w:val="24"/>
          <w:szCs w:val="24"/>
          <w:lang w:val="en-US"/>
        </w:rPr>
      </w:pPr>
      <w:del w:id="443" w:author="Venera Gashaj" w:date="2023-05-04T20:24:00Z">
        <w:r>
          <w:rPr>
            <w:rFonts w:ascii="Times New Roman" w:eastAsia="Times New Roman" w:hAnsi="Times New Roman" w:cs="Times New Roman"/>
            <w:i/>
            <w:noProof/>
            <w:sz w:val="24"/>
            <w:szCs w:val="24"/>
            <w:lang w:val="en-US"/>
          </w:rPr>
          <mc:AlternateContent>
            <mc:Choice Requires="wpg">
              <w:drawing>
                <wp:anchor distT="0" distB="0" distL="114300" distR="114300" simplePos="0" relativeHeight="251662336" behindDoc="0" locked="0" layoutInCell="1" allowOverlap="1" wp14:anchorId="67E0A120" wp14:editId="2F923FEA">
                  <wp:simplePos x="0" y="0"/>
                  <wp:positionH relativeFrom="margin">
                    <wp:posOffset>-29845</wp:posOffset>
                  </wp:positionH>
                  <wp:positionV relativeFrom="margin">
                    <wp:posOffset>415361</wp:posOffset>
                  </wp:positionV>
                  <wp:extent cx="5733415" cy="27806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733415" cy="2780665"/>
                            <a:chOff x="0" y="0"/>
                            <a:chExt cx="5733415" cy="2781162"/>
                          </a:xfrm>
                        </wpg:grpSpPr>
                        <wps:wsp>
                          <wps:cNvPr id="7" name="Textfeld 7"/>
                          <wps:cNvSpPr txBox="1"/>
                          <wps:spPr>
                            <a:xfrm>
                              <a:off x="675861" y="0"/>
                              <a:ext cx="4068417" cy="225286"/>
                            </a:xfrm>
                            <a:prstGeom prst="rect">
                              <a:avLst/>
                            </a:prstGeom>
                            <a:noFill/>
                            <a:ln w="6350">
                              <a:noFill/>
                            </a:ln>
                          </wps:spPr>
                          <wps:txbx>
                            <w:txbxContent>
                              <w:p w14:paraId="24589BC1" w14:textId="77777777" w:rsidR="00943B8F" w:rsidRPr="00943B8F" w:rsidRDefault="00943B8F" w:rsidP="00943B8F">
                                <w:pPr>
                                  <w:rPr>
                                    <w:del w:id="444" w:author="Venera Gashaj" w:date="2023-05-04T20:24:00Z"/>
                                    <w:sz w:val="16"/>
                                    <w:szCs w:val="16"/>
                                    <w:lang w:val="de-CH"/>
                                  </w:rPr>
                                </w:pPr>
                                <w:del w:id="445" w:author="Venera Gashaj" w:date="2023-05-04T20:24:00Z">
                                  <w:r w:rsidRPr="00943B8F">
                                    <w:rPr>
                                      <w:sz w:val="16"/>
                                      <w:szCs w:val="16"/>
                                      <w:lang w:val="de-CH"/>
                                    </w:rPr>
                                    <w:delText>FC1</w:delText>
                                  </w:r>
                                  <w:r>
                                    <w:rPr>
                                      <w:sz w:val="16"/>
                                      <w:szCs w:val="16"/>
                                      <w:lang w:val="de-CH"/>
                                    </w:rPr>
                                    <w:delText xml:space="preserve">          </w:delText>
                                  </w:r>
                                  <w:r w:rsidRPr="00943B8F">
                                    <w:rPr>
                                      <w:sz w:val="16"/>
                                      <w:szCs w:val="16"/>
                                      <w:lang w:val="de-CH"/>
                                    </w:rPr>
                                    <w:tab/>
                                    <w:delText>FC2</w:delText>
                                  </w:r>
                                  <w:r>
                                    <w:rPr>
                                      <w:sz w:val="16"/>
                                      <w:szCs w:val="16"/>
                                      <w:lang w:val="de-CH"/>
                                    </w:rPr>
                                    <w:tab/>
                                    <w:delText xml:space="preserve">             </w:delText>
                                  </w:r>
                                  <w:r w:rsidRPr="00943B8F">
                                    <w:rPr>
                                      <w:sz w:val="16"/>
                                      <w:szCs w:val="16"/>
                                      <w:lang w:val="de-CH"/>
                                    </w:rPr>
                                    <w:delText>FC3</w:delText>
                                  </w:r>
                                  <w:r w:rsidRPr="00943B8F">
                                    <w:rPr>
                                      <w:sz w:val="16"/>
                                      <w:szCs w:val="16"/>
                                      <w:lang w:val="de-CH"/>
                                    </w:rPr>
                                    <w:tab/>
                                  </w:r>
                                  <w:r>
                                    <w:rPr>
                                      <w:sz w:val="16"/>
                                      <w:szCs w:val="16"/>
                                      <w:lang w:val="de-CH"/>
                                    </w:rPr>
                                    <w:delText xml:space="preserve">          </w:delText>
                                  </w:r>
                                  <w:r w:rsidRPr="00943B8F">
                                    <w:rPr>
                                      <w:sz w:val="16"/>
                                      <w:szCs w:val="16"/>
                                      <w:lang w:val="de-CH"/>
                                    </w:rPr>
                                    <w:delText>FC4</w:delText>
                                  </w:r>
                                  <w:r>
                                    <w:rPr>
                                      <w:sz w:val="16"/>
                                      <w:szCs w:val="16"/>
                                      <w:lang w:val="de-CH"/>
                                    </w:rPr>
                                    <w:tab/>
                                    <w:delText xml:space="preserve">       </w:delText>
                                  </w:r>
                                  <w:r w:rsidRPr="00943B8F">
                                    <w:rPr>
                                      <w:sz w:val="16"/>
                                      <w:szCs w:val="16"/>
                                      <w:lang w:val="de-CH"/>
                                    </w:rPr>
                                    <w:delText>FCz</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uppieren 6"/>
                          <wpg:cNvGrpSpPr/>
                          <wpg:grpSpPr>
                            <a:xfrm>
                              <a:off x="0" y="225287"/>
                              <a:ext cx="5733415" cy="2555875"/>
                              <a:chOff x="0" y="0"/>
                              <a:chExt cx="6418691" cy="2861945"/>
                            </a:xfrm>
                          </wpg:grpSpPr>
                          <pic:pic xmlns:pic="http://schemas.openxmlformats.org/drawingml/2006/picture">
                            <pic:nvPicPr>
                              <pic:cNvPr id="1" name="Grafik 1"/>
                              <pic:cNvPicPr>
                                <a:picLocks noChangeAspect="1"/>
                              </pic:cNvPicPr>
                            </pic:nvPicPr>
                            <pic:blipFill rotWithShape="1">
                              <a:blip r:embed="rId19" cstate="print">
                                <a:extLst>
                                  <a:ext uri="{28A0092B-C50C-407E-A947-70E740481C1C}">
                                    <a14:useLocalDpi xmlns:a14="http://schemas.microsoft.com/office/drawing/2010/main" val="0"/>
                                  </a:ext>
                                </a:extLst>
                              </a:blip>
                              <a:srcRect l="2951" t="2631" r="1386" b="2610"/>
                              <a:stretch/>
                            </pic:blipFill>
                            <pic:spPr bwMode="auto">
                              <a:xfrm>
                                <a:off x="0" y="0"/>
                                <a:ext cx="6320790" cy="28619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image1.png"/>
                              <pic:cNvPicPr/>
                            </pic:nvPicPr>
                            <pic:blipFill rotWithShape="1">
                              <a:blip r:embed="rId20">
                                <a:extLst>
                                  <a:ext uri="{28A0092B-C50C-407E-A947-70E740481C1C}">
                                    <a14:useLocalDpi xmlns:a14="http://schemas.microsoft.com/office/drawing/2010/main" val="0"/>
                                  </a:ext>
                                </a:extLst>
                              </a:blip>
                              <a:srcRect l="74922" t="22741" b="28526"/>
                              <a:stretch/>
                            </pic:blipFill>
                            <pic:spPr bwMode="auto">
                              <a:xfrm>
                                <a:off x="5062331" y="1020417"/>
                                <a:ext cx="1356360" cy="1510665"/>
                              </a:xfrm>
                              <a:prstGeom prst="rect">
                                <a:avLst/>
                              </a:prstGeom>
                              <a:ln>
                                <a:noFill/>
                              </a:ln>
                              <a:extLst>
                                <a:ext uri="{53640926-AAD7-44D8-BBD7-CCE9431645EC}">
                                  <a14:shadowObscured xmlns:a14="http://schemas.microsoft.com/office/drawing/2010/main"/>
                                </a:ext>
                              </a:extLst>
                            </pic:spPr>
                          </pic:pic>
                        </wpg:grpSp>
                      </wpg:wgp>
                    </a:graphicData>
                  </a:graphic>
                  <wp14:sizeRelH relativeFrom="page">
                    <wp14:pctWidth>0</wp14:pctWidth>
                  </wp14:sizeRelH>
                  <wp14:sizeRelV relativeFrom="page">
                    <wp14:pctHeight>0</wp14:pctHeight>
                  </wp14:sizeRelV>
                </wp:anchor>
              </w:drawing>
            </mc:Choice>
            <mc:Fallback>
              <w:pict>
                <v:group w14:anchorId="67E0A120" id="Group 8" o:spid="_x0000_s1026" style="position:absolute;left:0;text-align:left;margin-left:-2.35pt;margin-top:32.7pt;width:451.45pt;height:218.95pt;z-index:251662336;mso-position-horizontal-relative:margin;mso-position-vertical-relative:margin" coordsize="57334,278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">
                  <v:shapetype id="_x0000_t202" coordsize="21600,21600" o:spt="202" path="m,l,21600r21600,l21600,xe">
                    <v:stroke joinstyle="miter"/>
                    <v:path gradientshapeok="t" o:connecttype="rect"/>
                  </v:shapetype>
                  <v:shape id="Textfeld 7" o:spid="_x0000_s1027" type="#_x0000_t202" style="position:absolute;left:6758;width:40684;height:2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24589BC1" w14:textId="77777777" w:rsidR="00943B8F" w:rsidRPr="00943B8F" w:rsidRDefault="00943B8F" w:rsidP="00943B8F">
                          <w:pPr>
                            <w:rPr>
                              <w:del w:id="446" w:author="Venera Gashaj" w:date="2023-05-04T20:24:00Z"/>
                              <w:sz w:val="16"/>
                              <w:szCs w:val="16"/>
                              <w:lang w:val="de-CH"/>
                            </w:rPr>
                          </w:pPr>
                          <w:del w:id="447" w:author="Venera Gashaj" w:date="2023-05-04T20:24:00Z">
                            <w:r w:rsidRPr="00943B8F">
                              <w:rPr>
                                <w:sz w:val="16"/>
                                <w:szCs w:val="16"/>
                                <w:lang w:val="de-CH"/>
                              </w:rPr>
                              <w:delText>FC1</w:delText>
                            </w:r>
                            <w:r>
                              <w:rPr>
                                <w:sz w:val="16"/>
                                <w:szCs w:val="16"/>
                                <w:lang w:val="de-CH"/>
                              </w:rPr>
                              <w:delText xml:space="preserve">          </w:delText>
                            </w:r>
                            <w:r w:rsidRPr="00943B8F">
                              <w:rPr>
                                <w:sz w:val="16"/>
                                <w:szCs w:val="16"/>
                                <w:lang w:val="de-CH"/>
                              </w:rPr>
                              <w:tab/>
                              <w:delText>FC2</w:delText>
                            </w:r>
                            <w:r>
                              <w:rPr>
                                <w:sz w:val="16"/>
                                <w:szCs w:val="16"/>
                                <w:lang w:val="de-CH"/>
                              </w:rPr>
                              <w:tab/>
                              <w:delText xml:space="preserve">             </w:delText>
                            </w:r>
                            <w:r w:rsidRPr="00943B8F">
                              <w:rPr>
                                <w:sz w:val="16"/>
                                <w:szCs w:val="16"/>
                                <w:lang w:val="de-CH"/>
                              </w:rPr>
                              <w:delText>FC3</w:delText>
                            </w:r>
                            <w:r w:rsidRPr="00943B8F">
                              <w:rPr>
                                <w:sz w:val="16"/>
                                <w:szCs w:val="16"/>
                                <w:lang w:val="de-CH"/>
                              </w:rPr>
                              <w:tab/>
                            </w:r>
                            <w:r>
                              <w:rPr>
                                <w:sz w:val="16"/>
                                <w:szCs w:val="16"/>
                                <w:lang w:val="de-CH"/>
                              </w:rPr>
                              <w:delText xml:space="preserve">          </w:delText>
                            </w:r>
                            <w:r w:rsidRPr="00943B8F">
                              <w:rPr>
                                <w:sz w:val="16"/>
                                <w:szCs w:val="16"/>
                                <w:lang w:val="de-CH"/>
                              </w:rPr>
                              <w:delText>FC4</w:delText>
                            </w:r>
                            <w:r>
                              <w:rPr>
                                <w:sz w:val="16"/>
                                <w:szCs w:val="16"/>
                                <w:lang w:val="de-CH"/>
                              </w:rPr>
                              <w:tab/>
                              <w:delText xml:space="preserve">       </w:delText>
                            </w:r>
                            <w:r w:rsidRPr="00943B8F">
                              <w:rPr>
                                <w:sz w:val="16"/>
                                <w:szCs w:val="16"/>
                                <w:lang w:val="de-CH"/>
                              </w:rPr>
                              <w:delText>FCz</w:delText>
                            </w:r>
                          </w:del>
                        </w:p>
                      </w:txbxContent>
                    </v:textbox>
                  </v:shape>
                  <v:group id="Gruppieren 6" o:spid="_x0000_s1028" style="position:absolute;top:2252;width:57334;height:25559" coordsize="64186,28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63207;height:28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">
                      <v:imagedata r:id="rId21" o:title="" croptop="1724f" cropbottom="1710f" cropleft="1934f" cropright="908f"/>
                    </v:shape>
                    <v:shape id="image1.png" o:spid="_x0000_s1030" type="#_x0000_t75" style="position:absolute;left:50623;top:10204;width:13563;height:15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">
                      <v:imagedata r:id="rId22" o:title="" croptop="14904f" cropbottom="18695f" cropleft="49101f"/>
                    </v:shape>
                  </v:group>
                  <w10:wrap type="square" anchorx="margin" anchory="margin"/>
                </v:group>
              </w:pict>
            </mc:Fallback>
          </mc:AlternateContent>
        </w:r>
      </w:del>
    </w:p>
    <w:p w14:paraId="201F327D" w14:textId="77777777" w:rsidR="00B67127" w:rsidRPr="008A78D9" w:rsidRDefault="00B67127">
      <w:pPr>
        <w:spacing w:line="480" w:lineRule="auto"/>
        <w:ind w:firstLine="708"/>
        <w:rPr>
          <w:del w:id="448" w:author="Venera Gashaj" w:date="2023-05-04T20:24:00Z"/>
          <w:rFonts w:ascii="Times New Roman" w:eastAsia="Times New Roman" w:hAnsi="Times New Roman" w:cs="Times New Roman"/>
          <w:color w:val="FFFFFF" w:themeColor="background1"/>
          <w:sz w:val="24"/>
          <w:szCs w:val="24"/>
          <w:lang w:val="en-US"/>
        </w:rPr>
      </w:pPr>
    </w:p>
    <w:p w14:paraId="7C9862B8" w14:textId="3C5EB011" w:rsidR="0023368E" w:rsidRPr="00943B8F" w:rsidRDefault="00BA3812">
      <w:pPr>
        <w:spacing w:line="480" w:lineRule="auto"/>
        <w:jc w:val="both"/>
        <w:rPr>
          <w:ins w:id="449" w:author="Venera Gashaj" w:date="2023-05-04T20:24:00Z"/>
          <w:rFonts w:ascii="Times New Roman" w:eastAsia="Times New Roman" w:hAnsi="Times New Roman" w:cs="Times New Roman"/>
          <w:color w:val="131413"/>
          <w:sz w:val="24"/>
          <w:szCs w:val="24"/>
          <w:lang w:val="en-US"/>
        </w:rPr>
      </w:pPr>
      <w:ins w:id="450" w:author="Venera Gashaj" w:date="2023-05-04T20:24:00Z">
        <w:r>
          <w:rPr>
            <w:rFonts w:ascii="Times New Roman" w:eastAsia="Times New Roman" w:hAnsi="Times New Roman" w:cs="Times New Roman"/>
            <w:noProof/>
            <w:color w:val="131413"/>
            <w:sz w:val="24"/>
            <w:szCs w:val="24"/>
            <w:lang w:val="en-US"/>
          </w:rPr>
          <w:drawing>
            <wp:inline distT="0" distB="0" distL="0" distR="0" wp14:anchorId="17954E60" wp14:editId="622108E1">
              <wp:extent cx="5153025" cy="3864911"/>
              <wp:effectExtent l="0" t="0" r="3175" b="0"/>
              <wp:docPr id="214370709" name="Picture 2143707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709" name="Picture 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98150" cy="3898756"/>
                      </a:xfrm>
                      <a:prstGeom prst="rect">
                        <a:avLst/>
                      </a:prstGeom>
                    </pic:spPr>
                  </pic:pic>
                </a:graphicData>
              </a:graphic>
            </wp:inline>
          </w:drawing>
        </w:r>
      </w:ins>
    </w:p>
    <w:p w14:paraId="1819491B" w14:textId="59DBF03F" w:rsidR="00B67127" w:rsidRDefault="00B67127">
      <w:pPr>
        <w:spacing w:line="480" w:lineRule="auto"/>
        <w:ind w:firstLine="708"/>
        <w:rPr>
          <w:ins w:id="451" w:author="Venera Gashaj" w:date="2023-05-04T20:24:00Z"/>
          <w:rFonts w:ascii="Times New Roman" w:eastAsia="Times New Roman" w:hAnsi="Times New Roman" w:cs="Times New Roman"/>
          <w:color w:val="131413"/>
          <w:sz w:val="24"/>
          <w:szCs w:val="24"/>
          <w:lang w:val="en-US"/>
        </w:rPr>
      </w:pPr>
    </w:p>
    <w:p w14:paraId="6CF2C814" w14:textId="5F0576CD" w:rsidR="0023368E" w:rsidRPr="00526D3F" w:rsidRDefault="00437550" w:rsidP="00BB6B2B">
      <w:pPr>
        <w:spacing w:line="480" w:lineRule="auto"/>
        <w:ind w:firstLine="708"/>
        <w:rPr>
          <w:rFonts w:ascii="Times New Roman" w:hAnsi="Times New Roman"/>
          <w:sz w:val="24"/>
          <w:lang w:val="en-US"/>
          <w:rPrChange w:id="452" w:author="Venera Gashaj" w:date="2023-05-04T20:24:00Z">
            <w:rPr>
              <w:rFonts w:ascii="Times New Roman" w:hAnsi="Times New Roman"/>
              <w:color w:val="131413"/>
              <w:sz w:val="24"/>
              <w:lang w:val="en-US"/>
            </w:rPr>
          </w:rPrChange>
        </w:rPr>
      </w:pPr>
      <w:r w:rsidRPr="00526D3F">
        <w:rPr>
          <w:rFonts w:ascii="Times New Roman" w:hAnsi="Times New Roman"/>
          <w:sz w:val="24"/>
          <w:lang w:val="en-US"/>
          <w:rPrChange w:id="453" w:author="Venera Gashaj" w:date="2023-05-04T20:24:00Z">
            <w:rPr>
              <w:rFonts w:ascii="Times New Roman" w:hAnsi="Times New Roman"/>
              <w:color w:val="131413"/>
              <w:sz w:val="24"/>
              <w:lang w:val="en-US"/>
            </w:rPr>
          </w:rPrChange>
        </w:rPr>
        <w:t xml:space="preserve">Repeated-measures ANOVA of the average beta power revealed a significant effect for electrode, </w:t>
      </w:r>
      <w:del w:id="454" w:author="Venera Gashaj" w:date="2023-05-04T20:24:00Z">
        <w:r w:rsidRPr="00A20AEF">
          <w:rPr>
            <w:rFonts w:ascii="Times New Roman" w:eastAsia="Times New Roman" w:hAnsi="Times New Roman" w:cs="Times New Roman"/>
            <w:i/>
            <w:color w:val="131413"/>
            <w:sz w:val="24"/>
            <w:szCs w:val="24"/>
            <w:lang w:val="en-US"/>
          </w:rPr>
          <w:delText>F</w:delText>
        </w:r>
        <w:r w:rsidRPr="00A20AEF">
          <w:rPr>
            <w:rFonts w:ascii="Times New Roman" w:eastAsia="Times New Roman" w:hAnsi="Times New Roman" w:cs="Times New Roman"/>
            <w:color w:val="131413"/>
            <w:sz w:val="24"/>
            <w:szCs w:val="24"/>
            <w:lang w:val="en-US"/>
          </w:rPr>
          <w:delText>(1, 26) = 57.57</w:delText>
        </w:r>
      </w:del>
      <w:ins w:id="455" w:author="Venera Gashaj" w:date="2023-05-04T20:24:00Z">
        <w:r w:rsidRPr="00526D3F">
          <w:rPr>
            <w:rFonts w:ascii="Times New Roman" w:eastAsia="Times New Roman" w:hAnsi="Times New Roman" w:cs="Times New Roman"/>
            <w:i/>
            <w:sz w:val="24"/>
            <w:szCs w:val="24"/>
            <w:lang w:val="en-US"/>
          </w:rPr>
          <w:t>F</w:t>
        </w:r>
        <w:r w:rsidR="00AD6EAC" w:rsidRPr="00526D3F">
          <w:rPr>
            <w:rFonts w:ascii="Times New Roman" w:eastAsia="Times New Roman" w:hAnsi="Times New Roman" w:cs="Times New Roman"/>
            <w:iCs/>
            <w:sz w:val="24"/>
            <w:szCs w:val="24"/>
            <w:vertAlign w:val="superscript"/>
            <w:lang w:val="en-US"/>
          </w:rPr>
          <w:t>HF</w:t>
        </w:r>
        <w:r w:rsidRPr="00526D3F">
          <w:rPr>
            <w:rFonts w:ascii="Times New Roman" w:eastAsia="Times New Roman" w:hAnsi="Times New Roman" w:cs="Times New Roman"/>
            <w:sz w:val="24"/>
            <w:szCs w:val="24"/>
            <w:lang w:val="en-US"/>
          </w:rPr>
          <w:t>(</w:t>
        </w:r>
        <w:r w:rsidR="00AD6EAC" w:rsidRPr="00526D3F">
          <w:rPr>
            <w:rFonts w:ascii="Times New Roman" w:eastAsia="Times New Roman" w:hAnsi="Times New Roman" w:cs="Times New Roman"/>
            <w:sz w:val="24"/>
            <w:szCs w:val="24"/>
            <w:lang w:val="en-US"/>
          </w:rPr>
          <w:t>2.4</w:t>
        </w:r>
        <w:r w:rsidRPr="00526D3F">
          <w:rPr>
            <w:rFonts w:ascii="Times New Roman" w:eastAsia="Times New Roman" w:hAnsi="Times New Roman" w:cs="Times New Roman"/>
            <w:sz w:val="24"/>
            <w:szCs w:val="24"/>
            <w:lang w:val="en-US"/>
          </w:rPr>
          <w:t xml:space="preserve">, </w:t>
        </w:r>
        <w:r w:rsidR="00AD6EAC" w:rsidRPr="00526D3F">
          <w:rPr>
            <w:rFonts w:ascii="Times New Roman" w:eastAsia="Times New Roman" w:hAnsi="Times New Roman" w:cs="Times New Roman"/>
            <w:sz w:val="24"/>
            <w:szCs w:val="24"/>
            <w:lang w:val="en-US"/>
          </w:rPr>
          <w:t>39</w:t>
        </w:r>
        <w:r w:rsidRPr="00526D3F">
          <w:rPr>
            <w:rFonts w:ascii="Times New Roman" w:eastAsia="Times New Roman" w:hAnsi="Times New Roman" w:cs="Times New Roman"/>
            <w:sz w:val="24"/>
            <w:szCs w:val="24"/>
            <w:lang w:val="en-US"/>
          </w:rPr>
          <w:t xml:space="preserve">) = </w:t>
        </w:r>
        <w:r w:rsidR="00AD6EAC" w:rsidRPr="00526D3F">
          <w:rPr>
            <w:rFonts w:ascii="Times New Roman" w:eastAsia="Times New Roman" w:hAnsi="Times New Roman" w:cs="Times New Roman"/>
            <w:sz w:val="24"/>
            <w:szCs w:val="24"/>
            <w:lang w:val="en-US"/>
          </w:rPr>
          <w:t>10.61</w:t>
        </w:r>
      </w:ins>
      <w:r w:rsidRPr="00526D3F">
        <w:rPr>
          <w:rFonts w:ascii="Times New Roman" w:hAnsi="Times New Roman"/>
          <w:sz w:val="24"/>
          <w:lang w:val="en-US"/>
          <w:rPrChange w:id="456" w:author="Venera Gashaj" w:date="2023-05-04T20:24:00Z">
            <w:rPr>
              <w:rFonts w:ascii="Times New Roman" w:hAnsi="Times New Roman"/>
              <w:color w:val="131413"/>
              <w:sz w:val="24"/>
              <w:lang w:val="en-US"/>
            </w:rPr>
          </w:rPrChange>
        </w:rPr>
        <w:t xml:space="preserve">, </w:t>
      </w:r>
      <w:r w:rsidRPr="00526D3F">
        <w:rPr>
          <w:rFonts w:ascii="Times New Roman" w:hAnsi="Times New Roman"/>
          <w:i/>
          <w:sz w:val="24"/>
          <w:lang w:val="en-US"/>
          <w:rPrChange w:id="457"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458" w:author="Venera Gashaj" w:date="2023-05-04T20:24:00Z">
            <w:rPr>
              <w:rFonts w:ascii="Times New Roman" w:hAnsi="Times New Roman"/>
              <w:color w:val="131413"/>
              <w:sz w:val="24"/>
              <w:lang w:val="en-US"/>
            </w:rPr>
          </w:rPrChange>
        </w:rPr>
        <w:t xml:space="preserve"> &lt; .01, </w:t>
      </w:r>
      <w:r w:rsidRPr="00526D3F">
        <w:rPr>
          <w:rFonts w:ascii="Times New Roman" w:hAnsi="Times New Roman"/>
          <w:i/>
          <w:sz w:val="24"/>
          <w:rPrChange w:id="459" w:author="Venera Gashaj" w:date="2023-05-04T20:24:00Z">
            <w:rPr>
              <w:rFonts w:ascii="Times New Roman" w:hAnsi="Times New Roman"/>
              <w:i/>
              <w:color w:val="131413"/>
              <w:sz w:val="24"/>
            </w:rPr>
          </w:rPrChange>
        </w:rPr>
        <w:t>η</w:t>
      </w:r>
      <w:r w:rsidRPr="00526D3F">
        <w:rPr>
          <w:rFonts w:ascii="Times New Roman" w:hAnsi="Times New Roman"/>
          <w:i/>
          <w:sz w:val="24"/>
          <w:vertAlign w:val="superscript"/>
          <w:lang w:val="en-US"/>
          <w:rPrChange w:id="460" w:author="Venera Gashaj" w:date="2023-05-04T20:24:00Z">
            <w:rPr>
              <w:rFonts w:ascii="Times New Roman" w:hAnsi="Times New Roman"/>
              <w:i/>
              <w:color w:val="131413"/>
              <w:sz w:val="24"/>
              <w:vertAlign w:val="superscript"/>
              <w:lang w:val="en-US"/>
            </w:rPr>
          </w:rPrChange>
        </w:rPr>
        <w:t>2</w:t>
      </w:r>
      <w:r w:rsidRPr="00526D3F">
        <w:rPr>
          <w:rFonts w:ascii="Times New Roman" w:hAnsi="Times New Roman"/>
          <w:i/>
          <w:sz w:val="24"/>
          <w:lang w:val="en-US"/>
          <w:rPrChange w:id="461"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462" w:author="Venera Gashaj" w:date="2023-05-04T20:24:00Z">
            <w:rPr>
              <w:rFonts w:ascii="Times New Roman" w:hAnsi="Times New Roman"/>
              <w:color w:val="131413"/>
              <w:sz w:val="24"/>
              <w:lang w:val="en-US"/>
            </w:rPr>
          </w:rPrChange>
        </w:rPr>
        <w:t xml:space="preserve"> = .</w:t>
      </w:r>
      <w:del w:id="463" w:author="Venera Gashaj" w:date="2023-05-04T20:24:00Z">
        <w:r w:rsidRPr="00A20AEF">
          <w:rPr>
            <w:rFonts w:ascii="Times New Roman" w:eastAsia="Times New Roman" w:hAnsi="Times New Roman" w:cs="Times New Roman"/>
            <w:color w:val="131413"/>
            <w:sz w:val="24"/>
            <w:szCs w:val="24"/>
            <w:lang w:val="en-US"/>
          </w:rPr>
          <w:delText>69</w:delText>
        </w:r>
      </w:del>
      <w:ins w:id="464" w:author="Venera Gashaj" w:date="2023-05-04T20:24:00Z">
        <w:r w:rsidR="00AD6EAC" w:rsidRPr="00526D3F">
          <w:rPr>
            <w:rFonts w:ascii="Times New Roman" w:eastAsia="Times New Roman" w:hAnsi="Times New Roman" w:cs="Times New Roman"/>
            <w:sz w:val="24"/>
            <w:szCs w:val="24"/>
            <w:lang w:val="en-US"/>
          </w:rPr>
          <w:t>21</w:t>
        </w:r>
      </w:ins>
      <w:r w:rsidRPr="00526D3F">
        <w:rPr>
          <w:rFonts w:ascii="Times New Roman" w:hAnsi="Times New Roman"/>
          <w:sz w:val="24"/>
          <w:lang w:val="en-US"/>
          <w:rPrChange w:id="465" w:author="Venera Gashaj" w:date="2023-05-04T20:24:00Z">
            <w:rPr>
              <w:rFonts w:ascii="Times New Roman" w:hAnsi="Times New Roman"/>
              <w:color w:val="131413"/>
              <w:sz w:val="24"/>
              <w:lang w:val="en-US"/>
            </w:rPr>
          </w:rPrChange>
        </w:rPr>
        <w:t xml:space="preserve">, (see Figure </w:t>
      </w:r>
      <w:del w:id="466" w:author="Venera Gashaj" w:date="2023-05-04T20:24:00Z">
        <w:r w:rsidRPr="00A20AEF">
          <w:rPr>
            <w:rFonts w:ascii="Times New Roman" w:eastAsia="Times New Roman" w:hAnsi="Times New Roman" w:cs="Times New Roman"/>
            <w:color w:val="131413"/>
            <w:sz w:val="24"/>
            <w:szCs w:val="24"/>
            <w:lang w:val="en-US"/>
          </w:rPr>
          <w:delText>4</w:delText>
        </w:r>
      </w:del>
      <w:ins w:id="467" w:author="Venera Gashaj" w:date="2023-05-04T20:24:00Z">
        <w:r w:rsidR="00BA3812" w:rsidRPr="00526D3F">
          <w:rPr>
            <w:rFonts w:ascii="Times New Roman" w:eastAsia="Times New Roman" w:hAnsi="Times New Roman" w:cs="Times New Roman"/>
            <w:sz w:val="24"/>
            <w:szCs w:val="24"/>
            <w:lang w:val="en-US"/>
          </w:rPr>
          <w:t>5</w:t>
        </w:r>
      </w:ins>
      <w:r w:rsidRPr="00526D3F">
        <w:rPr>
          <w:rFonts w:ascii="Times New Roman" w:hAnsi="Times New Roman"/>
          <w:sz w:val="24"/>
          <w:lang w:val="en-US"/>
          <w:rPrChange w:id="468" w:author="Venera Gashaj" w:date="2023-05-04T20:24:00Z">
            <w:rPr>
              <w:rFonts w:ascii="Times New Roman" w:hAnsi="Times New Roman"/>
              <w:color w:val="131413"/>
              <w:sz w:val="24"/>
              <w:lang w:val="en-US"/>
            </w:rPr>
          </w:rPrChange>
        </w:rPr>
        <w:t xml:space="preserve">), with no effect for format, </w:t>
      </w:r>
      <w:del w:id="469" w:author="Venera Gashaj" w:date="2023-05-04T20:24:00Z">
        <w:r w:rsidRPr="00A20AEF">
          <w:rPr>
            <w:rFonts w:ascii="Times New Roman" w:eastAsia="Times New Roman" w:hAnsi="Times New Roman" w:cs="Times New Roman"/>
            <w:i/>
            <w:color w:val="131413"/>
            <w:sz w:val="24"/>
            <w:szCs w:val="24"/>
            <w:lang w:val="en-US"/>
          </w:rPr>
          <w:delText>F</w:delText>
        </w:r>
      </w:del>
      <w:ins w:id="470" w:author="Venera Gashaj" w:date="2023-05-04T20:24:00Z">
        <w:r w:rsidR="00AD6EAC" w:rsidRPr="00526D3F">
          <w:rPr>
            <w:rFonts w:ascii="Times New Roman" w:eastAsia="Times New Roman" w:hAnsi="Times New Roman" w:cs="Times New Roman"/>
            <w:i/>
            <w:sz w:val="24"/>
            <w:szCs w:val="24"/>
            <w:lang w:val="en-US"/>
          </w:rPr>
          <w:t>F</w:t>
        </w:r>
        <w:r w:rsidR="00AD6EAC" w:rsidRPr="00526D3F">
          <w:rPr>
            <w:rFonts w:ascii="Times New Roman" w:eastAsia="Times New Roman" w:hAnsi="Times New Roman" w:cs="Times New Roman"/>
            <w:iCs/>
            <w:sz w:val="24"/>
            <w:szCs w:val="24"/>
            <w:vertAlign w:val="superscript"/>
            <w:lang w:val="en-US"/>
          </w:rPr>
          <w:t>HF</w:t>
        </w:r>
        <w:r w:rsidR="00AD6EAC" w:rsidRPr="00526D3F">
          <w:rPr>
            <w:rFonts w:ascii="Times New Roman" w:eastAsia="Times New Roman" w:hAnsi="Times New Roman" w:cs="Times New Roman"/>
            <w:sz w:val="24"/>
            <w:szCs w:val="24"/>
            <w:lang w:val="en-US"/>
          </w:rPr>
          <w:t xml:space="preserve"> </w:t>
        </w:r>
      </w:ins>
      <w:r w:rsidRPr="00526D3F">
        <w:rPr>
          <w:rFonts w:ascii="Times New Roman" w:hAnsi="Times New Roman"/>
          <w:sz w:val="24"/>
          <w:lang w:val="en-US"/>
          <w:rPrChange w:id="471" w:author="Venera Gashaj" w:date="2023-05-04T20:24:00Z">
            <w:rPr>
              <w:rFonts w:ascii="Times New Roman" w:hAnsi="Times New Roman"/>
              <w:color w:val="131413"/>
              <w:sz w:val="24"/>
              <w:lang w:val="en-US"/>
            </w:rPr>
          </w:rPrChange>
        </w:rPr>
        <w:t xml:space="preserve">(1, </w:t>
      </w:r>
      <w:del w:id="472" w:author="Venera Gashaj" w:date="2023-05-04T20:24:00Z">
        <w:r w:rsidRPr="00A20AEF">
          <w:rPr>
            <w:rFonts w:ascii="Times New Roman" w:eastAsia="Times New Roman" w:hAnsi="Times New Roman" w:cs="Times New Roman"/>
            <w:color w:val="131413"/>
            <w:sz w:val="24"/>
            <w:szCs w:val="24"/>
            <w:lang w:val="en-US"/>
          </w:rPr>
          <w:delText>26) = .72</w:delText>
        </w:r>
      </w:del>
      <w:ins w:id="473" w:author="Venera Gashaj" w:date="2023-05-04T20:24:00Z">
        <w:r w:rsidR="00AD6EAC" w:rsidRPr="00526D3F">
          <w:rPr>
            <w:rFonts w:ascii="Times New Roman" w:eastAsia="Times New Roman" w:hAnsi="Times New Roman" w:cs="Times New Roman"/>
            <w:sz w:val="24"/>
            <w:szCs w:val="24"/>
            <w:lang w:val="en-US"/>
          </w:rPr>
          <w:t>41</w:t>
        </w:r>
        <w:r w:rsidRPr="00526D3F">
          <w:rPr>
            <w:rFonts w:ascii="Times New Roman" w:eastAsia="Times New Roman" w:hAnsi="Times New Roman" w:cs="Times New Roman"/>
            <w:sz w:val="24"/>
            <w:szCs w:val="24"/>
            <w:lang w:val="en-US"/>
          </w:rPr>
          <w:t xml:space="preserve">) = </w:t>
        </w:r>
        <w:r w:rsidR="00AD6EAC" w:rsidRPr="00526D3F">
          <w:rPr>
            <w:rFonts w:ascii="Times New Roman" w:eastAsia="Times New Roman" w:hAnsi="Times New Roman" w:cs="Times New Roman"/>
            <w:sz w:val="24"/>
            <w:szCs w:val="24"/>
            <w:lang w:val="en-US"/>
          </w:rPr>
          <w:t>3.39</w:t>
        </w:r>
      </w:ins>
      <w:r w:rsidRPr="00526D3F">
        <w:rPr>
          <w:rFonts w:ascii="Times New Roman" w:hAnsi="Times New Roman"/>
          <w:sz w:val="24"/>
          <w:lang w:val="en-US"/>
          <w:rPrChange w:id="474" w:author="Venera Gashaj" w:date="2023-05-04T20:24:00Z">
            <w:rPr>
              <w:rFonts w:ascii="Times New Roman" w:hAnsi="Times New Roman"/>
              <w:color w:val="131413"/>
              <w:sz w:val="24"/>
              <w:lang w:val="en-US"/>
            </w:rPr>
          </w:rPrChange>
        </w:rPr>
        <w:t xml:space="preserve">, </w:t>
      </w:r>
      <w:r w:rsidRPr="00526D3F">
        <w:rPr>
          <w:rFonts w:ascii="Times New Roman" w:hAnsi="Times New Roman"/>
          <w:i/>
          <w:sz w:val="24"/>
          <w:lang w:val="en-US"/>
          <w:rPrChange w:id="475"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476" w:author="Venera Gashaj" w:date="2023-05-04T20:24:00Z">
            <w:rPr>
              <w:rFonts w:ascii="Times New Roman" w:hAnsi="Times New Roman"/>
              <w:color w:val="131413"/>
              <w:sz w:val="24"/>
              <w:lang w:val="en-US"/>
            </w:rPr>
          </w:rPrChange>
        </w:rPr>
        <w:t xml:space="preserve"> = .</w:t>
      </w:r>
      <w:del w:id="477" w:author="Venera Gashaj" w:date="2023-05-04T20:24:00Z">
        <w:r w:rsidRPr="00A20AEF">
          <w:rPr>
            <w:rFonts w:ascii="Times New Roman" w:eastAsia="Times New Roman" w:hAnsi="Times New Roman" w:cs="Times New Roman"/>
            <w:color w:val="131413"/>
            <w:sz w:val="24"/>
            <w:szCs w:val="24"/>
            <w:lang w:val="en-US"/>
          </w:rPr>
          <w:delText>41</w:delText>
        </w:r>
      </w:del>
      <w:ins w:id="478" w:author="Venera Gashaj" w:date="2023-05-04T20:24:00Z">
        <w:r w:rsidR="00AD6EAC" w:rsidRPr="00526D3F">
          <w:rPr>
            <w:rFonts w:ascii="Times New Roman" w:eastAsia="Times New Roman" w:hAnsi="Times New Roman" w:cs="Times New Roman"/>
            <w:sz w:val="24"/>
            <w:szCs w:val="24"/>
            <w:lang w:val="en-US"/>
          </w:rPr>
          <w:t>07</w:t>
        </w:r>
      </w:ins>
      <w:r w:rsidRPr="00526D3F">
        <w:rPr>
          <w:rFonts w:ascii="Times New Roman" w:hAnsi="Times New Roman"/>
          <w:sz w:val="24"/>
          <w:lang w:val="en-US"/>
          <w:rPrChange w:id="479" w:author="Venera Gashaj" w:date="2023-05-04T20:24:00Z">
            <w:rPr>
              <w:rFonts w:ascii="Times New Roman" w:hAnsi="Times New Roman"/>
              <w:color w:val="131413"/>
              <w:sz w:val="24"/>
              <w:lang w:val="en-US"/>
            </w:rPr>
          </w:rPrChange>
        </w:rPr>
        <w:t xml:space="preserve">, </w:t>
      </w:r>
      <w:r w:rsidRPr="00526D3F">
        <w:rPr>
          <w:rFonts w:ascii="Times New Roman" w:hAnsi="Times New Roman"/>
          <w:i/>
          <w:sz w:val="24"/>
          <w:rPrChange w:id="480" w:author="Venera Gashaj" w:date="2023-05-04T20:24:00Z">
            <w:rPr>
              <w:rFonts w:ascii="Times New Roman" w:hAnsi="Times New Roman"/>
              <w:i/>
              <w:color w:val="131413"/>
              <w:sz w:val="24"/>
            </w:rPr>
          </w:rPrChange>
        </w:rPr>
        <w:t>η</w:t>
      </w:r>
      <w:r w:rsidRPr="00526D3F">
        <w:rPr>
          <w:rFonts w:ascii="Times New Roman" w:hAnsi="Times New Roman"/>
          <w:i/>
          <w:sz w:val="24"/>
          <w:vertAlign w:val="superscript"/>
          <w:lang w:val="en-US"/>
          <w:rPrChange w:id="481" w:author="Venera Gashaj" w:date="2023-05-04T20:24:00Z">
            <w:rPr>
              <w:rFonts w:ascii="Times New Roman" w:hAnsi="Times New Roman"/>
              <w:i/>
              <w:color w:val="131413"/>
              <w:sz w:val="24"/>
              <w:vertAlign w:val="superscript"/>
              <w:lang w:val="en-US"/>
            </w:rPr>
          </w:rPrChange>
        </w:rPr>
        <w:t>2</w:t>
      </w:r>
      <w:r w:rsidRPr="00526D3F">
        <w:rPr>
          <w:rFonts w:ascii="Times New Roman" w:hAnsi="Times New Roman"/>
          <w:i/>
          <w:sz w:val="24"/>
          <w:lang w:val="en-US"/>
          <w:rPrChange w:id="482"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483" w:author="Venera Gashaj" w:date="2023-05-04T20:24:00Z">
            <w:rPr>
              <w:rFonts w:ascii="Times New Roman" w:hAnsi="Times New Roman"/>
              <w:color w:val="131413"/>
              <w:sz w:val="24"/>
              <w:lang w:val="en-US"/>
            </w:rPr>
          </w:rPrChange>
        </w:rPr>
        <w:t xml:space="preserve"> = .</w:t>
      </w:r>
      <w:del w:id="484" w:author="Venera Gashaj" w:date="2023-05-04T20:24:00Z">
        <w:r w:rsidRPr="00A20AEF">
          <w:rPr>
            <w:rFonts w:ascii="Times New Roman" w:eastAsia="Times New Roman" w:hAnsi="Times New Roman" w:cs="Times New Roman"/>
            <w:color w:val="131413"/>
            <w:sz w:val="24"/>
            <w:szCs w:val="24"/>
            <w:lang w:val="en-US"/>
          </w:rPr>
          <w:delText>03</w:delText>
        </w:r>
      </w:del>
      <w:ins w:id="485" w:author="Venera Gashaj" w:date="2023-05-04T20:24:00Z">
        <w:r w:rsidRPr="00526D3F">
          <w:rPr>
            <w:rFonts w:ascii="Times New Roman" w:eastAsia="Times New Roman" w:hAnsi="Times New Roman" w:cs="Times New Roman"/>
            <w:sz w:val="24"/>
            <w:szCs w:val="24"/>
            <w:lang w:val="en-US"/>
          </w:rPr>
          <w:t>0</w:t>
        </w:r>
        <w:r w:rsidR="00AD6EAC" w:rsidRPr="00526D3F">
          <w:rPr>
            <w:rFonts w:ascii="Times New Roman" w:eastAsia="Times New Roman" w:hAnsi="Times New Roman" w:cs="Times New Roman"/>
            <w:sz w:val="24"/>
            <w:szCs w:val="24"/>
            <w:lang w:val="en-US"/>
          </w:rPr>
          <w:t>8</w:t>
        </w:r>
      </w:ins>
      <w:r w:rsidRPr="00526D3F">
        <w:rPr>
          <w:rFonts w:ascii="Times New Roman" w:hAnsi="Times New Roman"/>
          <w:sz w:val="24"/>
          <w:lang w:val="en-US"/>
          <w:rPrChange w:id="486" w:author="Venera Gashaj" w:date="2023-05-04T20:24:00Z">
            <w:rPr>
              <w:rFonts w:ascii="Times New Roman" w:hAnsi="Times New Roman"/>
              <w:color w:val="131413"/>
              <w:sz w:val="24"/>
              <w:lang w:val="en-US"/>
            </w:rPr>
          </w:rPrChange>
        </w:rPr>
        <w:t xml:space="preserve">, nor the interaction of electrode × format </w:t>
      </w:r>
      <w:del w:id="487" w:author="Venera Gashaj" w:date="2023-05-04T20:24:00Z">
        <w:r w:rsidRPr="00A20AEF">
          <w:rPr>
            <w:rFonts w:ascii="Times New Roman" w:eastAsia="Times New Roman" w:hAnsi="Times New Roman" w:cs="Times New Roman"/>
            <w:i/>
            <w:color w:val="131413"/>
            <w:sz w:val="24"/>
            <w:szCs w:val="24"/>
            <w:lang w:val="en-US"/>
          </w:rPr>
          <w:delText>F</w:delText>
        </w:r>
      </w:del>
      <w:ins w:id="488" w:author="Venera Gashaj" w:date="2023-05-04T20:24:00Z">
        <w:r w:rsidR="00526D3F" w:rsidRPr="00526D3F">
          <w:rPr>
            <w:rFonts w:ascii="Times New Roman" w:eastAsia="Times New Roman" w:hAnsi="Times New Roman" w:cs="Times New Roman"/>
            <w:i/>
            <w:sz w:val="24"/>
            <w:szCs w:val="24"/>
            <w:lang w:val="en-US"/>
          </w:rPr>
          <w:t>F</w:t>
        </w:r>
        <w:r w:rsidR="00526D3F" w:rsidRPr="00526D3F">
          <w:rPr>
            <w:rFonts w:ascii="Times New Roman" w:eastAsia="Times New Roman" w:hAnsi="Times New Roman" w:cs="Times New Roman"/>
            <w:iCs/>
            <w:sz w:val="24"/>
            <w:szCs w:val="24"/>
            <w:vertAlign w:val="superscript"/>
            <w:lang w:val="en-US"/>
          </w:rPr>
          <w:t>HF</w:t>
        </w:r>
      </w:ins>
      <w:r w:rsidRPr="00526D3F">
        <w:rPr>
          <w:rFonts w:ascii="Times New Roman" w:hAnsi="Times New Roman"/>
          <w:sz w:val="24"/>
          <w:lang w:val="en-US"/>
          <w:rPrChange w:id="489" w:author="Venera Gashaj" w:date="2023-05-04T20:24:00Z">
            <w:rPr>
              <w:rFonts w:ascii="Times New Roman" w:hAnsi="Times New Roman"/>
              <w:color w:val="131413"/>
              <w:sz w:val="24"/>
              <w:lang w:val="en-US"/>
            </w:rPr>
          </w:rPrChange>
        </w:rPr>
        <w:t>(1</w:t>
      </w:r>
      <w:del w:id="490" w:author="Venera Gashaj" w:date="2023-05-04T20:24:00Z">
        <w:r w:rsidRPr="00A20AEF">
          <w:rPr>
            <w:rFonts w:ascii="Times New Roman" w:eastAsia="Times New Roman" w:hAnsi="Times New Roman" w:cs="Times New Roman"/>
            <w:color w:val="131413"/>
            <w:sz w:val="24"/>
            <w:szCs w:val="24"/>
            <w:lang w:val="en-US"/>
          </w:rPr>
          <w:delText>, 26) = .05</w:delText>
        </w:r>
      </w:del>
      <w:ins w:id="491" w:author="Venera Gashaj" w:date="2023-05-04T20:24:00Z">
        <w:r w:rsidR="00526D3F" w:rsidRPr="00526D3F">
          <w:rPr>
            <w:rFonts w:ascii="Times New Roman" w:eastAsia="Times New Roman" w:hAnsi="Times New Roman" w:cs="Times New Roman"/>
            <w:sz w:val="24"/>
            <w:szCs w:val="24"/>
            <w:lang w:val="en-US"/>
          </w:rPr>
          <w:t>.95</w:t>
        </w:r>
        <w:r w:rsidRPr="00526D3F">
          <w:rPr>
            <w:rFonts w:ascii="Times New Roman" w:eastAsia="Times New Roman" w:hAnsi="Times New Roman" w:cs="Times New Roman"/>
            <w:sz w:val="24"/>
            <w:szCs w:val="24"/>
            <w:lang w:val="en-US"/>
          </w:rPr>
          <w:t xml:space="preserve">, </w:t>
        </w:r>
        <w:r w:rsidR="00526D3F" w:rsidRPr="00526D3F">
          <w:rPr>
            <w:rFonts w:ascii="Times New Roman" w:eastAsia="Times New Roman" w:hAnsi="Times New Roman" w:cs="Times New Roman"/>
            <w:sz w:val="24"/>
            <w:szCs w:val="24"/>
            <w:lang w:val="en-US"/>
          </w:rPr>
          <w:t>39</w:t>
        </w:r>
        <w:r w:rsidRPr="00526D3F">
          <w:rPr>
            <w:rFonts w:ascii="Times New Roman" w:eastAsia="Times New Roman" w:hAnsi="Times New Roman" w:cs="Times New Roman"/>
            <w:sz w:val="24"/>
            <w:szCs w:val="24"/>
            <w:lang w:val="en-US"/>
          </w:rPr>
          <w:t>) = .</w:t>
        </w:r>
        <w:r w:rsidR="00526D3F" w:rsidRPr="00526D3F">
          <w:rPr>
            <w:rFonts w:ascii="Times New Roman" w:eastAsia="Times New Roman" w:hAnsi="Times New Roman" w:cs="Times New Roman"/>
            <w:sz w:val="24"/>
            <w:szCs w:val="24"/>
            <w:lang w:val="en-US"/>
          </w:rPr>
          <w:t>39</w:t>
        </w:r>
      </w:ins>
      <w:r w:rsidRPr="00526D3F">
        <w:rPr>
          <w:rFonts w:ascii="Times New Roman" w:hAnsi="Times New Roman"/>
          <w:sz w:val="24"/>
          <w:lang w:val="en-US"/>
          <w:rPrChange w:id="492" w:author="Venera Gashaj" w:date="2023-05-04T20:24:00Z">
            <w:rPr>
              <w:rFonts w:ascii="Times New Roman" w:hAnsi="Times New Roman"/>
              <w:color w:val="131413"/>
              <w:sz w:val="24"/>
              <w:lang w:val="en-US"/>
            </w:rPr>
          </w:rPrChange>
        </w:rPr>
        <w:t xml:space="preserve">, </w:t>
      </w:r>
      <w:r w:rsidRPr="00526D3F">
        <w:rPr>
          <w:rFonts w:ascii="Times New Roman" w:hAnsi="Times New Roman"/>
          <w:i/>
          <w:sz w:val="24"/>
          <w:lang w:val="en-US"/>
          <w:rPrChange w:id="493"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494" w:author="Venera Gashaj" w:date="2023-05-04T20:24:00Z">
            <w:rPr>
              <w:rFonts w:ascii="Times New Roman" w:hAnsi="Times New Roman"/>
              <w:color w:val="131413"/>
              <w:sz w:val="24"/>
              <w:lang w:val="en-US"/>
            </w:rPr>
          </w:rPrChange>
        </w:rPr>
        <w:t xml:space="preserve"> = .</w:t>
      </w:r>
      <w:del w:id="495" w:author="Venera Gashaj" w:date="2023-05-04T20:24:00Z">
        <w:r w:rsidRPr="00A20AEF">
          <w:rPr>
            <w:rFonts w:ascii="Times New Roman" w:eastAsia="Times New Roman" w:hAnsi="Times New Roman" w:cs="Times New Roman"/>
            <w:color w:val="131413"/>
            <w:sz w:val="24"/>
            <w:szCs w:val="24"/>
            <w:lang w:val="en-US"/>
          </w:rPr>
          <w:delText>82</w:delText>
        </w:r>
      </w:del>
      <w:ins w:id="496" w:author="Venera Gashaj" w:date="2023-05-04T20:24:00Z">
        <w:r w:rsidR="00526D3F" w:rsidRPr="00526D3F">
          <w:rPr>
            <w:rFonts w:ascii="Times New Roman" w:eastAsia="Times New Roman" w:hAnsi="Times New Roman" w:cs="Times New Roman"/>
            <w:sz w:val="24"/>
            <w:szCs w:val="24"/>
            <w:lang w:val="en-US"/>
          </w:rPr>
          <w:t>67</w:t>
        </w:r>
      </w:ins>
      <w:r w:rsidRPr="00526D3F">
        <w:rPr>
          <w:rFonts w:ascii="Times New Roman" w:hAnsi="Times New Roman"/>
          <w:sz w:val="24"/>
          <w:lang w:val="en-US"/>
          <w:rPrChange w:id="497" w:author="Venera Gashaj" w:date="2023-05-04T20:24:00Z">
            <w:rPr>
              <w:rFonts w:ascii="Times New Roman" w:hAnsi="Times New Roman"/>
              <w:color w:val="131413"/>
              <w:sz w:val="24"/>
              <w:lang w:val="en-US"/>
            </w:rPr>
          </w:rPrChange>
        </w:rPr>
        <w:t xml:space="preserve">, </w:t>
      </w:r>
      <w:r w:rsidRPr="00526D3F">
        <w:rPr>
          <w:rFonts w:ascii="Times New Roman" w:hAnsi="Times New Roman"/>
          <w:i/>
          <w:sz w:val="24"/>
          <w:rPrChange w:id="498" w:author="Venera Gashaj" w:date="2023-05-04T20:24:00Z">
            <w:rPr>
              <w:rFonts w:ascii="Times New Roman" w:hAnsi="Times New Roman"/>
              <w:i/>
              <w:color w:val="131413"/>
              <w:sz w:val="24"/>
            </w:rPr>
          </w:rPrChange>
        </w:rPr>
        <w:t>η</w:t>
      </w:r>
      <w:r w:rsidRPr="00526D3F">
        <w:rPr>
          <w:rFonts w:ascii="Times New Roman" w:hAnsi="Times New Roman"/>
          <w:i/>
          <w:sz w:val="24"/>
          <w:vertAlign w:val="superscript"/>
          <w:lang w:val="en-US"/>
          <w:rPrChange w:id="499" w:author="Venera Gashaj" w:date="2023-05-04T20:24:00Z">
            <w:rPr>
              <w:rFonts w:ascii="Times New Roman" w:hAnsi="Times New Roman"/>
              <w:i/>
              <w:color w:val="131413"/>
              <w:sz w:val="24"/>
              <w:vertAlign w:val="superscript"/>
              <w:lang w:val="en-US"/>
            </w:rPr>
          </w:rPrChange>
        </w:rPr>
        <w:t>2</w:t>
      </w:r>
      <w:r w:rsidRPr="00526D3F">
        <w:rPr>
          <w:rFonts w:ascii="Times New Roman" w:hAnsi="Times New Roman"/>
          <w:i/>
          <w:sz w:val="24"/>
          <w:lang w:val="en-US"/>
          <w:rPrChange w:id="500" w:author="Venera Gashaj" w:date="2023-05-04T20:24:00Z">
            <w:rPr>
              <w:rFonts w:ascii="Times New Roman" w:hAnsi="Times New Roman"/>
              <w:i/>
              <w:color w:val="131413"/>
              <w:sz w:val="24"/>
              <w:lang w:val="en-US"/>
            </w:rPr>
          </w:rPrChange>
        </w:rPr>
        <w:t>p</w:t>
      </w:r>
      <w:r w:rsidRPr="00526D3F">
        <w:rPr>
          <w:rFonts w:ascii="Times New Roman" w:hAnsi="Times New Roman"/>
          <w:sz w:val="24"/>
          <w:lang w:val="en-US"/>
          <w:rPrChange w:id="501" w:author="Venera Gashaj" w:date="2023-05-04T20:24:00Z">
            <w:rPr>
              <w:rFonts w:ascii="Times New Roman" w:hAnsi="Times New Roman"/>
              <w:color w:val="131413"/>
              <w:sz w:val="24"/>
              <w:lang w:val="en-US"/>
            </w:rPr>
          </w:rPrChange>
        </w:rPr>
        <w:t xml:space="preserve"> =.</w:t>
      </w:r>
      <w:del w:id="502" w:author="Venera Gashaj" w:date="2023-05-04T20:24:00Z">
        <w:r w:rsidRPr="00A20AEF">
          <w:rPr>
            <w:rFonts w:ascii="Times New Roman" w:eastAsia="Times New Roman" w:hAnsi="Times New Roman" w:cs="Times New Roman"/>
            <w:color w:val="131413"/>
            <w:sz w:val="24"/>
            <w:szCs w:val="24"/>
            <w:lang w:val="en-US"/>
          </w:rPr>
          <w:delText>00</w:delText>
        </w:r>
      </w:del>
      <w:ins w:id="503" w:author="Venera Gashaj" w:date="2023-05-04T20:24:00Z">
        <w:r w:rsidRPr="00526D3F">
          <w:rPr>
            <w:rFonts w:ascii="Times New Roman" w:eastAsia="Times New Roman" w:hAnsi="Times New Roman" w:cs="Times New Roman"/>
            <w:sz w:val="24"/>
            <w:szCs w:val="24"/>
            <w:lang w:val="en-US"/>
          </w:rPr>
          <w:t>0</w:t>
        </w:r>
        <w:r w:rsidR="00526D3F" w:rsidRPr="00526D3F">
          <w:rPr>
            <w:rFonts w:ascii="Times New Roman" w:eastAsia="Times New Roman" w:hAnsi="Times New Roman" w:cs="Times New Roman"/>
            <w:sz w:val="24"/>
            <w:szCs w:val="24"/>
            <w:lang w:val="en-US"/>
          </w:rPr>
          <w:t>1</w:t>
        </w:r>
      </w:ins>
      <w:r w:rsidRPr="00526D3F">
        <w:rPr>
          <w:rFonts w:ascii="Times New Roman" w:hAnsi="Times New Roman"/>
          <w:sz w:val="24"/>
          <w:lang w:val="en-US"/>
          <w:rPrChange w:id="504" w:author="Venera Gashaj" w:date="2023-05-04T20:24:00Z">
            <w:rPr>
              <w:rFonts w:ascii="Times New Roman" w:hAnsi="Times New Roman"/>
              <w:color w:val="131413"/>
              <w:sz w:val="24"/>
              <w:lang w:val="en-US"/>
            </w:rPr>
          </w:rPrChange>
        </w:rPr>
        <w:t>.</w:t>
      </w:r>
      <w:r w:rsidR="00A50282" w:rsidRPr="00526D3F">
        <w:rPr>
          <w:rFonts w:ascii="Times New Roman" w:hAnsi="Times New Roman"/>
          <w:sz w:val="24"/>
          <w:lang w:val="en-US"/>
          <w:rPrChange w:id="505" w:author="Venera Gashaj" w:date="2023-05-04T20:24:00Z">
            <w:rPr>
              <w:rFonts w:ascii="Times New Roman" w:hAnsi="Times New Roman"/>
              <w:color w:val="131413"/>
              <w:sz w:val="24"/>
              <w:lang w:val="en-US"/>
            </w:rPr>
          </w:rPrChange>
        </w:rPr>
        <w:t xml:space="preserve"> Over this parietal cluster, </w:t>
      </w:r>
      <w:del w:id="506" w:author="Venera Gashaj" w:date="2023-05-04T20:24:00Z">
        <w:r w:rsidR="00A50282">
          <w:rPr>
            <w:rFonts w:ascii="Times New Roman" w:eastAsia="Times New Roman" w:hAnsi="Times New Roman" w:cs="Times New Roman"/>
            <w:color w:val="131413"/>
            <w:sz w:val="24"/>
            <w:szCs w:val="24"/>
            <w:lang w:val="en-US"/>
          </w:rPr>
          <w:delText>POz</w:delText>
        </w:r>
      </w:del>
      <w:commentRangeStart w:id="507"/>
      <w:commentRangeStart w:id="508"/>
      <w:ins w:id="509" w:author="Venera Gashaj" w:date="2023-05-04T20:24:00Z">
        <w:r w:rsidR="00A50282" w:rsidRPr="00526D3F">
          <w:rPr>
            <w:rFonts w:ascii="Times New Roman" w:eastAsia="Times New Roman" w:hAnsi="Times New Roman" w:cs="Times New Roman"/>
            <w:sz w:val="24"/>
            <w:szCs w:val="24"/>
            <w:lang w:val="en-US"/>
          </w:rPr>
          <w:t>P</w:t>
        </w:r>
        <w:r w:rsidR="00526D3F" w:rsidRPr="00526D3F">
          <w:rPr>
            <w:rFonts w:ascii="Times New Roman" w:eastAsia="Times New Roman" w:hAnsi="Times New Roman" w:cs="Times New Roman"/>
            <w:sz w:val="24"/>
            <w:szCs w:val="24"/>
            <w:lang w:val="en-US"/>
          </w:rPr>
          <w:t>1</w:t>
        </w:r>
      </w:ins>
      <w:r w:rsidR="00A50282" w:rsidRPr="00526D3F">
        <w:rPr>
          <w:rFonts w:ascii="Times New Roman" w:hAnsi="Times New Roman"/>
          <w:sz w:val="24"/>
          <w:lang w:val="en-US"/>
          <w:rPrChange w:id="510" w:author="Venera Gashaj" w:date="2023-05-04T20:24:00Z">
            <w:rPr>
              <w:rFonts w:ascii="Times New Roman" w:hAnsi="Times New Roman"/>
              <w:color w:val="131413"/>
              <w:sz w:val="24"/>
              <w:lang w:val="en-US"/>
            </w:rPr>
          </w:rPrChange>
        </w:rPr>
        <w:t xml:space="preserve"> showed </w:t>
      </w:r>
      <w:del w:id="511" w:author="Venera Gashaj" w:date="2023-05-04T20:24:00Z">
        <w:r w:rsidR="00A50282" w:rsidRPr="00A20AEF">
          <w:rPr>
            <w:rFonts w:ascii="Times New Roman" w:eastAsia="Times New Roman" w:hAnsi="Times New Roman" w:cs="Times New Roman"/>
            <w:color w:val="131413"/>
            <w:sz w:val="24"/>
            <w:szCs w:val="24"/>
            <w:lang w:val="en-US"/>
          </w:rPr>
          <w:delText>lower</w:delText>
        </w:r>
      </w:del>
      <w:ins w:id="512" w:author="Venera Gashaj" w:date="2023-05-04T20:24:00Z">
        <w:r w:rsidR="00B05D05" w:rsidRPr="00526D3F">
          <w:rPr>
            <w:rFonts w:ascii="Times New Roman" w:eastAsia="Times New Roman" w:hAnsi="Times New Roman" w:cs="Times New Roman"/>
            <w:sz w:val="24"/>
            <w:szCs w:val="24"/>
            <w:lang w:val="en-US"/>
          </w:rPr>
          <w:t>higher</w:t>
        </w:r>
      </w:ins>
      <w:r w:rsidR="00A50282" w:rsidRPr="00526D3F">
        <w:rPr>
          <w:rFonts w:ascii="Times New Roman" w:hAnsi="Times New Roman"/>
          <w:sz w:val="24"/>
          <w:lang w:val="en-US"/>
          <w:rPrChange w:id="513" w:author="Venera Gashaj" w:date="2023-05-04T20:24:00Z">
            <w:rPr>
              <w:rFonts w:ascii="Times New Roman" w:hAnsi="Times New Roman"/>
              <w:color w:val="131413"/>
              <w:sz w:val="24"/>
              <w:lang w:val="en-US"/>
            </w:rPr>
          </w:rPrChange>
        </w:rPr>
        <w:t xml:space="preserve"> beta power </w:t>
      </w:r>
      <w:r w:rsidR="00A50282" w:rsidRPr="00526D3F">
        <w:rPr>
          <w:rFonts w:ascii="Times New Roman" w:hAnsi="Times New Roman"/>
          <w:sz w:val="24"/>
          <w:lang w:val="en-US"/>
          <w:rPrChange w:id="514" w:author="Venera Gashaj" w:date="2023-05-04T20:24:00Z">
            <w:rPr>
              <w:rFonts w:ascii="Times New Roman" w:hAnsi="Times New Roman"/>
              <w:color w:val="131413"/>
              <w:sz w:val="24"/>
              <w:lang w:val="en-US"/>
            </w:rPr>
          </w:rPrChange>
        </w:rPr>
        <w:lastRenderedPageBreak/>
        <w:t xml:space="preserve">compared with </w:t>
      </w:r>
      <w:commentRangeEnd w:id="507"/>
      <w:del w:id="515" w:author="Venera Gashaj" w:date="2023-05-04T20:24:00Z">
        <w:r w:rsidR="00A50282">
          <w:rPr>
            <w:rFonts w:ascii="Times New Roman" w:eastAsia="Times New Roman" w:hAnsi="Times New Roman" w:cs="Times New Roman"/>
            <w:color w:val="131413"/>
            <w:sz w:val="24"/>
            <w:szCs w:val="24"/>
            <w:lang w:val="en-US"/>
          </w:rPr>
          <w:delText>the other three electrodes:</w:delText>
        </w:r>
      </w:del>
      <w:ins w:id="516" w:author="Venera Gashaj" w:date="2023-05-04T20:24:00Z">
        <w:r w:rsidR="00BB6B2B" w:rsidRPr="00526D3F">
          <w:rPr>
            <w:rStyle w:val="CommentReference"/>
          </w:rPr>
          <w:commentReference w:id="507"/>
        </w:r>
        <w:commentRangeEnd w:id="508"/>
        <w:r w:rsidR="00B05D05" w:rsidRPr="00526D3F">
          <w:rPr>
            <w:rStyle w:val="CommentReference"/>
          </w:rPr>
          <w:commentReference w:id="508"/>
        </w:r>
        <w:r w:rsidR="00526D3F" w:rsidRPr="00526D3F">
          <w:rPr>
            <w:rFonts w:ascii="Times New Roman" w:eastAsia="Times New Roman" w:hAnsi="Times New Roman" w:cs="Times New Roman"/>
            <w:sz w:val="24"/>
            <w:szCs w:val="24"/>
            <w:lang w:val="en-US"/>
          </w:rPr>
          <w:t xml:space="preserve">P2 and </w:t>
        </w:r>
        <w:proofErr w:type="spellStart"/>
        <w:r w:rsidR="00526D3F" w:rsidRPr="00526D3F">
          <w:rPr>
            <w:rFonts w:ascii="Times New Roman" w:eastAsia="Times New Roman" w:hAnsi="Times New Roman" w:cs="Times New Roman"/>
            <w:sz w:val="24"/>
            <w:szCs w:val="24"/>
            <w:lang w:val="en-US"/>
          </w:rPr>
          <w:t>POz</w:t>
        </w:r>
        <w:proofErr w:type="spellEnd"/>
        <w:r w:rsidR="00526D3F" w:rsidRPr="00526D3F">
          <w:rPr>
            <w:rFonts w:ascii="Times New Roman" w:eastAsia="Times New Roman" w:hAnsi="Times New Roman" w:cs="Times New Roman"/>
            <w:sz w:val="24"/>
            <w:szCs w:val="24"/>
            <w:lang w:val="en-US"/>
          </w:rPr>
          <w:t xml:space="preserve"> (</w:t>
        </w:r>
        <w:proofErr w:type="spellStart"/>
        <w:r w:rsidR="00526D3F" w:rsidRPr="00526D3F">
          <w:rPr>
            <w:rFonts w:ascii="Times New Roman" w:eastAsia="Times New Roman" w:hAnsi="Times New Roman" w:cs="Times New Roman"/>
            <w:i/>
            <w:sz w:val="24"/>
            <w:szCs w:val="24"/>
            <w:lang w:val="en-US"/>
          </w:rPr>
          <w:t>p</w:t>
        </w:r>
        <w:r w:rsidR="00526D3F" w:rsidRPr="00526D3F">
          <w:rPr>
            <w:rFonts w:ascii="Times New Roman" w:eastAsia="Times New Roman" w:hAnsi="Times New Roman" w:cs="Times New Roman"/>
            <w:iCs/>
            <w:sz w:val="24"/>
            <w:szCs w:val="24"/>
            <w:vertAlign w:val="superscript"/>
            <w:lang w:val="en-US"/>
          </w:rPr>
          <w:t>bonf</w:t>
        </w:r>
        <w:proofErr w:type="spellEnd"/>
        <w:r w:rsidR="00526D3F" w:rsidRPr="00526D3F">
          <w:rPr>
            <w:rFonts w:ascii="Times New Roman" w:eastAsia="Times New Roman" w:hAnsi="Times New Roman" w:cs="Times New Roman"/>
            <w:sz w:val="24"/>
            <w:szCs w:val="24"/>
            <w:lang w:val="en-US"/>
          </w:rPr>
          <w:t xml:space="preserve"> = .006, and </w:t>
        </w:r>
        <w:proofErr w:type="spellStart"/>
        <w:r w:rsidR="00526D3F" w:rsidRPr="00526D3F">
          <w:rPr>
            <w:rFonts w:ascii="Times New Roman" w:eastAsia="Times New Roman" w:hAnsi="Times New Roman" w:cs="Times New Roman"/>
            <w:i/>
            <w:sz w:val="24"/>
            <w:szCs w:val="24"/>
            <w:lang w:val="en-US"/>
          </w:rPr>
          <w:t>p</w:t>
        </w:r>
        <w:r w:rsidR="00526D3F" w:rsidRPr="00526D3F">
          <w:rPr>
            <w:rFonts w:ascii="Times New Roman" w:eastAsia="Times New Roman" w:hAnsi="Times New Roman" w:cs="Times New Roman"/>
            <w:iCs/>
            <w:sz w:val="24"/>
            <w:szCs w:val="24"/>
            <w:vertAlign w:val="superscript"/>
            <w:lang w:val="en-US"/>
          </w:rPr>
          <w:t>bonf</w:t>
        </w:r>
        <w:proofErr w:type="spellEnd"/>
        <w:r w:rsidR="00526D3F" w:rsidRPr="00526D3F">
          <w:rPr>
            <w:rFonts w:ascii="Times New Roman" w:eastAsia="Times New Roman" w:hAnsi="Times New Roman" w:cs="Times New Roman"/>
            <w:sz w:val="24"/>
            <w:szCs w:val="24"/>
            <w:lang w:val="en-US"/>
          </w:rPr>
          <w:t xml:space="preserve"> &lt; .001), and </w:t>
        </w:r>
        <w:proofErr w:type="spellStart"/>
        <w:r w:rsidR="00526D3F" w:rsidRPr="00526D3F">
          <w:rPr>
            <w:rFonts w:ascii="Times New Roman" w:eastAsia="Times New Roman" w:hAnsi="Times New Roman" w:cs="Times New Roman"/>
            <w:sz w:val="24"/>
            <w:szCs w:val="24"/>
            <w:lang w:val="en-US"/>
          </w:rPr>
          <w:t>Pz</w:t>
        </w:r>
        <w:proofErr w:type="spellEnd"/>
        <w:r w:rsidR="00526D3F" w:rsidRPr="00526D3F">
          <w:rPr>
            <w:rFonts w:ascii="Times New Roman" w:eastAsia="Times New Roman" w:hAnsi="Times New Roman" w:cs="Times New Roman"/>
            <w:sz w:val="24"/>
            <w:szCs w:val="24"/>
            <w:lang w:val="en-US"/>
          </w:rPr>
          <w:t xml:space="preserve"> showed higher beta power compared </w:t>
        </w:r>
        <w:r w:rsidR="00A50282" w:rsidRPr="00526D3F">
          <w:rPr>
            <w:rFonts w:ascii="Times New Roman" w:eastAsia="Times New Roman" w:hAnsi="Times New Roman" w:cs="Times New Roman"/>
            <w:sz w:val="24"/>
            <w:szCs w:val="24"/>
            <w:lang w:val="en-US"/>
          </w:rPr>
          <w:t xml:space="preserve">to </w:t>
        </w:r>
        <w:proofErr w:type="spellStart"/>
        <w:r w:rsidR="00A50282" w:rsidRPr="00526D3F">
          <w:rPr>
            <w:rFonts w:ascii="Times New Roman" w:eastAsia="Times New Roman" w:hAnsi="Times New Roman" w:cs="Times New Roman"/>
            <w:sz w:val="24"/>
            <w:szCs w:val="24"/>
            <w:lang w:val="en-US"/>
          </w:rPr>
          <w:t>P</w:t>
        </w:r>
        <w:r w:rsidR="00526D3F" w:rsidRPr="00526D3F">
          <w:rPr>
            <w:rFonts w:ascii="Times New Roman" w:eastAsia="Times New Roman" w:hAnsi="Times New Roman" w:cs="Times New Roman"/>
            <w:sz w:val="24"/>
            <w:szCs w:val="24"/>
            <w:lang w:val="en-US"/>
          </w:rPr>
          <w:t>Oz</w:t>
        </w:r>
        <w:proofErr w:type="spellEnd"/>
        <w:r w:rsidR="00A50282" w:rsidRPr="00526D3F">
          <w:rPr>
            <w:rFonts w:ascii="Times New Roman" w:eastAsia="Times New Roman" w:hAnsi="Times New Roman" w:cs="Times New Roman"/>
            <w:sz w:val="24"/>
            <w:szCs w:val="24"/>
            <w:lang w:val="en-US"/>
          </w:rPr>
          <w:t xml:space="preserve"> </w:t>
        </w:r>
        <w:proofErr w:type="spellStart"/>
        <w:r w:rsidR="00AD6EAC" w:rsidRPr="00526D3F">
          <w:rPr>
            <w:rFonts w:ascii="Times New Roman" w:eastAsia="Times New Roman" w:hAnsi="Times New Roman" w:cs="Times New Roman"/>
            <w:i/>
            <w:sz w:val="24"/>
            <w:szCs w:val="24"/>
            <w:lang w:val="en-US"/>
          </w:rPr>
          <w:t>p</w:t>
        </w:r>
        <w:r w:rsidR="00AD6EAC" w:rsidRPr="00526D3F">
          <w:rPr>
            <w:rFonts w:ascii="Times New Roman" w:eastAsia="Times New Roman" w:hAnsi="Times New Roman" w:cs="Times New Roman"/>
            <w:iCs/>
            <w:sz w:val="24"/>
            <w:szCs w:val="24"/>
            <w:vertAlign w:val="superscript"/>
            <w:lang w:val="en-US"/>
          </w:rPr>
          <w:t>bonf</w:t>
        </w:r>
        <w:proofErr w:type="spellEnd"/>
        <w:r w:rsidR="00A50282" w:rsidRPr="00526D3F">
          <w:rPr>
            <w:rFonts w:ascii="Times New Roman" w:eastAsia="Times New Roman" w:hAnsi="Times New Roman" w:cs="Times New Roman"/>
            <w:sz w:val="24"/>
            <w:szCs w:val="24"/>
            <w:lang w:val="en-US"/>
          </w:rPr>
          <w:t xml:space="preserve"> &lt; .001.</w:t>
        </w:r>
        <w:r w:rsidR="00526D3F">
          <w:rPr>
            <w:rFonts w:ascii="Times New Roman" w:eastAsia="Times New Roman" w:hAnsi="Times New Roman" w:cs="Times New Roman"/>
            <w:sz w:val="24"/>
            <w:szCs w:val="24"/>
            <w:lang w:val="en-US"/>
          </w:rPr>
          <w:t xml:space="preserve"> Since format almost reached statistical significance, we looked at the pairwise comparisons of the electrodes regarding format. P1 and </w:t>
        </w:r>
        <w:proofErr w:type="spellStart"/>
        <w:r w:rsidR="00526D3F">
          <w:rPr>
            <w:rFonts w:ascii="Times New Roman" w:eastAsia="Times New Roman" w:hAnsi="Times New Roman" w:cs="Times New Roman"/>
            <w:sz w:val="24"/>
            <w:szCs w:val="24"/>
            <w:lang w:val="en-US"/>
          </w:rPr>
          <w:t>Pz</w:t>
        </w:r>
        <w:proofErr w:type="spellEnd"/>
        <w:r w:rsidR="00526D3F">
          <w:rPr>
            <w:rFonts w:ascii="Times New Roman" w:eastAsia="Times New Roman" w:hAnsi="Times New Roman" w:cs="Times New Roman"/>
            <w:sz w:val="24"/>
            <w:szCs w:val="24"/>
            <w:lang w:val="en-US"/>
          </w:rPr>
          <w:t xml:space="preserve"> showed higher beta power for non-symbolic demonstrations (</w:t>
        </w:r>
        <w:proofErr w:type="spellStart"/>
        <w:r w:rsidR="00526D3F" w:rsidRPr="00526D3F">
          <w:rPr>
            <w:rFonts w:ascii="Times New Roman" w:eastAsia="Times New Roman" w:hAnsi="Times New Roman" w:cs="Times New Roman"/>
            <w:i/>
            <w:sz w:val="24"/>
            <w:szCs w:val="24"/>
            <w:lang w:val="en-US"/>
          </w:rPr>
          <w:t>p</w:t>
        </w:r>
        <w:r w:rsidR="00526D3F" w:rsidRPr="00526D3F">
          <w:rPr>
            <w:rFonts w:ascii="Times New Roman" w:eastAsia="Times New Roman" w:hAnsi="Times New Roman" w:cs="Times New Roman"/>
            <w:iCs/>
            <w:sz w:val="24"/>
            <w:szCs w:val="24"/>
            <w:vertAlign w:val="superscript"/>
            <w:lang w:val="en-US"/>
          </w:rPr>
          <w:t>bonf</w:t>
        </w:r>
        <w:proofErr w:type="spellEnd"/>
        <w:r w:rsidR="00526D3F" w:rsidRPr="00526D3F">
          <w:rPr>
            <w:rFonts w:ascii="Times New Roman" w:eastAsia="Times New Roman" w:hAnsi="Times New Roman" w:cs="Times New Roman"/>
            <w:sz w:val="24"/>
            <w:szCs w:val="24"/>
            <w:lang w:val="en-US"/>
          </w:rPr>
          <w:t xml:space="preserve"> </w:t>
        </w:r>
        <w:r w:rsidR="00526D3F">
          <w:rPr>
            <w:rFonts w:ascii="Times New Roman" w:eastAsia="Times New Roman" w:hAnsi="Times New Roman" w:cs="Times New Roman"/>
            <w:sz w:val="24"/>
            <w:szCs w:val="24"/>
            <w:lang w:val="en-US"/>
          </w:rPr>
          <w:t>=</w:t>
        </w:r>
        <w:r w:rsidR="00526D3F" w:rsidRPr="00526D3F">
          <w:rPr>
            <w:rFonts w:ascii="Times New Roman" w:eastAsia="Times New Roman" w:hAnsi="Times New Roman" w:cs="Times New Roman"/>
            <w:sz w:val="24"/>
            <w:szCs w:val="24"/>
            <w:lang w:val="en-US"/>
          </w:rPr>
          <w:t xml:space="preserve"> .0</w:t>
        </w:r>
        <w:r w:rsidR="00526D3F">
          <w:rPr>
            <w:rFonts w:ascii="Times New Roman" w:eastAsia="Times New Roman" w:hAnsi="Times New Roman" w:cs="Times New Roman"/>
            <w:sz w:val="24"/>
            <w:szCs w:val="24"/>
            <w:lang w:val="en-US"/>
          </w:rPr>
          <w:t xml:space="preserve">6) but did not reach significance, while </w:t>
        </w:r>
        <w:proofErr w:type="spellStart"/>
        <w:r w:rsidR="00526D3F">
          <w:rPr>
            <w:rFonts w:ascii="Times New Roman" w:eastAsia="Times New Roman" w:hAnsi="Times New Roman" w:cs="Times New Roman"/>
            <w:sz w:val="24"/>
            <w:szCs w:val="24"/>
            <w:lang w:val="en-US"/>
          </w:rPr>
          <w:t>POz</w:t>
        </w:r>
        <w:proofErr w:type="spellEnd"/>
        <w:r w:rsidR="00526D3F">
          <w:rPr>
            <w:rFonts w:ascii="Times New Roman" w:eastAsia="Times New Roman" w:hAnsi="Times New Roman" w:cs="Times New Roman"/>
            <w:sz w:val="24"/>
            <w:szCs w:val="24"/>
            <w:lang w:val="en-US"/>
          </w:rPr>
          <w:t xml:space="preserve"> showed significantly higher beta power for non-symbolic (</w:t>
        </w:r>
        <w:proofErr w:type="spellStart"/>
        <w:r w:rsidR="00526D3F" w:rsidRPr="00526D3F">
          <w:rPr>
            <w:rFonts w:ascii="Times New Roman" w:eastAsia="Times New Roman" w:hAnsi="Times New Roman" w:cs="Times New Roman"/>
            <w:i/>
            <w:sz w:val="24"/>
            <w:szCs w:val="24"/>
            <w:lang w:val="en-US"/>
          </w:rPr>
          <w:t>p</w:t>
        </w:r>
        <w:r w:rsidR="00526D3F" w:rsidRPr="00526D3F">
          <w:rPr>
            <w:rFonts w:ascii="Times New Roman" w:eastAsia="Times New Roman" w:hAnsi="Times New Roman" w:cs="Times New Roman"/>
            <w:iCs/>
            <w:sz w:val="24"/>
            <w:szCs w:val="24"/>
            <w:vertAlign w:val="superscript"/>
            <w:lang w:val="en-US"/>
          </w:rPr>
          <w:t>bonf</w:t>
        </w:r>
        <w:proofErr w:type="spellEnd"/>
        <w:r w:rsidR="00526D3F" w:rsidRPr="00526D3F">
          <w:rPr>
            <w:rFonts w:ascii="Times New Roman" w:eastAsia="Times New Roman" w:hAnsi="Times New Roman" w:cs="Times New Roman"/>
            <w:sz w:val="24"/>
            <w:szCs w:val="24"/>
            <w:lang w:val="en-US"/>
          </w:rPr>
          <w:t xml:space="preserve"> </w:t>
        </w:r>
        <w:r w:rsidR="007512E2">
          <w:rPr>
            <w:rFonts w:ascii="Times New Roman" w:eastAsia="Times New Roman" w:hAnsi="Times New Roman" w:cs="Times New Roman"/>
            <w:sz w:val="24"/>
            <w:szCs w:val="24"/>
            <w:lang w:val="en-US"/>
          </w:rPr>
          <w:t>=</w:t>
        </w:r>
        <w:r w:rsidR="00526D3F" w:rsidRPr="00526D3F">
          <w:rPr>
            <w:rFonts w:ascii="Times New Roman" w:eastAsia="Times New Roman" w:hAnsi="Times New Roman" w:cs="Times New Roman"/>
            <w:sz w:val="24"/>
            <w:szCs w:val="24"/>
            <w:lang w:val="en-US"/>
          </w:rPr>
          <w:t xml:space="preserve"> .0</w:t>
        </w:r>
        <w:r w:rsidR="007512E2">
          <w:rPr>
            <w:rFonts w:ascii="Times New Roman" w:eastAsia="Times New Roman" w:hAnsi="Times New Roman" w:cs="Times New Roman"/>
            <w:sz w:val="24"/>
            <w:szCs w:val="24"/>
            <w:lang w:val="en-US"/>
          </w:rPr>
          <w:t>44</w:t>
        </w:r>
        <w:r w:rsidR="00526D3F">
          <w:rPr>
            <w:rFonts w:ascii="Times New Roman" w:eastAsia="Times New Roman" w:hAnsi="Times New Roman" w:cs="Times New Roman"/>
            <w:sz w:val="24"/>
            <w:szCs w:val="24"/>
            <w:lang w:val="en-US"/>
          </w:rPr>
          <w:t>)</w:t>
        </w:r>
      </w:ins>
      <w:r w:rsidR="00526D3F">
        <w:rPr>
          <w:rFonts w:ascii="Times New Roman" w:hAnsi="Times New Roman"/>
          <w:sz w:val="24"/>
          <w:lang w:val="en-US"/>
          <w:rPrChange w:id="517" w:author="Venera Gashaj" w:date="2023-05-04T20:24:00Z">
            <w:rPr>
              <w:rFonts w:ascii="Times New Roman" w:hAnsi="Times New Roman"/>
              <w:color w:val="131413"/>
              <w:sz w:val="24"/>
              <w:lang w:val="en-US"/>
            </w:rPr>
          </w:rPrChange>
        </w:rPr>
        <w:t xml:space="preserve"> compared to </w:t>
      </w:r>
      <w:del w:id="518" w:author="Venera Gashaj" w:date="2023-05-04T20:24:00Z">
        <w:r w:rsidR="00A50282">
          <w:rPr>
            <w:rFonts w:ascii="Times New Roman" w:eastAsia="Times New Roman" w:hAnsi="Times New Roman" w:cs="Times New Roman"/>
            <w:color w:val="131413"/>
            <w:sz w:val="24"/>
            <w:szCs w:val="24"/>
            <w:lang w:val="en-US"/>
          </w:rPr>
          <w:delText xml:space="preserve">P1 </w:delText>
        </w:r>
        <w:r w:rsidR="00A50282" w:rsidRPr="00A20AEF">
          <w:rPr>
            <w:rFonts w:ascii="Times New Roman" w:eastAsia="Times New Roman" w:hAnsi="Times New Roman" w:cs="Times New Roman"/>
            <w:i/>
            <w:color w:val="131413"/>
            <w:sz w:val="24"/>
            <w:szCs w:val="24"/>
            <w:lang w:val="en-US"/>
          </w:rPr>
          <w:delText>p</w:delText>
        </w:r>
        <w:r w:rsidR="00A50282" w:rsidRPr="00A20AEF">
          <w:rPr>
            <w:rFonts w:ascii="Times New Roman" w:eastAsia="Times New Roman" w:hAnsi="Times New Roman" w:cs="Times New Roman"/>
            <w:color w:val="131413"/>
            <w:sz w:val="24"/>
            <w:szCs w:val="24"/>
            <w:lang w:val="en-US"/>
          </w:rPr>
          <w:delText xml:space="preserve"> &lt; .0</w:delText>
        </w:r>
        <w:r w:rsidR="00A50282">
          <w:rPr>
            <w:rFonts w:ascii="Times New Roman" w:eastAsia="Times New Roman" w:hAnsi="Times New Roman" w:cs="Times New Roman"/>
            <w:color w:val="131413"/>
            <w:sz w:val="24"/>
            <w:szCs w:val="24"/>
            <w:lang w:val="en-US"/>
          </w:rPr>
          <w:delText>01,</w:delText>
        </w:r>
        <w:r w:rsidR="00A50282" w:rsidRPr="00A20AEF">
          <w:rPr>
            <w:rFonts w:ascii="Times New Roman" w:eastAsia="Times New Roman" w:hAnsi="Times New Roman" w:cs="Times New Roman"/>
            <w:color w:val="131413"/>
            <w:sz w:val="24"/>
            <w:szCs w:val="24"/>
            <w:lang w:val="en-US"/>
          </w:rPr>
          <w:delText xml:space="preserve"> </w:delText>
        </w:r>
        <w:r w:rsidR="00A50282">
          <w:rPr>
            <w:rFonts w:ascii="Times New Roman" w:eastAsia="Times New Roman" w:hAnsi="Times New Roman" w:cs="Times New Roman"/>
            <w:color w:val="131413"/>
            <w:sz w:val="24"/>
            <w:szCs w:val="24"/>
            <w:lang w:val="en-US"/>
          </w:rPr>
          <w:delText xml:space="preserve">P2 </w:delText>
        </w:r>
        <w:r w:rsidR="00A50282" w:rsidRPr="00A20AEF">
          <w:rPr>
            <w:rFonts w:ascii="Times New Roman" w:eastAsia="Times New Roman" w:hAnsi="Times New Roman" w:cs="Times New Roman"/>
            <w:i/>
            <w:color w:val="131413"/>
            <w:sz w:val="24"/>
            <w:szCs w:val="24"/>
            <w:lang w:val="en-US"/>
          </w:rPr>
          <w:delText>p</w:delText>
        </w:r>
        <w:r w:rsidR="00A50282" w:rsidRPr="00A20AEF">
          <w:rPr>
            <w:rFonts w:ascii="Times New Roman" w:eastAsia="Times New Roman" w:hAnsi="Times New Roman" w:cs="Times New Roman"/>
            <w:color w:val="131413"/>
            <w:sz w:val="24"/>
            <w:szCs w:val="24"/>
            <w:lang w:val="en-US"/>
          </w:rPr>
          <w:delText xml:space="preserve"> </w:delText>
        </w:r>
        <w:r w:rsidR="00A50282">
          <w:rPr>
            <w:rFonts w:ascii="Times New Roman" w:eastAsia="Times New Roman" w:hAnsi="Times New Roman" w:cs="Times New Roman"/>
            <w:color w:val="131413"/>
            <w:sz w:val="24"/>
            <w:szCs w:val="24"/>
            <w:lang w:val="en-US"/>
          </w:rPr>
          <w:delText>=</w:delText>
        </w:r>
        <w:r w:rsidR="00A50282" w:rsidRPr="00A20AEF">
          <w:rPr>
            <w:rFonts w:ascii="Times New Roman" w:eastAsia="Times New Roman" w:hAnsi="Times New Roman" w:cs="Times New Roman"/>
            <w:color w:val="131413"/>
            <w:sz w:val="24"/>
            <w:szCs w:val="24"/>
            <w:lang w:val="en-US"/>
          </w:rPr>
          <w:delText xml:space="preserve"> .0</w:delText>
        </w:r>
        <w:r w:rsidR="00A50282">
          <w:rPr>
            <w:rFonts w:ascii="Times New Roman" w:eastAsia="Times New Roman" w:hAnsi="Times New Roman" w:cs="Times New Roman"/>
            <w:color w:val="131413"/>
            <w:sz w:val="24"/>
            <w:szCs w:val="24"/>
            <w:lang w:val="en-US"/>
          </w:rPr>
          <w:delText>06, and P3</w:delText>
        </w:r>
        <w:r w:rsidR="00A50282" w:rsidRPr="00A20AEF">
          <w:rPr>
            <w:rFonts w:ascii="Times New Roman" w:eastAsia="Times New Roman" w:hAnsi="Times New Roman" w:cs="Times New Roman"/>
            <w:color w:val="131413"/>
            <w:sz w:val="24"/>
            <w:szCs w:val="24"/>
            <w:lang w:val="en-US"/>
          </w:rPr>
          <w:delText xml:space="preserve"> </w:delText>
        </w:r>
        <w:r w:rsidR="00A50282" w:rsidRPr="00A20AEF">
          <w:rPr>
            <w:rFonts w:ascii="Times New Roman" w:eastAsia="Times New Roman" w:hAnsi="Times New Roman" w:cs="Times New Roman"/>
            <w:i/>
            <w:color w:val="131413"/>
            <w:sz w:val="24"/>
            <w:szCs w:val="24"/>
            <w:lang w:val="en-US"/>
          </w:rPr>
          <w:delText>p</w:delText>
        </w:r>
        <w:r w:rsidR="00A50282" w:rsidRPr="00A20AEF">
          <w:rPr>
            <w:rFonts w:ascii="Times New Roman" w:eastAsia="Times New Roman" w:hAnsi="Times New Roman" w:cs="Times New Roman"/>
            <w:color w:val="131413"/>
            <w:sz w:val="24"/>
            <w:szCs w:val="24"/>
            <w:lang w:val="en-US"/>
          </w:rPr>
          <w:delText xml:space="preserve"> &lt; .0</w:delText>
        </w:r>
        <w:r w:rsidR="00A50282">
          <w:rPr>
            <w:rFonts w:ascii="Times New Roman" w:eastAsia="Times New Roman" w:hAnsi="Times New Roman" w:cs="Times New Roman"/>
            <w:color w:val="131413"/>
            <w:sz w:val="24"/>
            <w:szCs w:val="24"/>
            <w:lang w:val="en-US"/>
          </w:rPr>
          <w:delText>01</w:delText>
        </w:r>
        <w:r w:rsidR="00A50282" w:rsidRPr="00A20AEF">
          <w:rPr>
            <w:rFonts w:ascii="Times New Roman" w:eastAsia="Times New Roman" w:hAnsi="Times New Roman" w:cs="Times New Roman"/>
            <w:color w:val="131413"/>
            <w:sz w:val="24"/>
            <w:szCs w:val="24"/>
            <w:lang w:val="en-US"/>
          </w:rPr>
          <w:delText xml:space="preserve"> </w:delText>
        </w:r>
        <w:r w:rsidR="00A50282">
          <w:rPr>
            <w:rFonts w:ascii="Times New Roman" w:eastAsia="Times New Roman" w:hAnsi="Times New Roman" w:cs="Times New Roman"/>
            <w:color w:val="131413"/>
            <w:sz w:val="24"/>
            <w:szCs w:val="24"/>
            <w:lang w:val="en-US"/>
          </w:rPr>
          <w:delText>(</w:delText>
        </w:r>
        <w:r w:rsidR="00A50282" w:rsidRPr="00A20AEF">
          <w:rPr>
            <w:rFonts w:ascii="Times New Roman" w:eastAsia="Times New Roman" w:hAnsi="Times New Roman" w:cs="Times New Roman"/>
            <w:color w:val="131413"/>
            <w:sz w:val="24"/>
            <w:szCs w:val="24"/>
            <w:lang w:val="en-US"/>
          </w:rPr>
          <w:delText xml:space="preserve">see Figure </w:delText>
        </w:r>
        <w:r w:rsidR="00A50282">
          <w:rPr>
            <w:rFonts w:ascii="Times New Roman" w:eastAsia="Times New Roman" w:hAnsi="Times New Roman" w:cs="Times New Roman"/>
            <w:color w:val="131413"/>
            <w:sz w:val="24"/>
            <w:szCs w:val="24"/>
            <w:lang w:val="en-US"/>
          </w:rPr>
          <w:delText>4</w:delText>
        </w:r>
        <w:r w:rsidR="00A50282" w:rsidRPr="00A20AEF">
          <w:rPr>
            <w:rFonts w:ascii="Times New Roman" w:eastAsia="Times New Roman" w:hAnsi="Times New Roman" w:cs="Times New Roman"/>
            <w:color w:val="131413"/>
            <w:sz w:val="24"/>
            <w:szCs w:val="24"/>
            <w:lang w:val="en-US"/>
          </w:rPr>
          <w:delText>)</w:delText>
        </w:r>
        <w:r w:rsidR="00A50282">
          <w:rPr>
            <w:rFonts w:ascii="Times New Roman" w:eastAsia="Times New Roman" w:hAnsi="Times New Roman" w:cs="Times New Roman"/>
            <w:color w:val="131413"/>
            <w:sz w:val="24"/>
            <w:szCs w:val="24"/>
            <w:lang w:val="en-US"/>
          </w:rPr>
          <w:delText>. All p-values are Bonferroni adjusted</w:delText>
        </w:r>
        <w:r w:rsidR="00A50282" w:rsidRPr="00A20AEF">
          <w:rPr>
            <w:rFonts w:ascii="Times New Roman" w:eastAsia="Times New Roman" w:hAnsi="Times New Roman" w:cs="Times New Roman"/>
            <w:color w:val="131413"/>
            <w:sz w:val="24"/>
            <w:szCs w:val="24"/>
            <w:lang w:val="en-US"/>
          </w:rPr>
          <w:delText xml:space="preserve">. </w:delText>
        </w:r>
      </w:del>
      <w:ins w:id="519" w:author="Venera Gashaj" w:date="2023-05-04T20:24:00Z">
        <w:r w:rsidR="00526D3F">
          <w:rPr>
            <w:rFonts w:ascii="Times New Roman" w:eastAsia="Times New Roman" w:hAnsi="Times New Roman" w:cs="Times New Roman"/>
            <w:sz w:val="24"/>
            <w:szCs w:val="24"/>
            <w:lang w:val="en-US"/>
          </w:rPr>
          <w:t>symbolic</w:t>
        </w:r>
        <w:r w:rsidR="00526D3F" w:rsidRPr="00526D3F">
          <w:rPr>
            <w:rFonts w:ascii="Times New Roman" w:eastAsia="Times New Roman" w:hAnsi="Times New Roman" w:cs="Times New Roman"/>
            <w:sz w:val="24"/>
            <w:szCs w:val="24"/>
            <w:lang w:val="en-US"/>
          </w:rPr>
          <w:t xml:space="preserve"> </w:t>
        </w:r>
        <w:r w:rsidR="00526D3F">
          <w:rPr>
            <w:rFonts w:ascii="Times New Roman" w:eastAsia="Times New Roman" w:hAnsi="Times New Roman" w:cs="Times New Roman"/>
            <w:sz w:val="24"/>
            <w:szCs w:val="24"/>
            <w:lang w:val="en-US"/>
          </w:rPr>
          <w:t>demonstrations.</w:t>
        </w:r>
      </w:ins>
    </w:p>
    <w:p w14:paraId="6FAB7C86" w14:textId="77777777" w:rsidR="00943B8F" w:rsidRDefault="00943B8F">
      <w:pPr>
        <w:rPr>
          <w:del w:id="520" w:author="Venera Gashaj" w:date="2023-05-04T20:24:00Z"/>
          <w:rFonts w:ascii="Times New Roman" w:eastAsia="Times New Roman" w:hAnsi="Times New Roman" w:cs="Times New Roman"/>
          <w:color w:val="131413"/>
          <w:sz w:val="24"/>
          <w:szCs w:val="24"/>
          <w:lang w:val="en-US"/>
        </w:rPr>
      </w:pPr>
      <w:del w:id="521" w:author="Venera Gashaj" w:date="2023-05-04T20:24:00Z">
        <w:r>
          <w:rPr>
            <w:rFonts w:ascii="Times New Roman" w:eastAsia="Times New Roman" w:hAnsi="Times New Roman" w:cs="Times New Roman"/>
            <w:color w:val="131413"/>
            <w:sz w:val="24"/>
            <w:szCs w:val="24"/>
            <w:lang w:val="en-US"/>
          </w:rPr>
          <w:br w:type="page"/>
        </w:r>
      </w:del>
    </w:p>
    <w:p w14:paraId="20D509A8" w14:textId="77777777" w:rsidR="0023368E" w:rsidRPr="00A20AEF" w:rsidRDefault="0023368E">
      <w:pPr>
        <w:spacing w:line="480" w:lineRule="auto"/>
        <w:ind w:firstLine="708"/>
        <w:rPr>
          <w:del w:id="522" w:author="Venera Gashaj" w:date="2023-05-04T20:24:00Z"/>
          <w:rFonts w:ascii="Times New Roman" w:eastAsia="Times New Roman" w:hAnsi="Times New Roman" w:cs="Times New Roman"/>
          <w:color w:val="131413"/>
          <w:sz w:val="24"/>
          <w:szCs w:val="24"/>
          <w:lang w:val="en-US"/>
        </w:rPr>
      </w:pPr>
    </w:p>
    <w:p w14:paraId="700A5DA0" w14:textId="27E037F1" w:rsidR="0023368E" w:rsidRPr="00A20AEF" w:rsidRDefault="00437550">
      <w:pPr>
        <w:spacing w:line="480" w:lineRule="auto"/>
        <w:ind w:firstLine="720"/>
        <w:jc w:val="both"/>
        <w:rPr>
          <w:rFonts w:ascii="Times New Roman" w:eastAsia="Times New Roman" w:hAnsi="Times New Roman" w:cs="Times New Roman"/>
          <w:i/>
          <w:sz w:val="24"/>
          <w:szCs w:val="24"/>
          <w:lang w:val="en-US"/>
        </w:rPr>
      </w:pPr>
      <w:r w:rsidRPr="00A20AEF">
        <w:rPr>
          <w:rFonts w:ascii="Times New Roman" w:eastAsia="Times New Roman" w:hAnsi="Times New Roman" w:cs="Times New Roman"/>
          <w:sz w:val="24"/>
          <w:szCs w:val="24"/>
          <w:lang w:val="en-US"/>
        </w:rPr>
        <w:t xml:space="preserve">Figure </w:t>
      </w:r>
      <w:del w:id="523" w:author="Venera Gashaj" w:date="2023-05-04T20:24:00Z">
        <w:r w:rsidRPr="00A20AEF">
          <w:rPr>
            <w:rFonts w:ascii="Times New Roman" w:eastAsia="Times New Roman" w:hAnsi="Times New Roman" w:cs="Times New Roman"/>
            <w:sz w:val="24"/>
            <w:szCs w:val="24"/>
            <w:lang w:val="en-US"/>
          </w:rPr>
          <w:delText>4</w:delText>
        </w:r>
      </w:del>
      <w:ins w:id="524" w:author="Venera Gashaj" w:date="2023-05-04T20:24:00Z">
        <w:r w:rsidR="00BA3812">
          <w:rPr>
            <w:rFonts w:ascii="Times New Roman" w:eastAsia="Times New Roman" w:hAnsi="Times New Roman" w:cs="Times New Roman"/>
            <w:sz w:val="24"/>
            <w:szCs w:val="24"/>
            <w:lang w:val="en-US"/>
          </w:rPr>
          <w:t>5</w:t>
        </w:r>
      </w:ins>
      <w:r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i/>
          <w:sz w:val="24"/>
          <w:szCs w:val="24"/>
          <w:lang w:val="en-US"/>
        </w:rPr>
        <w:t xml:space="preserve">Estimated marginal means </w:t>
      </w:r>
      <w:r w:rsidR="00943B8F">
        <w:rPr>
          <w:rFonts w:ascii="Times New Roman" w:eastAsia="Times New Roman" w:hAnsi="Times New Roman" w:cs="Times New Roman"/>
          <w:i/>
          <w:sz w:val="24"/>
          <w:szCs w:val="24"/>
          <w:lang w:val="en-US"/>
        </w:rPr>
        <w:t xml:space="preserve">and standard errors </w:t>
      </w:r>
      <w:r w:rsidRPr="00A20AEF">
        <w:rPr>
          <w:rFonts w:ascii="Times New Roman" w:eastAsia="Times New Roman" w:hAnsi="Times New Roman" w:cs="Times New Roman"/>
          <w:i/>
          <w:sz w:val="24"/>
          <w:szCs w:val="24"/>
          <w:lang w:val="en-US"/>
        </w:rPr>
        <w:t>of beta power in voltage over parietal cluster, depending on symbolic versus non-symbolic format.</w:t>
      </w:r>
      <w:ins w:id="525" w:author="Venera Gashaj" w:date="2023-05-04T20:24:00Z">
        <w:r w:rsidR="00BA3812" w:rsidRPr="00BA3812">
          <w:rPr>
            <w:rFonts w:ascii="Times New Roman" w:eastAsia="Times New Roman" w:hAnsi="Times New Roman" w:cs="Times New Roman"/>
            <w:b/>
            <w:noProof/>
            <w:sz w:val="24"/>
            <w:szCs w:val="24"/>
            <w:lang w:val="en-US"/>
          </w:rPr>
          <w:t xml:space="preserve"> </w:t>
        </w:r>
      </w:ins>
    </w:p>
    <w:p w14:paraId="68E302E1" w14:textId="68569905" w:rsidR="00943B8F" w:rsidRPr="00BA3812" w:rsidRDefault="00943B8F" w:rsidP="00943B8F">
      <w:pPr>
        <w:spacing w:line="480" w:lineRule="auto"/>
        <w:jc w:val="both"/>
        <w:rPr>
          <w:ins w:id="526" w:author="Venera Gashaj" w:date="2023-05-04T20:24:00Z"/>
          <w:rFonts w:ascii="Times New Roman" w:eastAsia="Times New Roman" w:hAnsi="Times New Roman" w:cs="Times New Roman"/>
          <w:i/>
          <w:sz w:val="24"/>
          <w:szCs w:val="24"/>
          <w:lang w:val="en-US"/>
        </w:rPr>
      </w:pPr>
      <w:del w:id="527" w:author="Venera Gashaj" w:date="2023-05-04T20:24:00Z">
        <w:r>
          <w:rPr>
            <w:rFonts w:ascii="Times New Roman" w:eastAsia="Times New Roman" w:hAnsi="Times New Roman" w:cs="Times New Roman"/>
            <w:b/>
            <w:noProof/>
            <w:sz w:val="24"/>
            <w:szCs w:val="24"/>
            <w:lang w:val="en-US"/>
          </w:rPr>
          <mc:AlternateContent>
            <mc:Choice Requires="wpg">
              <w:drawing>
                <wp:inline distT="0" distB="0" distL="0" distR="0" wp14:anchorId="5D39309A" wp14:editId="760A7156">
                  <wp:extent cx="5626491" cy="2791501"/>
                  <wp:effectExtent l="0" t="0" r="0" b="2540"/>
                  <wp:docPr id="12" name="Group 12"/>
                  <wp:cNvGraphicFramePr/>
                  <a:graphic xmlns:a="http://schemas.openxmlformats.org/drawingml/2006/main">
                    <a:graphicData uri="http://schemas.microsoft.com/office/word/2010/wordprocessingGroup">
                      <wpg:wgp>
                        <wpg:cNvGrpSpPr/>
                        <wpg:grpSpPr>
                          <a:xfrm>
                            <a:off x="0" y="0"/>
                            <a:ext cx="5626491" cy="2791501"/>
                            <a:chOff x="0" y="0"/>
                            <a:chExt cx="5626491" cy="2791501"/>
                          </a:xfrm>
                        </wpg:grpSpPr>
                        <pic:pic xmlns:pic="http://schemas.openxmlformats.org/drawingml/2006/picture">
                          <pic:nvPicPr>
                            <pic:cNvPr id="10" name="Grafik 10"/>
                            <pic:cNvPicPr>
                              <a:picLocks noChangeAspect="1"/>
                            </pic:cNvPicPr>
                          </pic:nvPicPr>
                          <pic:blipFill rotWithShape="1">
                            <a:blip r:embed="rId24" cstate="print">
                              <a:extLst>
                                <a:ext uri="{28A0092B-C50C-407E-A947-70E740481C1C}">
                                  <a14:useLocalDpi xmlns:a14="http://schemas.microsoft.com/office/drawing/2010/main" val="0"/>
                                </a:ext>
                              </a:extLst>
                            </a:blip>
                            <a:srcRect l="2715" t="2130" r="1254" b="2769"/>
                            <a:stretch/>
                          </pic:blipFill>
                          <pic:spPr bwMode="auto">
                            <a:xfrm>
                              <a:off x="0" y="184826"/>
                              <a:ext cx="5504815" cy="2606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2.png"/>
                            <pic:cNvPicPr/>
                          </pic:nvPicPr>
                          <pic:blipFill rotWithShape="1">
                            <a:blip r:embed="rId25">
                              <a:extLst>
                                <a:ext uri="{28A0092B-C50C-407E-A947-70E740481C1C}">
                                  <a14:useLocalDpi xmlns:a14="http://schemas.microsoft.com/office/drawing/2010/main" val="0"/>
                                </a:ext>
                              </a:extLst>
                            </a:blip>
                            <a:srcRect l="74460" t="27504" r="-4" b="23952"/>
                            <a:stretch/>
                          </pic:blipFill>
                          <pic:spPr bwMode="auto">
                            <a:xfrm>
                              <a:off x="4377446" y="1206230"/>
                              <a:ext cx="1249045" cy="1342390"/>
                            </a:xfrm>
                            <a:prstGeom prst="rect">
                              <a:avLst/>
                            </a:prstGeom>
                            <a:ln>
                              <a:noFill/>
                            </a:ln>
                            <a:extLst>
                              <a:ext uri="{53640926-AAD7-44D8-BBD7-CCE9431645EC}">
                                <a14:shadowObscured xmlns:a14="http://schemas.microsoft.com/office/drawing/2010/main"/>
                              </a:ext>
                            </a:extLst>
                          </pic:spPr>
                        </pic:pic>
                        <wps:wsp>
                          <wps:cNvPr id="11" name="Textfeld 11"/>
                          <wps:cNvSpPr txBox="1"/>
                          <wps:spPr>
                            <a:xfrm>
                              <a:off x="826851" y="0"/>
                              <a:ext cx="3501957" cy="252919"/>
                            </a:xfrm>
                            <a:prstGeom prst="rect">
                              <a:avLst/>
                            </a:prstGeom>
                            <a:noFill/>
                            <a:ln w="6350">
                              <a:noFill/>
                            </a:ln>
                          </wps:spPr>
                          <wps:txbx>
                            <w:txbxContent>
                              <w:p w14:paraId="5FCEDE15" w14:textId="77777777" w:rsidR="00943B8F" w:rsidRPr="00943B8F" w:rsidRDefault="00943B8F">
                                <w:pPr>
                                  <w:rPr>
                                    <w:del w:id="528" w:author="Venera Gashaj" w:date="2023-05-04T20:24:00Z"/>
                                    <w:sz w:val="16"/>
                                    <w:szCs w:val="16"/>
                                    <w:lang w:val="de-CH"/>
                                  </w:rPr>
                                </w:pPr>
                                <w:del w:id="529" w:author="Venera Gashaj" w:date="2023-05-04T20:24:00Z">
                                  <w:r w:rsidRPr="00943B8F">
                                    <w:rPr>
                                      <w:sz w:val="16"/>
                                      <w:szCs w:val="16"/>
                                      <w:lang w:val="de-CH"/>
                                    </w:rPr>
                                    <w:delText>P1</w:delText>
                                  </w:r>
                                  <w:r w:rsidRPr="00943B8F">
                                    <w:rPr>
                                      <w:sz w:val="16"/>
                                      <w:szCs w:val="16"/>
                                      <w:lang w:val="de-CH"/>
                                    </w:rPr>
                                    <w:tab/>
                                  </w:r>
                                  <w:r w:rsidRPr="00943B8F">
                                    <w:rPr>
                                      <w:sz w:val="16"/>
                                      <w:szCs w:val="16"/>
                                      <w:lang w:val="de-CH"/>
                                    </w:rPr>
                                    <w:tab/>
                                    <w:delText xml:space="preserve">   P2</w:delText>
                                  </w:r>
                                  <w:r w:rsidRPr="00943B8F">
                                    <w:rPr>
                                      <w:sz w:val="16"/>
                                      <w:szCs w:val="16"/>
                                      <w:lang w:val="de-CH"/>
                                    </w:rPr>
                                    <w:tab/>
                                  </w:r>
                                  <w:r w:rsidRPr="00943B8F">
                                    <w:rPr>
                                      <w:sz w:val="16"/>
                                      <w:szCs w:val="16"/>
                                      <w:lang w:val="de-CH"/>
                                    </w:rPr>
                                    <w:tab/>
                                    <w:delText xml:space="preserve">       Pz</w:delText>
                                  </w:r>
                                  <w:r w:rsidRPr="00943B8F">
                                    <w:rPr>
                                      <w:sz w:val="16"/>
                                      <w:szCs w:val="16"/>
                                      <w:lang w:val="de-CH"/>
                                    </w:rPr>
                                    <w:tab/>
                                  </w:r>
                                  <w:r w:rsidRPr="00943B8F">
                                    <w:rPr>
                                      <w:sz w:val="16"/>
                                      <w:szCs w:val="16"/>
                                      <w:lang w:val="de-CH"/>
                                    </w:rPr>
                                    <w:tab/>
                                    <w:delText xml:space="preserve">         POz</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39309A" id="Group 12" o:spid="_x0000_s1031" style="width:443.05pt;height:219.8pt;mso-position-horizontal-relative:char;mso-position-vertical-relative:line" coordsize="56264,279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">
                  <v:shape id="Grafik 10" o:spid="_x0000_s1032" type="#_x0000_t75" style="position:absolute;top:1848;width:55048;height:260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">
                    <v:imagedata r:id="rId26" o:title="" croptop="1396f" cropbottom="1815f" cropleft="1779f" cropright="822f"/>
                  </v:shape>
                  <v:shape id="image2.png" o:spid="_x0000_s1033" type="#_x0000_t75" style="position:absolute;left:43774;top:12062;width:12490;height:13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">
                    <v:imagedata r:id="rId27" o:title="" croptop="18025f" cropbottom="15697f" cropleft="48798f" cropright="-3f"/>
                  </v:shape>
                  <v:shape id="Textfeld 11" o:spid="_x0000_s1034" type="#_x0000_t202" style="position:absolute;left:8268;width:35020;height:2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14:paraId="5FCEDE15" w14:textId="77777777" w:rsidR="00943B8F" w:rsidRPr="00943B8F" w:rsidRDefault="00943B8F">
                          <w:pPr>
                            <w:rPr>
                              <w:del w:id="530" w:author="Venera Gashaj" w:date="2023-05-04T20:24:00Z"/>
                              <w:sz w:val="16"/>
                              <w:szCs w:val="16"/>
                              <w:lang w:val="de-CH"/>
                            </w:rPr>
                          </w:pPr>
                          <w:del w:id="531" w:author="Venera Gashaj" w:date="2023-05-04T20:24:00Z">
                            <w:r w:rsidRPr="00943B8F">
                              <w:rPr>
                                <w:sz w:val="16"/>
                                <w:szCs w:val="16"/>
                                <w:lang w:val="de-CH"/>
                              </w:rPr>
                              <w:delText>P1</w:delText>
                            </w:r>
                            <w:r w:rsidRPr="00943B8F">
                              <w:rPr>
                                <w:sz w:val="16"/>
                                <w:szCs w:val="16"/>
                                <w:lang w:val="de-CH"/>
                              </w:rPr>
                              <w:tab/>
                            </w:r>
                            <w:r w:rsidRPr="00943B8F">
                              <w:rPr>
                                <w:sz w:val="16"/>
                                <w:szCs w:val="16"/>
                                <w:lang w:val="de-CH"/>
                              </w:rPr>
                              <w:tab/>
                              <w:delText xml:space="preserve">   P2</w:delText>
                            </w:r>
                            <w:r w:rsidRPr="00943B8F">
                              <w:rPr>
                                <w:sz w:val="16"/>
                                <w:szCs w:val="16"/>
                                <w:lang w:val="de-CH"/>
                              </w:rPr>
                              <w:tab/>
                            </w:r>
                            <w:r w:rsidRPr="00943B8F">
                              <w:rPr>
                                <w:sz w:val="16"/>
                                <w:szCs w:val="16"/>
                                <w:lang w:val="de-CH"/>
                              </w:rPr>
                              <w:tab/>
                              <w:delText xml:space="preserve">       Pz</w:delText>
                            </w:r>
                            <w:r w:rsidRPr="00943B8F">
                              <w:rPr>
                                <w:sz w:val="16"/>
                                <w:szCs w:val="16"/>
                                <w:lang w:val="de-CH"/>
                              </w:rPr>
                              <w:tab/>
                            </w:r>
                            <w:r w:rsidRPr="00943B8F">
                              <w:rPr>
                                <w:sz w:val="16"/>
                                <w:szCs w:val="16"/>
                                <w:lang w:val="de-CH"/>
                              </w:rPr>
                              <w:tab/>
                              <w:delText xml:space="preserve">         POz</w:delText>
                            </w:r>
                          </w:del>
                        </w:p>
                      </w:txbxContent>
                    </v:textbox>
                  </v:shape>
                  <w10:anchorlock/>
                </v:group>
              </w:pict>
            </mc:Fallback>
          </mc:AlternateContent>
        </w:r>
      </w:del>
      <w:ins w:id="532" w:author="Venera Gashaj" w:date="2023-05-04T20:24:00Z">
        <w:r w:rsidR="00BA3812">
          <w:rPr>
            <w:rFonts w:ascii="Times New Roman" w:eastAsia="Times New Roman" w:hAnsi="Times New Roman" w:cs="Times New Roman"/>
            <w:b/>
            <w:noProof/>
            <w:sz w:val="24"/>
            <w:szCs w:val="24"/>
            <w:lang w:val="en-US"/>
          </w:rPr>
          <w:drawing>
            <wp:inline distT="0" distB="0" distL="0" distR="0" wp14:anchorId="1F2DE90C" wp14:editId="234456A7">
              <wp:extent cx="5248275" cy="3936352"/>
              <wp:effectExtent l="0" t="0" r="0" b="1270"/>
              <wp:docPr id="1105030059" name="Picture 11050300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0059" name="Picture 2"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8475" cy="3959003"/>
                      </a:xfrm>
                      <a:prstGeom prst="rect">
                        <a:avLst/>
                      </a:prstGeom>
                    </pic:spPr>
                  </pic:pic>
                </a:graphicData>
              </a:graphic>
            </wp:inline>
          </w:drawing>
        </w:r>
      </w:ins>
    </w:p>
    <w:p w14:paraId="21E4A34A" w14:textId="100219C1" w:rsidR="00BA3812" w:rsidRDefault="00BF13F7" w:rsidP="005A6029">
      <w:pPr>
        <w:spacing w:line="480" w:lineRule="auto"/>
        <w:ind w:firstLine="851"/>
        <w:rPr>
          <w:ins w:id="533" w:author="Venera Gashaj" w:date="2023-05-04T20:24:00Z"/>
          <w:rFonts w:ascii="Times New Roman" w:eastAsia="Times New Roman" w:hAnsi="Times New Roman" w:cs="Times New Roman"/>
          <w:sz w:val="24"/>
          <w:szCs w:val="24"/>
          <w:lang w:val="en-US"/>
        </w:rPr>
      </w:pPr>
      <w:ins w:id="534" w:author="Venera Gashaj" w:date="2023-05-04T20:24:00Z">
        <w:r>
          <w:rPr>
            <w:rFonts w:ascii="Times New Roman" w:eastAsia="Times New Roman" w:hAnsi="Times New Roman" w:cs="Times New Roman"/>
            <w:sz w:val="24"/>
            <w:szCs w:val="24"/>
            <w:lang w:val="en-US"/>
          </w:rPr>
          <w:t xml:space="preserve">Exploratory Analysis: </w:t>
        </w:r>
        <w:r w:rsidR="005A6029" w:rsidRPr="005A6029">
          <w:rPr>
            <w:rFonts w:ascii="Times New Roman" w:eastAsia="Times New Roman" w:hAnsi="Times New Roman" w:cs="Times New Roman"/>
            <w:sz w:val="24"/>
            <w:szCs w:val="24"/>
            <w:lang w:val="en-US"/>
          </w:rPr>
          <w:t xml:space="preserve">To investigate the impact of behavioral variables on the brain signal associated with each task, we conducted an exploratory analysis. To do this, we calculated difference scores for the familiarity and understanding of the tasks. This involved subtracting the score of familiarity with the non-symbolic version from the score of the familiarity with the symbolic version and doing the same for the scores of </w:t>
        </w:r>
        <w:proofErr w:type="gramStart"/>
        <w:r w:rsidR="005A6029" w:rsidRPr="005A6029">
          <w:rPr>
            <w:rFonts w:ascii="Times New Roman" w:eastAsia="Times New Roman" w:hAnsi="Times New Roman" w:cs="Times New Roman"/>
            <w:sz w:val="24"/>
            <w:szCs w:val="24"/>
            <w:lang w:val="en-US"/>
          </w:rPr>
          <w:t>understanding</w:t>
        </w:r>
        <w:proofErr w:type="gramEnd"/>
        <w:r w:rsidR="005A6029" w:rsidRPr="005A6029">
          <w:rPr>
            <w:rFonts w:ascii="Times New Roman" w:eastAsia="Times New Roman" w:hAnsi="Times New Roman" w:cs="Times New Roman"/>
            <w:sz w:val="24"/>
            <w:szCs w:val="24"/>
            <w:lang w:val="en-US"/>
          </w:rPr>
          <w:t>.</w:t>
        </w:r>
        <w:r w:rsidR="005A6029">
          <w:rPr>
            <w:rFonts w:ascii="Times New Roman" w:eastAsia="Times New Roman" w:hAnsi="Times New Roman" w:cs="Times New Roman"/>
            <w:sz w:val="24"/>
            <w:szCs w:val="24"/>
            <w:lang w:val="en-US"/>
          </w:rPr>
          <w:t xml:space="preserve"> </w:t>
        </w:r>
        <w:r w:rsidR="005A6029" w:rsidRPr="005A6029">
          <w:rPr>
            <w:rFonts w:ascii="Times New Roman" w:eastAsia="Times New Roman" w:hAnsi="Times New Roman" w:cs="Times New Roman"/>
            <w:sz w:val="24"/>
            <w:szCs w:val="24"/>
            <w:lang w:val="en-US"/>
          </w:rPr>
          <w:lastRenderedPageBreak/>
          <w:t>This approach allowed us to assign a positive value to a higher familiarity or understanding of the symbolic version, while a negative value indicated a greater familiarity or understanding of the non-symbolic version. These difference scores were then included as covariates in the repeated measures ANOVA</w:t>
        </w:r>
        <w:r w:rsidR="00C626DC">
          <w:rPr>
            <w:rFonts w:ascii="Times New Roman" w:eastAsia="Times New Roman" w:hAnsi="Times New Roman" w:cs="Times New Roman"/>
            <w:sz w:val="24"/>
            <w:szCs w:val="24"/>
            <w:lang w:val="en-US"/>
          </w:rPr>
          <w:t>s</w:t>
        </w:r>
        <w:r w:rsidR="005A6029" w:rsidRPr="005A6029">
          <w:rPr>
            <w:rFonts w:ascii="Times New Roman" w:eastAsia="Times New Roman" w:hAnsi="Times New Roman" w:cs="Times New Roman"/>
            <w:sz w:val="24"/>
            <w:szCs w:val="24"/>
            <w:lang w:val="en-US"/>
          </w:rPr>
          <w:t>.</w:t>
        </w:r>
        <w:r w:rsidR="00C626DC">
          <w:rPr>
            <w:rFonts w:ascii="Times New Roman" w:eastAsia="Times New Roman" w:hAnsi="Times New Roman" w:cs="Times New Roman"/>
            <w:sz w:val="24"/>
            <w:szCs w:val="24"/>
            <w:lang w:val="en-US"/>
          </w:rPr>
          <w:t xml:space="preserve"> </w:t>
        </w:r>
        <w:r w:rsidR="00C626DC" w:rsidRPr="00AD6EAC">
          <w:rPr>
            <w:rFonts w:ascii="Times New Roman" w:eastAsia="Times New Roman" w:hAnsi="Times New Roman" w:cs="Times New Roman"/>
            <w:sz w:val="24"/>
            <w:szCs w:val="24"/>
            <w:lang w:val="en-US"/>
          </w:rPr>
          <w:t>Repeated-measures AN</w:t>
        </w:r>
        <w:r w:rsidR="00C626DC">
          <w:rPr>
            <w:rFonts w:ascii="Times New Roman" w:eastAsia="Times New Roman" w:hAnsi="Times New Roman" w:cs="Times New Roman"/>
            <w:sz w:val="24"/>
            <w:szCs w:val="24"/>
            <w:lang w:val="en-US"/>
          </w:rPr>
          <w:t>C</w:t>
        </w:r>
        <w:r w:rsidR="00C626DC" w:rsidRPr="00AD6EAC">
          <w:rPr>
            <w:rFonts w:ascii="Times New Roman" w:eastAsia="Times New Roman" w:hAnsi="Times New Roman" w:cs="Times New Roman"/>
            <w:sz w:val="24"/>
            <w:szCs w:val="24"/>
            <w:lang w:val="en-US"/>
          </w:rPr>
          <w:t>OVA of the average gamma power revealed a significant effect for electrode</w:t>
        </w:r>
        <w:r w:rsidR="00C626DC">
          <w:rPr>
            <w:rFonts w:ascii="Times New Roman" w:eastAsia="Times New Roman" w:hAnsi="Times New Roman" w:cs="Times New Roman"/>
            <w:sz w:val="24"/>
            <w:szCs w:val="24"/>
            <w:lang w:val="en-US"/>
          </w:rPr>
          <w:t xml:space="preserve"> </w:t>
        </w:r>
        <w:r w:rsidR="00C626DC" w:rsidRPr="00AD6EAC">
          <w:rPr>
            <w:rFonts w:ascii="Times New Roman" w:eastAsia="Times New Roman" w:hAnsi="Times New Roman" w:cs="Times New Roman"/>
            <w:sz w:val="24"/>
            <w:szCs w:val="24"/>
            <w:lang w:val="en-US"/>
          </w:rPr>
          <w:t>×</w:t>
        </w:r>
        <w:r w:rsidR="00C626DC">
          <w:rPr>
            <w:rFonts w:ascii="Times New Roman" w:eastAsia="Times New Roman" w:hAnsi="Times New Roman" w:cs="Times New Roman"/>
            <w:sz w:val="24"/>
            <w:szCs w:val="24"/>
            <w:lang w:val="en-US"/>
          </w:rPr>
          <w:t xml:space="preserve"> familiarity</w:t>
        </w:r>
        <w:r w:rsidR="00C626DC" w:rsidRPr="00AD6EAC">
          <w:rPr>
            <w:rFonts w:ascii="Times New Roman" w:eastAsia="Times New Roman" w:hAnsi="Times New Roman" w:cs="Times New Roman"/>
            <w:sz w:val="24"/>
            <w:szCs w:val="24"/>
            <w:lang w:val="en-US"/>
          </w:rPr>
          <w:t xml:space="preserve">, </w:t>
        </w:r>
        <w:r w:rsidR="00C626DC" w:rsidRPr="00AD6EAC">
          <w:rPr>
            <w:rFonts w:ascii="Times New Roman" w:eastAsia="Times New Roman" w:hAnsi="Times New Roman" w:cs="Times New Roman"/>
            <w:i/>
            <w:sz w:val="24"/>
            <w:szCs w:val="24"/>
            <w:lang w:val="en-US"/>
          </w:rPr>
          <w:t>F</w:t>
        </w:r>
        <w:r w:rsidR="00C626DC" w:rsidRPr="00AD6EAC">
          <w:rPr>
            <w:rFonts w:ascii="Times New Roman" w:eastAsia="Times New Roman" w:hAnsi="Times New Roman" w:cs="Times New Roman"/>
            <w:iCs/>
            <w:sz w:val="24"/>
            <w:szCs w:val="24"/>
            <w:vertAlign w:val="superscript"/>
            <w:lang w:val="en-US"/>
          </w:rPr>
          <w:t>HF</w:t>
        </w:r>
        <w:r w:rsidR="00C626DC" w:rsidRPr="00AD6EAC">
          <w:rPr>
            <w:rFonts w:ascii="Times New Roman" w:eastAsia="Times New Roman" w:hAnsi="Times New Roman" w:cs="Times New Roman"/>
            <w:sz w:val="24"/>
            <w:szCs w:val="24"/>
            <w:lang w:val="en-US"/>
          </w:rPr>
          <w:t xml:space="preserve"> (</w:t>
        </w:r>
        <w:r w:rsidR="00C626DC">
          <w:rPr>
            <w:rFonts w:ascii="Times New Roman" w:eastAsia="Times New Roman" w:hAnsi="Times New Roman" w:cs="Times New Roman"/>
            <w:sz w:val="24"/>
            <w:szCs w:val="24"/>
            <w:lang w:val="en-US"/>
          </w:rPr>
          <w:t>2.98</w:t>
        </w:r>
        <w:r w:rsidR="00C626DC" w:rsidRPr="00AD6EAC">
          <w:rPr>
            <w:rFonts w:ascii="Times New Roman" w:eastAsia="Times New Roman" w:hAnsi="Times New Roman" w:cs="Times New Roman"/>
            <w:sz w:val="24"/>
            <w:szCs w:val="24"/>
            <w:lang w:val="en-US"/>
          </w:rPr>
          <w:t xml:space="preserve">, 38) = </w:t>
        </w:r>
        <w:r w:rsidR="00C626DC">
          <w:rPr>
            <w:rFonts w:ascii="Times New Roman" w:eastAsia="Times New Roman" w:hAnsi="Times New Roman" w:cs="Times New Roman"/>
            <w:sz w:val="24"/>
            <w:szCs w:val="24"/>
            <w:lang w:val="en-US"/>
          </w:rPr>
          <w:t>2.85</w:t>
        </w:r>
        <w:r w:rsidR="00C626DC" w:rsidRPr="00AD6EAC">
          <w:rPr>
            <w:rFonts w:ascii="Times New Roman" w:eastAsia="Times New Roman" w:hAnsi="Times New Roman" w:cs="Times New Roman"/>
            <w:sz w:val="24"/>
            <w:szCs w:val="24"/>
            <w:lang w:val="en-US"/>
          </w:rPr>
          <w:t>,</w:t>
        </w:r>
        <w:r w:rsidR="00C626DC" w:rsidRPr="00AD6EAC">
          <w:rPr>
            <w:rFonts w:ascii="Times New Roman" w:eastAsia="Times New Roman" w:hAnsi="Times New Roman" w:cs="Times New Roman"/>
            <w:i/>
            <w:sz w:val="24"/>
            <w:szCs w:val="24"/>
            <w:lang w:val="en-US"/>
          </w:rPr>
          <w:t xml:space="preserve"> p</w:t>
        </w:r>
        <w:r w:rsidR="00C626DC" w:rsidRPr="00AD6EAC">
          <w:rPr>
            <w:rFonts w:ascii="Times New Roman" w:eastAsia="Times New Roman" w:hAnsi="Times New Roman" w:cs="Times New Roman"/>
            <w:sz w:val="24"/>
            <w:szCs w:val="24"/>
            <w:lang w:val="en-US"/>
          </w:rPr>
          <w:t xml:space="preserve"> &lt; .0</w:t>
        </w:r>
        <w:r w:rsidR="00C626DC">
          <w:rPr>
            <w:rFonts w:ascii="Times New Roman" w:eastAsia="Times New Roman" w:hAnsi="Times New Roman" w:cs="Times New Roman"/>
            <w:sz w:val="24"/>
            <w:szCs w:val="24"/>
            <w:lang w:val="en-US"/>
          </w:rPr>
          <w:t>4</w:t>
        </w:r>
        <w:r w:rsidR="00C626DC" w:rsidRPr="00AD6EAC">
          <w:rPr>
            <w:rFonts w:ascii="Times New Roman" w:eastAsia="Times New Roman" w:hAnsi="Times New Roman" w:cs="Times New Roman"/>
            <w:sz w:val="24"/>
            <w:szCs w:val="24"/>
            <w:lang w:val="en-US"/>
          </w:rPr>
          <w:t xml:space="preserve">1, </w:t>
        </w:r>
        <w:r w:rsidR="00C626DC" w:rsidRPr="00AD6EAC">
          <w:rPr>
            <w:rFonts w:ascii="Times New Roman" w:eastAsia="Times New Roman" w:hAnsi="Times New Roman" w:cs="Times New Roman"/>
            <w:i/>
            <w:sz w:val="24"/>
            <w:szCs w:val="24"/>
          </w:rPr>
          <w:t>η</w:t>
        </w:r>
        <w:r w:rsidR="00C626DC" w:rsidRPr="00AD6EAC">
          <w:rPr>
            <w:rFonts w:ascii="Times New Roman" w:eastAsia="Times New Roman" w:hAnsi="Times New Roman" w:cs="Times New Roman"/>
            <w:i/>
            <w:sz w:val="24"/>
            <w:szCs w:val="24"/>
            <w:vertAlign w:val="superscript"/>
            <w:lang w:val="en-US"/>
          </w:rPr>
          <w:t>2</w:t>
        </w:r>
        <w:r w:rsidR="00C626DC" w:rsidRPr="00AD6EAC">
          <w:rPr>
            <w:rFonts w:ascii="Times New Roman" w:eastAsia="Times New Roman" w:hAnsi="Times New Roman" w:cs="Times New Roman"/>
            <w:i/>
            <w:sz w:val="24"/>
            <w:szCs w:val="24"/>
            <w:lang w:val="en-US"/>
          </w:rPr>
          <w:t>p</w:t>
        </w:r>
        <w:r w:rsidR="00C626DC" w:rsidRPr="00AD6EAC">
          <w:rPr>
            <w:rFonts w:ascii="Times New Roman" w:eastAsia="Times New Roman" w:hAnsi="Times New Roman" w:cs="Times New Roman"/>
            <w:sz w:val="24"/>
            <w:szCs w:val="24"/>
            <w:lang w:val="en-US"/>
          </w:rPr>
          <w:t xml:space="preserve"> =.</w:t>
        </w:r>
        <w:r w:rsidR="00C626DC">
          <w:rPr>
            <w:rFonts w:ascii="Times New Roman" w:eastAsia="Times New Roman" w:hAnsi="Times New Roman" w:cs="Times New Roman"/>
            <w:sz w:val="24"/>
            <w:szCs w:val="24"/>
            <w:lang w:val="en-US"/>
          </w:rPr>
          <w:t>068, while r</w:t>
        </w:r>
        <w:r w:rsidR="00C626DC" w:rsidRPr="00526D3F">
          <w:rPr>
            <w:rFonts w:ascii="Times New Roman" w:eastAsia="Times New Roman" w:hAnsi="Times New Roman" w:cs="Times New Roman"/>
            <w:sz w:val="24"/>
            <w:szCs w:val="24"/>
            <w:lang w:val="en-US"/>
          </w:rPr>
          <w:t>epeated-measures AN</w:t>
        </w:r>
        <w:r w:rsidR="00C626DC">
          <w:rPr>
            <w:rFonts w:ascii="Times New Roman" w:eastAsia="Times New Roman" w:hAnsi="Times New Roman" w:cs="Times New Roman"/>
            <w:sz w:val="24"/>
            <w:szCs w:val="24"/>
            <w:lang w:val="en-US"/>
          </w:rPr>
          <w:t>C</w:t>
        </w:r>
        <w:r w:rsidR="00C626DC" w:rsidRPr="00526D3F">
          <w:rPr>
            <w:rFonts w:ascii="Times New Roman" w:eastAsia="Times New Roman" w:hAnsi="Times New Roman" w:cs="Times New Roman"/>
            <w:sz w:val="24"/>
            <w:szCs w:val="24"/>
            <w:lang w:val="en-US"/>
          </w:rPr>
          <w:t>OVA of the average beta power revealed a significant effect for electrode</w:t>
        </w:r>
        <w:r w:rsidR="00C626DC">
          <w:rPr>
            <w:rFonts w:ascii="Times New Roman" w:eastAsia="Times New Roman" w:hAnsi="Times New Roman" w:cs="Times New Roman"/>
            <w:sz w:val="24"/>
            <w:szCs w:val="24"/>
            <w:lang w:val="en-US"/>
          </w:rPr>
          <w:t xml:space="preserve"> </w:t>
        </w:r>
        <w:r w:rsidR="00C626DC" w:rsidRPr="00AD6EAC">
          <w:rPr>
            <w:rFonts w:ascii="Times New Roman" w:eastAsia="Times New Roman" w:hAnsi="Times New Roman" w:cs="Times New Roman"/>
            <w:sz w:val="24"/>
            <w:szCs w:val="24"/>
            <w:lang w:val="en-US"/>
          </w:rPr>
          <w:t>×</w:t>
        </w:r>
        <w:r w:rsidR="00C626DC">
          <w:rPr>
            <w:rFonts w:ascii="Times New Roman" w:eastAsia="Times New Roman" w:hAnsi="Times New Roman" w:cs="Times New Roman"/>
            <w:sz w:val="24"/>
            <w:szCs w:val="24"/>
            <w:lang w:val="en-US"/>
          </w:rPr>
          <w:t xml:space="preserve"> familiarity</w:t>
        </w:r>
        <w:r w:rsidR="00C626DC" w:rsidRPr="00526D3F">
          <w:rPr>
            <w:rFonts w:ascii="Times New Roman" w:eastAsia="Times New Roman" w:hAnsi="Times New Roman" w:cs="Times New Roman"/>
            <w:sz w:val="24"/>
            <w:szCs w:val="24"/>
            <w:lang w:val="en-US"/>
          </w:rPr>
          <w:t xml:space="preserve">, </w:t>
        </w:r>
        <w:r w:rsidR="00C626DC" w:rsidRPr="00526D3F">
          <w:rPr>
            <w:rFonts w:ascii="Times New Roman" w:eastAsia="Times New Roman" w:hAnsi="Times New Roman" w:cs="Times New Roman"/>
            <w:i/>
            <w:sz w:val="24"/>
            <w:szCs w:val="24"/>
            <w:lang w:val="en-US"/>
          </w:rPr>
          <w:t>F</w:t>
        </w:r>
        <w:r w:rsidR="00C626DC" w:rsidRPr="00526D3F">
          <w:rPr>
            <w:rFonts w:ascii="Times New Roman" w:eastAsia="Times New Roman" w:hAnsi="Times New Roman" w:cs="Times New Roman"/>
            <w:iCs/>
            <w:sz w:val="24"/>
            <w:szCs w:val="24"/>
            <w:vertAlign w:val="superscript"/>
            <w:lang w:val="en-US"/>
          </w:rPr>
          <w:t>HF</w:t>
        </w:r>
        <w:r w:rsidR="00C626DC" w:rsidRPr="00526D3F">
          <w:rPr>
            <w:rFonts w:ascii="Times New Roman" w:eastAsia="Times New Roman" w:hAnsi="Times New Roman" w:cs="Times New Roman"/>
            <w:sz w:val="24"/>
            <w:szCs w:val="24"/>
            <w:lang w:val="en-US"/>
          </w:rPr>
          <w:t>(2.</w:t>
        </w:r>
        <w:r w:rsidR="00C626DC">
          <w:rPr>
            <w:rFonts w:ascii="Times New Roman" w:eastAsia="Times New Roman" w:hAnsi="Times New Roman" w:cs="Times New Roman"/>
            <w:sz w:val="24"/>
            <w:szCs w:val="24"/>
            <w:lang w:val="en-US"/>
          </w:rPr>
          <w:t>59</w:t>
        </w:r>
        <w:r w:rsidR="00C626DC" w:rsidRPr="00526D3F">
          <w:rPr>
            <w:rFonts w:ascii="Times New Roman" w:eastAsia="Times New Roman" w:hAnsi="Times New Roman" w:cs="Times New Roman"/>
            <w:sz w:val="24"/>
            <w:szCs w:val="24"/>
            <w:lang w:val="en-US"/>
          </w:rPr>
          <w:t xml:space="preserve">, 39) = </w:t>
        </w:r>
        <w:r w:rsidR="00C626DC">
          <w:rPr>
            <w:rFonts w:ascii="Times New Roman" w:eastAsia="Times New Roman" w:hAnsi="Times New Roman" w:cs="Times New Roman"/>
            <w:sz w:val="24"/>
            <w:szCs w:val="24"/>
            <w:lang w:val="en-US"/>
          </w:rPr>
          <w:t>4.26</w:t>
        </w:r>
        <w:r w:rsidR="00C626DC" w:rsidRPr="00526D3F">
          <w:rPr>
            <w:rFonts w:ascii="Times New Roman" w:eastAsia="Times New Roman" w:hAnsi="Times New Roman" w:cs="Times New Roman"/>
            <w:sz w:val="24"/>
            <w:szCs w:val="24"/>
            <w:lang w:val="en-US"/>
          </w:rPr>
          <w:t xml:space="preserve">, </w:t>
        </w:r>
        <w:r w:rsidR="00C626DC" w:rsidRPr="00526D3F">
          <w:rPr>
            <w:rFonts w:ascii="Times New Roman" w:eastAsia="Times New Roman" w:hAnsi="Times New Roman" w:cs="Times New Roman"/>
            <w:i/>
            <w:sz w:val="24"/>
            <w:szCs w:val="24"/>
            <w:lang w:val="en-US"/>
          </w:rPr>
          <w:t>p</w:t>
        </w:r>
        <w:r w:rsidR="00C626DC" w:rsidRPr="00526D3F">
          <w:rPr>
            <w:rFonts w:ascii="Times New Roman" w:eastAsia="Times New Roman" w:hAnsi="Times New Roman" w:cs="Times New Roman"/>
            <w:sz w:val="24"/>
            <w:szCs w:val="24"/>
            <w:lang w:val="en-US"/>
          </w:rPr>
          <w:t xml:space="preserve"> </w:t>
        </w:r>
        <w:r w:rsidR="00C626DC">
          <w:rPr>
            <w:rFonts w:ascii="Times New Roman" w:eastAsia="Times New Roman" w:hAnsi="Times New Roman" w:cs="Times New Roman"/>
            <w:sz w:val="24"/>
            <w:szCs w:val="24"/>
            <w:lang w:val="en-US"/>
          </w:rPr>
          <w:t>=</w:t>
        </w:r>
        <w:r w:rsidR="00C626DC" w:rsidRPr="00526D3F">
          <w:rPr>
            <w:rFonts w:ascii="Times New Roman" w:eastAsia="Times New Roman" w:hAnsi="Times New Roman" w:cs="Times New Roman"/>
            <w:sz w:val="24"/>
            <w:szCs w:val="24"/>
            <w:lang w:val="en-US"/>
          </w:rPr>
          <w:t xml:space="preserve"> .01, </w:t>
        </w:r>
        <w:r w:rsidR="00C626DC" w:rsidRPr="00526D3F">
          <w:rPr>
            <w:rFonts w:ascii="Times New Roman" w:eastAsia="Times New Roman" w:hAnsi="Times New Roman" w:cs="Times New Roman"/>
            <w:i/>
            <w:sz w:val="24"/>
            <w:szCs w:val="24"/>
          </w:rPr>
          <w:t>η</w:t>
        </w:r>
        <w:r w:rsidR="00C626DC" w:rsidRPr="00526D3F">
          <w:rPr>
            <w:rFonts w:ascii="Times New Roman" w:eastAsia="Times New Roman" w:hAnsi="Times New Roman" w:cs="Times New Roman"/>
            <w:i/>
            <w:sz w:val="24"/>
            <w:szCs w:val="24"/>
            <w:vertAlign w:val="superscript"/>
            <w:lang w:val="en-US"/>
          </w:rPr>
          <w:t>2</w:t>
        </w:r>
        <w:r w:rsidR="00C626DC" w:rsidRPr="00526D3F">
          <w:rPr>
            <w:rFonts w:ascii="Times New Roman" w:eastAsia="Times New Roman" w:hAnsi="Times New Roman" w:cs="Times New Roman"/>
            <w:i/>
            <w:sz w:val="24"/>
            <w:szCs w:val="24"/>
            <w:lang w:val="en-US"/>
          </w:rPr>
          <w:t>p</w:t>
        </w:r>
        <w:r w:rsidR="00C626DC" w:rsidRPr="00526D3F">
          <w:rPr>
            <w:rFonts w:ascii="Times New Roman" w:eastAsia="Times New Roman" w:hAnsi="Times New Roman" w:cs="Times New Roman"/>
            <w:sz w:val="24"/>
            <w:szCs w:val="24"/>
            <w:lang w:val="en-US"/>
          </w:rPr>
          <w:t xml:space="preserve"> = .</w:t>
        </w:r>
        <w:r w:rsidR="00C626DC">
          <w:rPr>
            <w:rFonts w:ascii="Times New Roman" w:eastAsia="Times New Roman" w:hAnsi="Times New Roman" w:cs="Times New Roman"/>
            <w:sz w:val="24"/>
            <w:szCs w:val="24"/>
            <w:lang w:val="en-US"/>
          </w:rPr>
          <w:t>098</w:t>
        </w:r>
        <w:r w:rsidR="00C626DC" w:rsidRPr="00526D3F">
          <w:rPr>
            <w:rFonts w:ascii="Times New Roman" w:eastAsia="Times New Roman" w:hAnsi="Times New Roman" w:cs="Times New Roman"/>
            <w:sz w:val="24"/>
            <w:szCs w:val="24"/>
            <w:lang w:val="en-US"/>
          </w:rPr>
          <w:t xml:space="preserve">, </w:t>
        </w:r>
        <w:r w:rsidR="00C626DC">
          <w:rPr>
            <w:rFonts w:ascii="Times New Roman" w:eastAsia="Times New Roman" w:hAnsi="Times New Roman" w:cs="Times New Roman"/>
            <w:sz w:val="24"/>
            <w:szCs w:val="24"/>
            <w:lang w:val="en-US"/>
          </w:rPr>
          <w:t>and a marginally significant</w:t>
        </w:r>
        <w:r w:rsidR="00C626DC" w:rsidRPr="00526D3F">
          <w:rPr>
            <w:rFonts w:ascii="Times New Roman" w:eastAsia="Times New Roman" w:hAnsi="Times New Roman" w:cs="Times New Roman"/>
            <w:sz w:val="24"/>
            <w:szCs w:val="24"/>
            <w:lang w:val="en-US"/>
          </w:rPr>
          <w:t xml:space="preserve"> effect for </w:t>
        </w:r>
        <w:r w:rsidR="00C626DC" w:rsidRPr="00AD6EAC">
          <w:rPr>
            <w:rFonts w:ascii="Times New Roman" w:eastAsia="Times New Roman" w:hAnsi="Times New Roman" w:cs="Times New Roman"/>
            <w:sz w:val="24"/>
            <w:szCs w:val="24"/>
            <w:lang w:val="en-US"/>
          </w:rPr>
          <w:t>electrode</w:t>
        </w:r>
        <w:r w:rsidR="00C626DC">
          <w:rPr>
            <w:rFonts w:ascii="Times New Roman" w:eastAsia="Times New Roman" w:hAnsi="Times New Roman" w:cs="Times New Roman"/>
            <w:sz w:val="24"/>
            <w:szCs w:val="24"/>
            <w:lang w:val="en-US"/>
          </w:rPr>
          <w:t xml:space="preserve"> </w:t>
        </w:r>
        <w:r w:rsidR="00C626DC" w:rsidRPr="00AD6EAC">
          <w:rPr>
            <w:rFonts w:ascii="Times New Roman" w:eastAsia="Times New Roman" w:hAnsi="Times New Roman" w:cs="Times New Roman"/>
            <w:sz w:val="24"/>
            <w:szCs w:val="24"/>
            <w:lang w:val="en-US"/>
          </w:rPr>
          <w:t>×</w:t>
        </w:r>
        <w:r w:rsidR="00C626DC">
          <w:rPr>
            <w:rFonts w:ascii="Times New Roman" w:eastAsia="Times New Roman" w:hAnsi="Times New Roman" w:cs="Times New Roman"/>
            <w:sz w:val="24"/>
            <w:szCs w:val="24"/>
            <w:lang w:val="en-US"/>
          </w:rPr>
          <w:t xml:space="preserve"> understanding</w:t>
        </w:r>
        <w:r w:rsidR="00C626DC" w:rsidRPr="00526D3F">
          <w:rPr>
            <w:rFonts w:ascii="Times New Roman" w:eastAsia="Times New Roman" w:hAnsi="Times New Roman" w:cs="Times New Roman"/>
            <w:sz w:val="24"/>
            <w:szCs w:val="24"/>
            <w:lang w:val="en-US"/>
          </w:rPr>
          <w:t xml:space="preserve">, </w:t>
        </w:r>
        <w:r w:rsidR="00C626DC" w:rsidRPr="00526D3F">
          <w:rPr>
            <w:rFonts w:ascii="Times New Roman" w:eastAsia="Times New Roman" w:hAnsi="Times New Roman" w:cs="Times New Roman"/>
            <w:i/>
            <w:sz w:val="24"/>
            <w:szCs w:val="24"/>
            <w:lang w:val="en-US"/>
          </w:rPr>
          <w:t>F</w:t>
        </w:r>
        <w:r w:rsidR="00C626DC" w:rsidRPr="00526D3F">
          <w:rPr>
            <w:rFonts w:ascii="Times New Roman" w:eastAsia="Times New Roman" w:hAnsi="Times New Roman" w:cs="Times New Roman"/>
            <w:iCs/>
            <w:sz w:val="24"/>
            <w:szCs w:val="24"/>
            <w:vertAlign w:val="superscript"/>
            <w:lang w:val="en-US"/>
          </w:rPr>
          <w:t>HF</w:t>
        </w:r>
        <w:r w:rsidR="00C626DC" w:rsidRPr="00526D3F">
          <w:rPr>
            <w:rFonts w:ascii="Times New Roman" w:eastAsia="Times New Roman" w:hAnsi="Times New Roman" w:cs="Times New Roman"/>
            <w:sz w:val="24"/>
            <w:szCs w:val="24"/>
            <w:lang w:val="en-US"/>
          </w:rPr>
          <w:t xml:space="preserve"> (</w:t>
        </w:r>
        <w:r w:rsidR="00C626DC">
          <w:rPr>
            <w:rFonts w:ascii="Times New Roman" w:eastAsia="Times New Roman" w:hAnsi="Times New Roman" w:cs="Times New Roman"/>
            <w:sz w:val="24"/>
            <w:szCs w:val="24"/>
            <w:lang w:val="en-US"/>
          </w:rPr>
          <w:t>2.59</w:t>
        </w:r>
        <w:r w:rsidR="00C626DC" w:rsidRPr="00526D3F">
          <w:rPr>
            <w:rFonts w:ascii="Times New Roman" w:eastAsia="Times New Roman" w:hAnsi="Times New Roman" w:cs="Times New Roman"/>
            <w:sz w:val="24"/>
            <w:szCs w:val="24"/>
            <w:lang w:val="en-US"/>
          </w:rPr>
          <w:t xml:space="preserve">, 41) = </w:t>
        </w:r>
        <w:r w:rsidR="00C626DC">
          <w:rPr>
            <w:rFonts w:ascii="Times New Roman" w:eastAsia="Times New Roman" w:hAnsi="Times New Roman" w:cs="Times New Roman"/>
            <w:sz w:val="24"/>
            <w:szCs w:val="24"/>
            <w:lang w:val="en-US"/>
          </w:rPr>
          <w:t>2.78</w:t>
        </w:r>
        <w:r w:rsidR="00C626DC" w:rsidRPr="00526D3F">
          <w:rPr>
            <w:rFonts w:ascii="Times New Roman" w:eastAsia="Times New Roman" w:hAnsi="Times New Roman" w:cs="Times New Roman"/>
            <w:sz w:val="24"/>
            <w:szCs w:val="24"/>
            <w:lang w:val="en-US"/>
          </w:rPr>
          <w:t xml:space="preserve">, </w:t>
        </w:r>
        <w:r w:rsidR="00C626DC" w:rsidRPr="00526D3F">
          <w:rPr>
            <w:rFonts w:ascii="Times New Roman" w:eastAsia="Times New Roman" w:hAnsi="Times New Roman" w:cs="Times New Roman"/>
            <w:i/>
            <w:sz w:val="24"/>
            <w:szCs w:val="24"/>
            <w:lang w:val="en-US"/>
          </w:rPr>
          <w:t>p</w:t>
        </w:r>
        <w:r w:rsidR="00C626DC" w:rsidRPr="00526D3F">
          <w:rPr>
            <w:rFonts w:ascii="Times New Roman" w:eastAsia="Times New Roman" w:hAnsi="Times New Roman" w:cs="Times New Roman"/>
            <w:sz w:val="24"/>
            <w:szCs w:val="24"/>
            <w:lang w:val="en-US"/>
          </w:rPr>
          <w:t xml:space="preserve"> = .0</w:t>
        </w:r>
        <w:r w:rsidR="00C626DC">
          <w:rPr>
            <w:rFonts w:ascii="Times New Roman" w:eastAsia="Times New Roman" w:hAnsi="Times New Roman" w:cs="Times New Roman"/>
            <w:sz w:val="24"/>
            <w:szCs w:val="24"/>
            <w:lang w:val="en-US"/>
          </w:rPr>
          <w:t>5</w:t>
        </w:r>
        <w:r w:rsidR="00110CE1">
          <w:rPr>
            <w:rFonts w:ascii="Times New Roman" w:eastAsia="Times New Roman" w:hAnsi="Times New Roman" w:cs="Times New Roman"/>
            <w:sz w:val="24"/>
            <w:szCs w:val="24"/>
            <w:lang w:val="en-US"/>
          </w:rPr>
          <w:t>3</w:t>
        </w:r>
        <w:r w:rsidR="00C626DC" w:rsidRPr="00526D3F">
          <w:rPr>
            <w:rFonts w:ascii="Times New Roman" w:eastAsia="Times New Roman" w:hAnsi="Times New Roman" w:cs="Times New Roman"/>
            <w:sz w:val="24"/>
            <w:szCs w:val="24"/>
            <w:lang w:val="en-US"/>
          </w:rPr>
          <w:t xml:space="preserve">, </w:t>
        </w:r>
        <w:r w:rsidR="00C626DC" w:rsidRPr="00526D3F">
          <w:rPr>
            <w:rFonts w:ascii="Times New Roman" w:eastAsia="Times New Roman" w:hAnsi="Times New Roman" w:cs="Times New Roman"/>
            <w:i/>
            <w:sz w:val="24"/>
            <w:szCs w:val="24"/>
          </w:rPr>
          <w:t>η</w:t>
        </w:r>
        <w:r w:rsidR="00C626DC" w:rsidRPr="00526D3F">
          <w:rPr>
            <w:rFonts w:ascii="Times New Roman" w:eastAsia="Times New Roman" w:hAnsi="Times New Roman" w:cs="Times New Roman"/>
            <w:i/>
            <w:sz w:val="24"/>
            <w:szCs w:val="24"/>
            <w:vertAlign w:val="superscript"/>
            <w:lang w:val="en-US"/>
          </w:rPr>
          <w:t>2</w:t>
        </w:r>
        <w:r w:rsidR="00C626DC" w:rsidRPr="00526D3F">
          <w:rPr>
            <w:rFonts w:ascii="Times New Roman" w:eastAsia="Times New Roman" w:hAnsi="Times New Roman" w:cs="Times New Roman"/>
            <w:i/>
            <w:sz w:val="24"/>
            <w:szCs w:val="24"/>
            <w:lang w:val="en-US"/>
          </w:rPr>
          <w:t>p</w:t>
        </w:r>
        <w:r w:rsidR="00C626DC" w:rsidRPr="00526D3F">
          <w:rPr>
            <w:rFonts w:ascii="Times New Roman" w:eastAsia="Times New Roman" w:hAnsi="Times New Roman" w:cs="Times New Roman"/>
            <w:sz w:val="24"/>
            <w:szCs w:val="24"/>
            <w:lang w:val="en-US"/>
          </w:rPr>
          <w:t xml:space="preserve"> = .0</w:t>
        </w:r>
        <w:r w:rsidR="00110CE1">
          <w:rPr>
            <w:rFonts w:ascii="Times New Roman" w:eastAsia="Times New Roman" w:hAnsi="Times New Roman" w:cs="Times New Roman"/>
            <w:sz w:val="24"/>
            <w:szCs w:val="24"/>
            <w:lang w:val="en-US"/>
          </w:rPr>
          <w:t>67.</w:t>
        </w:r>
      </w:ins>
    </w:p>
    <w:p w14:paraId="76591446" w14:textId="4B867992" w:rsidR="00D42FE7" w:rsidRDefault="00C54675" w:rsidP="00D42FE7">
      <w:pPr>
        <w:spacing w:line="480" w:lineRule="auto"/>
        <w:ind w:firstLine="708"/>
        <w:rPr>
          <w:ins w:id="535" w:author="Venera Gashaj" w:date="2023-05-04T20:24:00Z"/>
          <w:rFonts w:ascii="Times New Roman" w:eastAsia="Times New Roman" w:hAnsi="Times New Roman" w:cs="Times New Roman"/>
          <w:sz w:val="24"/>
          <w:szCs w:val="24"/>
          <w:lang w:val="en-US"/>
        </w:rPr>
      </w:pPr>
      <w:ins w:id="536" w:author="Venera Gashaj" w:date="2023-05-04T20:24:00Z">
        <w:r>
          <w:rPr>
            <w:rFonts w:ascii="Times New Roman" w:eastAsia="Times New Roman" w:hAnsi="Times New Roman" w:cs="Times New Roman"/>
            <w:sz w:val="24"/>
            <w:szCs w:val="24"/>
            <w:lang w:val="en-US"/>
          </w:rPr>
          <w:t xml:space="preserve">Since our stimuli were different in length and more naturalistic than the stimuli used in </w:t>
        </w:r>
        <w:proofErr w:type="spellStart"/>
        <w:r>
          <w:rPr>
            <w:rFonts w:ascii="Times New Roman" w:eastAsia="Times New Roman" w:hAnsi="Times New Roman" w:cs="Times New Roman"/>
            <w:sz w:val="24"/>
            <w:szCs w:val="24"/>
            <w:lang w:val="en-US"/>
          </w:rPr>
          <w:t>Rubinsten</w:t>
        </w:r>
        <w:proofErr w:type="spellEnd"/>
        <w:r>
          <w:rPr>
            <w:rFonts w:ascii="Times New Roman" w:eastAsia="Times New Roman" w:hAnsi="Times New Roman" w:cs="Times New Roman"/>
            <w:sz w:val="24"/>
            <w:szCs w:val="24"/>
            <w:lang w:val="en-US"/>
          </w:rPr>
          <w:t xml:space="preserve"> et al.’s (2020) study, we did further exploratory analyses. Our aim was to replicate earlier findings. </w:t>
        </w:r>
        <w:r w:rsidRPr="00C54675">
          <w:rPr>
            <w:rFonts w:ascii="Times New Roman" w:eastAsia="Times New Roman" w:hAnsi="Times New Roman" w:cs="Times New Roman"/>
            <w:sz w:val="24"/>
            <w:szCs w:val="24"/>
            <w:lang w:val="en-US"/>
          </w:rPr>
          <w:t xml:space="preserve">To achieve this, we focused on the time window of 100-200 </w:t>
        </w:r>
        <w:proofErr w:type="spellStart"/>
        <w:r w:rsidRPr="00C54675">
          <w:rPr>
            <w:rFonts w:ascii="Times New Roman" w:eastAsia="Times New Roman" w:hAnsi="Times New Roman" w:cs="Times New Roman"/>
            <w:sz w:val="24"/>
            <w:szCs w:val="24"/>
            <w:lang w:val="en-US"/>
          </w:rPr>
          <w:t>ms</w:t>
        </w:r>
        <w:proofErr w:type="spellEnd"/>
        <w:r w:rsidRPr="00C54675">
          <w:rPr>
            <w:rFonts w:ascii="Times New Roman" w:eastAsia="Times New Roman" w:hAnsi="Times New Roman" w:cs="Times New Roman"/>
            <w:sz w:val="24"/>
            <w:szCs w:val="24"/>
            <w:lang w:val="en-US"/>
          </w:rPr>
          <w:t xml:space="preserve"> </w:t>
        </w:r>
        <w:r w:rsidR="00202E98">
          <w:rPr>
            <w:rFonts w:ascii="Times New Roman" w:eastAsia="Times New Roman" w:hAnsi="Times New Roman" w:cs="Times New Roman"/>
            <w:sz w:val="24"/>
            <w:szCs w:val="24"/>
            <w:lang w:val="en-US"/>
          </w:rPr>
          <w:t xml:space="preserve">(Liu et al., 2018) </w:t>
        </w:r>
        <w:r w:rsidRPr="00C54675">
          <w:rPr>
            <w:rFonts w:ascii="Times New Roman" w:eastAsia="Times New Roman" w:hAnsi="Times New Roman" w:cs="Times New Roman"/>
            <w:sz w:val="24"/>
            <w:szCs w:val="24"/>
            <w:lang w:val="en-US"/>
          </w:rPr>
          <w:t xml:space="preserve">and selected the second slide of each demonstration for comparison. We made this selection because the first slide typically contained a question, whereas the second slide was when </w:t>
        </w:r>
        <w:r w:rsidR="00D42FE7">
          <w:rPr>
            <w:rFonts w:ascii="Times New Roman" w:eastAsia="Times New Roman" w:hAnsi="Times New Roman" w:cs="Times New Roman"/>
            <w:sz w:val="24"/>
            <w:szCs w:val="24"/>
            <w:lang w:val="en-US"/>
          </w:rPr>
          <w:t xml:space="preserve">the demonstration's symbolic or non-symbolic aspect </w:t>
        </w:r>
        <w:r w:rsidRPr="00C54675">
          <w:rPr>
            <w:rFonts w:ascii="Times New Roman" w:eastAsia="Times New Roman" w:hAnsi="Times New Roman" w:cs="Times New Roman"/>
            <w:sz w:val="24"/>
            <w:szCs w:val="24"/>
            <w:lang w:val="en-US"/>
          </w:rPr>
          <w:t xml:space="preserve">began. </w:t>
        </w:r>
        <w:r w:rsidR="00D42FE7" w:rsidRPr="00AD6EAC">
          <w:rPr>
            <w:rFonts w:ascii="Times New Roman" w:eastAsia="Times New Roman" w:hAnsi="Times New Roman" w:cs="Times New Roman"/>
            <w:sz w:val="24"/>
            <w:szCs w:val="24"/>
            <w:lang w:val="en-US"/>
          </w:rPr>
          <w:t xml:space="preserve">Repeated-measures ANOVA of the average gamma power </w:t>
        </w:r>
        <w:r w:rsidR="00D42FE7">
          <w:rPr>
            <w:rFonts w:ascii="Times New Roman" w:eastAsia="Times New Roman" w:hAnsi="Times New Roman" w:cs="Times New Roman"/>
            <w:sz w:val="24"/>
            <w:szCs w:val="24"/>
            <w:lang w:val="en-US"/>
          </w:rPr>
          <w:t xml:space="preserve">between 100-200 </w:t>
        </w:r>
        <w:proofErr w:type="spellStart"/>
        <w:r w:rsidR="00D42FE7">
          <w:rPr>
            <w:rFonts w:ascii="Times New Roman" w:eastAsia="Times New Roman" w:hAnsi="Times New Roman" w:cs="Times New Roman"/>
            <w:sz w:val="24"/>
            <w:szCs w:val="24"/>
            <w:lang w:val="en-US"/>
          </w:rPr>
          <w:t>ms</w:t>
        </w:r>
        <w:proofErr w:type="spellEnd"/>
        <w:r w:rsidR="00D42FE7">
          <w:rPr>
            <w:rFonts w:ascii="Times New Roman" w:eastAsia="Times New Roman" w:hAnsi="Times New Roman" w:cs="Times New Roman"/>
            <w:sz w:val="24"/>
            <w:szCs w:val="24"/>
            <w:lang w:val="en-US"/>
          </w:rPr>
          <w:t xml:space="preserve"> after stimulus onset </w:t>
        </w:r>
        <w:r w:rsidR="00D42FE7" w:rsidRPr="00AD6EAC">
          <w:rPr>
            <w:rFonts w:ascii="Times New Roman" w:eastAsia="Times New Roman" w:hAnsi="Times New Roman" w:cs="Times New Roman"/>
            <w:sz w:val="24"/>
            <w:szCs w:val="24"/>
            <w:lang w:val="en-US"/>
          </w:rPr>
          <w:t xml:space="preserve">revealed a significant effect for electrode, </w:t>
        </w:r>
        <w:r w:rsidR="00D42FE7" w:rsidRPr="00AD6EAC">
          <w:rPr>
            <w:rFonts w:ascii="Times New Roman" w:eastAsia="Times New Roman" w:hAnsi="Times New Roman" w:cs="Times New Roman"/>
            <w:i/>
            <w:sz w:val="24"/>
            <w:szCs w:val="24"/>
            <w:lang w:val="en-US"/>
          </w:rPr>
          <w:t>F</w:t>
        </w:r>
        <w:r w:rsidR="00D42FE7" w:rsidRPr="00AD6EAC">
          <w:rPr>
            <w:rFonts w:ascii="Times New Roman" w:eastAsia="Times New Roman" w:hAnsi="Times New Roman" w:cs="Times New Roman"/>
            <w:iCs/>
            <w:sz w:val="24"/>
            <w:szCs w:val="24"/>
            <w:vertAlign w:val="superscript"/>
            <w:lang w:val="en-US"/>
          </w:rPr>
          <w:t>HF</w:t>
        </w:r>
        <w:r w:rsidR="00D42FE7" w:rsidRPr="00AD6EAC">
          <w:rPr>
            <w:rFonts w:ascii="Times New Roman" w:eastAsia="Times New Roman" w:hAnsi="Times New Roman" w:cs="Times New Roman"/>
            <w:sz w:val="24"/>
            <w:szCs w:val="24"/>
            <w:lang w:val="en-US"/>
          </w:rPr>
          <w:t xml:space="preserve"> (</w:t>
        </w:r>
        <w:r w:rsidR="00D42FE7">
          <w:rPr>
            <w:rFonts w:ascii="Times New Roman" w:eastAsia="Times New Roman" w:hAnsi="Times New Roman" w:cs="Times New Roman"/>
            <w:sz w:val="24"/>
            <w:szCs w:val="24"/>
            <w:lang w:val="en-US"/>
          </w:rPr>
          <w:t>2.38</w:t>
        </w:r>
        <w:r w:rsidR="00D42FE7" w:rsidRPr="00AD6EAC">
          <w:rPr>
            <w:rFonts w:ascii="Times New Roman" w:eastAsia="Times New Roman" w:hAnsi="Times New Roman" w:cs="Times New Roman"/>
            <w:sz w:val="24"/>
            <w:szCs w:val="24"/>
            <w:lang w:val="en-US"/>
          </w:rPr>
          <w:t xml:space="preserve">, 38) = </w:t>
        </w:r>
        <w:r w:rsidR="00D42FE7">
          <w:rPr>
            <w:rFonts w:ascii="Times New Roman" w:eastAsia="Times New Roman" w:hAnsi="Times New Roman" w:cs="Times New Roman"/>
            <w:sz w:val="24"/>
            <w:szCs w:val="24"/>
            <w:lang w:val="en-US"/>
          </w:rPr>
          <w:t>20</w:t>
        </w:r>
        <w:r w:rsidR="00D42FE7" w:rsidRPr="00AD6EAC">
          <w:rPr>
            <w:rFonts w:ascii="Times New Roman" w:eastAsia="Times New Roman" w:hAnsi="Times New Roman" w:cs="Times New Roman"/>
            <w:sz w:val="24"/>
            <w:szCs w:val="24"/>
            <w:lang w:val="en-US"/>
          </w:rPr>
          <w:t>.</w:t>
        </w:r>
        <w:r w:rsidR="00D42FE7">
          <w:rPr>
            <w:rFonts w:ascii="Times New Roman" w:eastAsia="Times New Roman" w:hAnsi="Times New Roman" w:cs="Times New Roman"/>
            <w:sz w:val="24"/>
            <w:szCs w:val="24"/>
            <w:lang w:val="en-US"/>
          </w:rPr>
          <w:t>15</w:t>
        </w:r>
        <w:r w:rsidR="00D42FE7" w:rsidRPr="00AD6EAC">
          <w:rPr>
            <w:rFonts w:ascii="Times New Roman" w:eastAsia="Times New Roman" w:hAnsi="Times New Roman" w:cs="Times New Roman"/>
            <w:sz w:val="24"/>
            <w:szCs w:val="24"/>
            <w:lang w:val="en-US"/>
          </w:rPr>
          <w:t>,</w:t>
        </w:r>
        <w:r w:rsidR="00D42FE7" w:rsidRPr="00AD6EAC">
          <w:rPr>
            <w:rFonts w:ascii="Times New Roman" w:eastAsia="Times New Roman" w:hAnsi="Times New Roman" w:cs="Times New Roman"/>
            <w:i/>
            <w:sz w:val="24"/>
            <w:szCs w:val="24"/>
            <w:lang w:val="en-US"/>
          </w:rPr>
          <w:t xml:space="preserve"> p</w:t>
        </w:r>
        <w:r w:rsidR="00D42FE7" w:rsidRPr="00AD6EAC">
          <w:rPr>
            <w:rFonts w:ascii="Times New Roman" w:eastAsia="Times New Roman" w:hAnsi="Times New Roman" w:cs="Times New Roman"/>
            <w:sz w:val="24"/>
            <w:szCs w:val="24"/>
            <w:lang w:val="en-US"/>
          </w:rPr>
          <w:t xml:space="preserve"> &lt; .001, </w:t>
        </w:r>
        <w:r w:rsidR="00D42FE7" w:rsidRPr="00AD6EAC">
          <w:rPr>
            <w:rFonts w:ascii="Times New Roman" w:eastAsia="Times New Roman" w:hAnsi="Times New Roman" w:cs="Times New Roman"/>
            <w:i/>
            <w:sz w:val="24"/>
            <w:szCs w:val="24"/>
          </w:rPr>
          <w:t>η</w:t>
        </w:r>
        <w:r w:rsidR="00D42FE7" w:rsidRPr="00AD6EAC">
          <w:rPr>
            <w:rFonts w:ascii="Times New Roman" w:eastAsia="Times New Roman" w:hAnsi="Times New Roman" w:cs="Times New Roman"/>
            <w:i/>
            <w:sz w:val="24"/>
            <w:szCs w:val="24"/>
            <w:vertAlign w:val="superscript"/>
            <w:lang w:val="en-US"/>
          </w:rPr>
          <w:t>2</w:t>
        </w:r>
        <w:r w:rsidR="00D42FE7" w:rsidRPr="00AD6EAC">
          <w:rPr>
            <w:rFonts w:ascii="Times New Roman" w:eastAsia="Times New Roman" w:hAnsi="Times New Roman" w:cs="Times New Roman"/>
            <w:i/>
            <w:sz w:val="24"/>
            <w:szCs w:val="24"/>
            <w:lang w:val="en-US"/>
          </w:rPr>
          <w:t>p</w:t>
        </w:r>
        <w:r w:rsidR="00D42FE7" w:rsidRPr="00AD6EAC">
          <w:rPr>
            <w:rFonts w:ascii="Times New Roman" w:eastAsia="Times New Roman" w:hAnsi="Times New Roman" w:cs="Times New Roman"/>
            <w:sz w:val="24"/>
            <w:szCs w:val="24"/>
            <w:lang w:val="en-US"/>
          </w:rPr>
          <w:t xml:space="preserve"> =.</w:t>
        </w:r>
        <w:r w:rsidR="00D42FE7">
          <w:rPr>
            <w:rFonts w:ascii="Times New Roman" w:eastAsia="Times New Roman" w:hAnsi="Times New Roman" w:cs="Times New Roman"/>
            <w:sz w:val="24"/>
            <w:szCs w:val="24"/>
            <w:lang w:val="en-US"/>
          </w:rPr>
          <w:t xml:space="preserve">33. </w:t>
        </w:r>
        <w:r w:rsidR="00D42FE7" w:rsidRPr="00AD6EAC">
          <w:rPr>
            <w:rFonts w:ascii="Times New Roman" w:eastAsia="Times New Roman" w:hAnsi="Times New Roman" w:cs="Times New Roman"/>
            <w:sz w:val="24"/>
            <w:szCs w:val="24"/>
            <w:lang w:val="en-US"/>
          </w:rPr>
          <w:t xml:space="preserve">Over this frontocentral cluster, FC4 showed lower gamma power compared </w:t>
        </w:r>
        <w:r w:rsidR="00D42FE7">
          <w:rPr>
            <w:rFonts w:ascii="Times New Roman" w:eastAsia="Times New Roman" w:hAnsi="Times New Roman" w:cs="Times New Roman"/>
            <w:sz w:val="24"/>
            <w:szCs w:val="24"/>
            <w:lang w:val="en-US"/>
          </w:rPr>
          <w:t xml:space="preserve">to all other </w:t>
        </w:r>
        <w:r w:rsidR="00637B58">
          <w:rPr>
            <w:rFonts w:ascii="Times New Roman" w:eastAsia="Times New Roman" w:hAnsi="Times New Roman" w:cs="Times New Roman"/>
            <w:sz w:val="24"/>
            <w:szCs w:val="24"/>
            <w:lang w:val="en-US"/>
          </w:rPr>
          <w:t>electrodes</w:t>
        </w:r>
        <w:r w:rsidR="00D42FE7" w:rsidRPr="00AD6EAC">
          <w:rPr>
            <w:rFonts w:ascii="Times New Roman" w:eastAsia="Times New Roman" w:hAnsi="Times New Roman" w:cs="Times New Roman"/>
            <w:sz w:val="24"/>
            <w:szCs w:val="24"/>
            <w:lang w:val="en-US"/>
          </w:rPr>
          <w:t xml:space="preserve"> (</w:t>
        </w:r>
        <w:proofErr w:type="spellStart"/>
        <w:r w:rsidR="00D42FE7" w:rsidRPr="00AD6EAC">
          <w:rPr>
            <w:rFonts w:ascii="Times New Roman" w:eastAsia="Times New Roman" w:hAnsi="Times New Roman" w:cs="Times New Roman"/>
            <w:i/>
            <w:sz w:val="24"/>
            <w:szCs w:val="24"/>
            <w:lang w:val="en-US"/>
          </w:rPr>
          <w:t>p</w:t>
        </w:r>
        <w:r w:rsidR="00D42FE7" w:rsidRPr="00AD6EAC">
          <w:rPr>
            <w:rFonts w:ascii="Times New Roman" w:eastAsia="Times New Roman" w:hAnsi="Times New Roman" w:cs="Times New Roman"/>
            <w:iCs/>
            <w:sz w:val="24"/>
            <w:szCs w:val="24"/>
            <w:vertAlign w:val="superscript"/>
            <w:lang w:val="en-US"/>
          </w:rPr>
          <w:t>bonf</w:t>
        </w:r>
        <w:proofErr w:type="spellEnd"/>
        <w:r w:rsidR="00D42FE7" w:rsidRPr="00AD6EAC">
          <w:rPr>
            <w:rFonts w:ascii="Times New Roman" w:eastAsia="Times New Roman" w:hAnsi="Times New Roman" w:cs="Times New Roman"/>
            <w:iCs/>
            <w:sz w:val="24"/>
            <w:szCs w:val="24"/>
            <w:vertAlign w:val="superscript"/>
            <w:lang w:val="en-US"/>
          </w:rPr>
          <w:t xml:space="preserve"> </w:t>
        </w:r>
        <w:proofErr w:type="gramStart"/>
        <w:r w:rsidR="00D42FE7" w:rsidRPr="00D42FE7">
          <w:rPr>
            <w:rFonts w:ascii="Times New Roman" w:eastAsia="Times New Roman" w:hAnsi="Times New Roman" w:cs="Times New Roman"/>
            <w:sz w:val="24"/>
            <w:szCs w:val="24"/>
            <w:lang w:val="en-US"/>
          </w:rPr>
          <w:t xml:space="preserve">≤ </w:t>
        </w:r>
        <w:r w:rsidR="00D42FE7" w:rsidRPr="00AD6EAC">
          <w:rPr>
            <w:rFonts w:ascii="Times New Roman" w:eastAsia="Times New Roman" w:hAnsi="Times New Roman" w:cs="Times New Roman"/>
            <w:sz w:val="24"/>
            <w:szCs w:val="24"/>
            <w:lang w:val="en-US"/>
          </w:rPr>
          <w:t xml:space="preserve"> .</w:t>
        </w:r>
        <w:proofErr w:type="gramEnd"/>
        <w:r w:rsidR="00D42FE7" w:rsidRPr="00AD6EAC">
          <w:rPr>
            <w:rFonts w:ascii="Times New Roman" w:eastAsia="Times New Roman" w:hAnsi="Times New Roman" w:cs="Times New Roman"/>
            <w:sz w:val="24"/>
            <w:szCs w:val="24"/>
            <w:lang w:val="en-US"/>
          </w:rPr>
          <w:t xml:space="preserve">001), similarly, </w:t>
        </w:r>
        <w:proofErr w:type="spellStart"/>
        <w:r w:rsidR="00D42FE7" w:rsidRPr="00AD6EAC">
          <w:rPr>
            <w:rFonts w:ascii="Times New Roman" w:eastAsia="Times New Roman" w:hAnsi="Times New Roman" w:cs="Times New Roman"/>
            <w:sz w:val="24"/>
            <w:szCs w:val="24"/>
            <w:lang w:val="en-US"/>
          </w:rPr>
          <w:t>FCz</w:t>
        </w:r>
        <w:proofErr w:type="spellEnd"/>
        <w:r w:rsidR="00D42FE7" w:rsidRPr="00AD6EAC">
          <w:rPr>
            <w:rFonts w:ascii="Times New Roman" w:eastAsia="Times New Roman" w:hAnsi="Times New Roman" w:cs="Times New Roman"/>
            <w:sz w:val="24"/>
            <w:szCs w:val="24"/>
            <w:lang w:val="en-US"/>
          </w:rPr>
          <w:t xml:space="preserve"> showed lower gamma power compared with FC2, (</w:t>
        </w:r>
        <w:proofErr w:type="spellStart"/>
        <w:r w:rsidR="00D42FE7" w:rsidRPr="00AD6EAC">
          <w:rPr>
            <w:rFonts w:ascii="Times New Roman" w:eastAsia="Times New Roman" w:hAnsi="Times New Roman" w:cs="Times New Roman"/>
            <w:i/>
            <w:sz w:val="24"/>
            <w:szCs w:val="24"/>
            <w:lang w:val="en-US"/>
          </w:rPr>
          <w:t>p</w:t>
        </w:r>
        <w:r w:rsidR="00D42FE7" w:rsidRPr="00AD6EAC">
          <w:rPr>
            <w:rFonts w:ascii="Times New Roman" w:eastAsia="Times New Roman" w:hAnsi="Times New Roman" w:cs="Times New Roman"/>
            <w:iCs/>
            <w:sz w:val="24"/>
            <w:szCs w:val="24"/>
            <w:vertAlign w:val="superscript"/>
            <w:lang w:val="en-US"/>
          </w:rPr>
          <w:t>bonf</w:t>
        </w:r>
        <w:proofErr w:type="spellEnd"/>
        <w:r w:rsidR="00D42FE7" w:rsidRPr="00AD6EAC">
          <w:rPr>
            <w:rFonts w:ascii="Times New Roman" w:eastAsia="Times New Roman" w:hAnsi="Times New Roman" w:cs="Times New Roman"/>
            <w:sz w:val="24"/>
            <w:szCs w:val="24"/>
            <w:lang w:val="en-US"/>
          </w:rPr>
          <w:t xml:space="preserve"> </w:t>
        </w:r>
        <w:r w:rsidR="00D42FE7">
          <w:rPr>
            <w:rFonts w:ascii="Times New Roman" w:eastAsia="Times New Roman" w:hAnsi="Times New Roman" w:cs="Times New Roman"/>
            <w:sz w:val="24"/>
            <w:szCs w:val="24"/>
            <w:lang w:val="en-US"/>
          </w:rPr>
          <w:t>=</w:t>
        </w:r>
        <w:r w:rsidR="00D42FE7" w:rsidRPr="00AD6EAC">
          <w:rPr>
            <w:rFonts w:ascii="Times New Roman" w:eastAsia="Times New Roman" w:hAnsi="Times New Roman" w:cs="Times New Roman"/>
            <w:sz w:val="24"/>
            <w:szCs w:val="24"/>
            <w:lang w:val="en-US"/>
          </w:rPr>
          <w:t xml:space="preserve"> .</w:t>
        </w:r>
        <w:r w:rsidR="00D42FE7">
          <w:rPr>
            <w:rFonts w:ascii="Times New Roman" w:eastAsia="Times New Roman" w:hAnsi="Times New Roman" w:cs="Times New Roman"/>
            <w:sz w:val="24"/>
            <w:szCs w:val="24"/>
            <w:lang w:val="en-US"/>
          </w:rPr>
          <w:t>036</w:t>
        </w:r>
        <w:r w:rsidR="00D42FE7" w:rsidRPr="00AD6EAC">
          <w:rPr>
            <w:rFonts w:ascii="Times New Roman" w:eastAsia="Times New Roman" w:hAnsi="Times New Roman" w:cs="Times New Roman"/>
            <w:sz w:val="24"/>
            <w:szCs w:val="24"/>
            <w:lang w:val="en-US"/>
          </w:rPr>
          <w:t>)</w:t>
        </w:r>
        <w:r w:rsidR="00D42FE7" w:rsidRPr="00DA3298">
          <w:rPr>
            <w:rFonts w:ascii="Times New Roman" w:eastAsia="Times New Roman" w:hAnsi="Times New Roman" w:cs="Times New Roman"/>
            <w:sz w:val="24"/>
            <w:szCs w:val="24"/>
            <w:lang w:val="en-US"/>
          </w:rPr>
          <w:t>.</w:t>
        </w:r>
      </w:ins>
    </w:p>
    <w:p w14:paraId="1C65377B" w14:textId="438437EB" w:rsidR="00D42FE7" w:rsidRPr="00DA3298" w:rsidRDefault="00D42FE7" w:rsidP="00E03A9B">
      <w:pPr>
        <w:spacing w:line="480" w:lineRule="auto"/>
        <w:ind w:firstLine="708"/>
        <w:rPr>
          <w:ins w:id="537" w:author="Venera Gashaj" w:date="2023-05-04T20:24:00Z"/>
          <w:rFonts w:ascii="Times New Roman" w:eastAsia="Times New Roman" w:hAnsi="Times New Roman" w:cs="Times New Roman"/>
          <w:sz w:val="24"/>
          <w:szCs w:val="24"/>
          <w:lang w:val="en-US"/>
        </w:rPr>
      </w:pPr>
      <w:ins w:id="538" w:author="Venera Gashaj" w:date="2023-05-04T20:24:00Z">
        <w:r w:rsidRPr="00526D3F">
          <w:rPr>
            <w:rFonts w:ascii="Times New Roman" w:eastAsia="Times New Roman" w:hAnsi="Times New Roman" w:cs="Times New Roman"/>
            <w:sz w:val="24"/>
            <w:szCs w:val="24"/>
            <w:lang w:val="en-US"/>
          </w:rPr>
          <w:t xml:space="preserve">Repeated-measures ANOVA of the average beta power </w:t>
        </w:r>
        <w:r>
          <w:rPr>
            <w:rFonts w:ascii="Times New Roman" w:eastAsia="Times New Roman" w:hAnsi="Times New Roman" w:cs="Times New Roman"/>
            <w:sz w:val="24"/>
            <w:szCs w:val="24"/>
            <w:lang w:val="en-US"/>
          </w:rPr>
          <w:t xml:space="preserve">between 100-200 </w:t>
        </w:r>
        <w:proofErr w:type="spellStart"/>
        <w:r>
          <w:rPr>
            <w:rFonts w:ascii="Times New Roman" w:eastAsia="Times New Roman" w:hAnsi="Times New Roman" w:cs="Times New Roman"/>
            <w:sz w:val="24"/>
            <w:szCs w:val="24"/>
            <w:lang w:val="en-US"/>
          </w:rPr>
          <w:t>ms</w:t>
        </w:r>
        <w:proofErr w:type="spellEnd"/>
        <w:r>
          <w:rPr>
            <w:rFonts w:ascii="Times New Roman" w:eastAsia="Times New Roman" w:hAnsi="Times New Roman" w:cs="Times New Roman"/>
            <w:sz w:val="24"/>
            <w:szCs w:val="24"/>
            <w:lang w:val="en-US"/>
          </w:rPr>
          <w:t xml:space="preserve"> after stimulus onset </w:t>
        </w:r>
        <w:r w:rsidRPr="00526D3F">
          <w:rPr>
            <w:rFonts w:ascii="Times New Roman" w:eastAsia="Times New Roman" w:hAnsi="Times New Roman" w:cs="Times New Roman"/>
            <w:sz w:val="24"/>
            <w:szCs w:val="24"/>
            <w:lang w:val="en-US"/>
          </w:rPr>
          <w:t xml:space="preserve">revealed a significant effect for electrode, </w:t>
        </w:r>
        <w:proofErr w:type="gramStart"/>
        <w:r w:rsidRPr="00526D3F">
          <w:rPr>
            <w:rFonts w:ascii="Times New Roman" w:eastAsia="Times New Roman" w:hAnsi="Times New Roman" w:cs="Times New Roman"/>
            <w:i/>
            <w:sz w:val="24"/>
            <w:szCs w:val="24"/>
            <w:lang w:val="en-US"/>
          </w:rPr>
          <w:t>F</w:t>
        </w:r>
        <w:r w:rsidRPr="00526D3F">
          <w:rPr>
            <w:rFonts w:ascii="Times New Roman" w:eastAsia="Times New Roman" w:hAnsi="Times New Roman" w:cs="Times New Roman"/>
            <w:iCs/>
            <w:sz w:val="24"/>
            <w:szCs w:val="24"/>
            <w:vertAlign w:val="superscript"/>
            <w:lang w:val="en-US"/>
          </w:rPr>
          <w:t>HF</w:t>
        </w:r>
        <w:r w:rsidRPr="00526D3F">
          <w:rPr>
            <w:rFonts w:ascii="Times New Roman" w:eastAsia="Times New Roman" w:hAnsi="Times New Roman" w:cs="Times New Roman"/>
            <w:sz w:val="24"/>
            <w:szCs w:val="24"/>
            <w:lang w:val="en-US"/>
          </w:rPr>
          <w:t>(</w:t>
        </w:r>
        <w:proofErr w:type="gramEnd"/>
        <w:r w:rsidRPr="00526D3F">
          <w:rPr>
            <w:rFonts w:ascii="Times New Roman" w:eastAsia="Times New Roman" w:hAnsi="Times New Roman" w:cs="Times New Roman"/>
            <w:sz w:val="24"/>
            <w:szCs w:val="24"/>
            <w:lang w:val="en-US"/>
          </w:rPr>
          <w:t>2.</w:t>
        </w:r>
        <w:r w:rsidR="00C65071">
          <w:rPr>
            <w:rFonts w:ascii="Times New Roman" w:eastAsia="Times New Roman" w:hAnsi="Times New Roman" w:cs="Times New Roman"/>
            <w:sz w:val="24"/>
            <w:szCs w:val="24"/>
            <w:lang w:val="en-US"/>
          </w:rPr>
          <w:t>3</w:t>
        </w:r>
        <w:r w:rsidRPr="00526D3F">
          <w:rPr>
            <w:rFonts w:ascii="Times New Roman" w:eastAsia="Times New Roman" w:hAnsi="Times New Roman" w:cs="Times New Roman"/>
            <w:sz w:val="24"/>
            <w:szCs w:val="24"/>
            <w:lang w:val="en-US"/>
          </w:rPr>
          <w:t>, 39) = 6</w:t>
        </w:r>
        <w:r w:rsidR="00C65071">
          <w:rPr>
            <w:rFonts w:ascii="Times New Roman" w:eastAsia="Times New Roman" w:hAnsi="Times New Roman" w:cs="Times New Roman"/>
            <w:sz w:val="24"/>
            <w:szCs w:val="24"/>
            <w:lang w:val="en-US"/>
          </w:rPr>
          <w:t>.53</w:t>
        </w:r>
        <w:r w:rsidRPr="00526D3F">
          <w:rPr>
            <w:rFonts w:ascii="Times New Roman" w:eastAsia="Times New Roman" w:hAnsi="Times New Roman" w:cs="Times New Roman"/>
            <w:sz w:val="24"/>
            <w:szCs w:val="24"/>
            <w:lang w:val="en-US"/>
          </w:rPr>
          <w:t xml:space="preserve">, </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w:t>
        </w:r>
        <w:r w:rsidRPr="00526D3F">
          <w:rPr>
            <w:rFonts w:ascii="Times New Roman" w:eastAsia="Times New Roman" w:hAnsi="Times New Roman" w:cs="Times New Roman"/>
            <w:sz w:val="24"/>
            <w:szCs w:val="24"/>
            <w:lang w:val="en-US"/>
          </w:rPr>
          <w:t xml:space="preserve"> .01, </w:t>
        </w:r>
        <w:r w:rsidRPr="00526D3F">
          <w:rPr>
            <w:rFonts w:ascii="Times New Roman" w:eastAsia="Times New Roman" w:hAnsi="Times New Roman" w:cs="Times New Roman"/>
            <w:i/>
            <w:sz w:val="24"/>
            <w:szCs w:val="24"/>
          </w:rPr>
          <w:t>η</w:t>
        </w:r>
        <w:r w:rsidRPr="00526D3F">
          <w:rPr>
            <w:rFonts w:ascii="Times New Roman" w:eastAsia="Times New Roman" w:hAnsi="Times New Roman" w:cs="Times New Roman"/>
            <w:i/>
            <w:sz w:val="24"/>
            <w:szCs w:val="24"/>
            <w:vertAlign w:val="superscript"/>
            <w:lang w:val="en-US"/>
          </w:rPr>
          <w:t>2</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 .1</w:t>
        </w:r>
        <w:r w:rsidR="00C65071">
          <w:rPr>
            <w:rFonts w:ascii="Times New Roman" w:eastAsia="Times New Roman" w:hAnsi="Times New Roman" w:cs="Times New Roman"/>
            <w:sz w:val="24"/>
            <w:szCs w:val="24"/>
            <w:lang w:val="en-US"/>
          </w:rPr>
          <w:t>4</w:t>
        </w:r>
        <w:r w:rsidRPr="00526D3F">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as well as an</w:t>
        </w:r>
        <w:r w:rsidRPr="00526D3F">
          <w:rPr>
            <w:rFonts w:ascii="Times New Roman" w:eastAsia="Times New Roman" w:hAnsi="Times New Roman" w:cs="Times New Roman"/>
            <w:sz w:val="24"/>
            <w:szCs w:val="24"/>
            <w:lang w:val="en-US"/>
          </w:rPr>
          <w:t xml:space="preserve"> effect for format, </w:t>
        </w:r>
        <w:r w:rsidRPr="00526D3F">
          <w:rPr>
            <w:rFonts w:ascii="Times New Roman" w:eastAsia="Times New Roman" w:hAnsi="Times New Roman" w:cs="Times New Roman"/>
            <w:i/>
            <w:sz w:val="24"/>
            <w:szCs w:val="24"/>
            <w:lang w:val="en-US"/>
          </w:rPr>
          <w:t>F</w:t>
        </w:r>
        <w:r w:rsidRPr="00526D3F">
          <w:rPr>
            <w:rFonts w:ascii="Times New Roman" w:eastAsia="Times New Roman" w:hAnsi="Times New Roman" w:cs="Times New Roman"/>
            <w:iCs/>
            <w:sz w:val="24"/>
            <w:szCs w:val="24"/>
            <w:vertAlign w:val="superscript"/>
            <w:lang w:val="en-US"/>
          </w:rPr>
          <w:t>HF</w:t>
        </w:r>
        <w:r w:rsidRPr="00526D3F">
          <w:rPr>
            <w:rFonts w:ascii="Times New Roman" w:eastAsia="Times New Roman" w:hAnsi="Times New Roman" w:cs="Times New Roman"/>
            <w:sz w:val="24"/>
            <w:szCs w:val="24"/>
            <w:lang w:val="en-US"/>
          </w:rPr>
          <w:t xml:space="preserve"> (1, 41) = </w:t>
        </w:r>
        <w:r w:rsidR="00C65071">
          <w:rPr>
            <w:rFonts w:ascii="Times New Roman" w:eastAsia="Times New Roman" w:hAnsi="Times New Roman" w:cs="Times New Roman"/>
            <w:sz w:val="24"/>
            <w:szCs w:val="24"/>
            <w:lang w:val="en-US"/>
          </w:rPr>
          <w:t>5.23</w:t>
        </w:r>
        <w:r w:rsidRPr="00526D3F">
          <w:rPr>
            <w:rFonts w:ascii="Times New Roman" w:eastAsia="Times New Roman" w:hAnsi="Times New Roman" w:cs="Times New Roman"/>
            <w:sz w:val="24"/>
            <w:szCs w:val="24"/>
            <w:lang w:val="en-US"/>
          </w:rPr>
          <w:t xml:space="preserve">, </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 .0</w:t>
        </w:r>
        <w:r w:rsidR="00C65071">
          <w:rPr>
            <w:rFonts w:ascii="Times New Roman" w:eastAsia="Times New Roman" w:hAnsi="Times New Roman" w:cs="Times New Roman"/>
            <w:sz w:val="24"/>
            <w:szCs w:val="24"/>
            <w:lang w:val="en-US"/>
          </w:rPr>
          <w:t>27</w:t>
        </w:r>
        <w:r w:rsidRPr="00526D3F">
          <w:rPr>
            <w:rFonts w:ascii="Times New Roman" w:eastAsia="Times New Roman" w:hAnsi="Times New Roman" w:cs="Times New Roman"/>
            <w:sz w:val="24"/>
            <w:szCs w:val="24"/>
            <w:lang w:val="en-US"/>
          </w:rPr>
          <w:t xml:space="preserve">, </w:t>
        </w:r>
        <w:r w:rsidRPr="00526D3F">
          <w:rPr>
            <w:rFonts w:ascii="Times New Roman" w:eastAsia="Times New Roman" w:hAnsi="Times New Roman" w:cs="Times New Roman"/>
            <w:i/>
            <w:sz w:val="24"/>
            <w:szCs w:val="24"/>
          </w:rPr>
          <w:t>η</w:t>
        </w:r>
        <w:r w:rsidRPr="00526D3F">
          <w:rPr>
            <w:rFonts w:ascii="Times New Roman" w:eastAsia="Times New Roman" w:hAnsi="Times New Roman" w:cs="Times New Roman"/>
            <w:i/>
            <w:sz w:val="24"/>
            <w:szCs w:val="24"/>
            <w:vertAlign w:val="superscript"/>
            <w:lang w:val="en-US"/>
          </w:rPr>
          <w:t>2</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 .</w:t>
        </w:r>
        <w:r w:rsidR="00C65071">
          <w:rPr>
            <w:rFonts w:ascii="Times New Roman" w:eastAsia="Times New Roman" w:hAnsi="Times New Roman" w:cs="Times New Roman"/>
            <w:sz w:val="24"/>
            <w:szCs w:val="24"/>
            <w:lang w:val="en-US"/>
          </w:rPr>
          <w:t>11</w:t>
        </w:r>
        <w:r w:rsidRPr="00526D3F">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and</w:t>
        </w:r>
        <w:r w:rsidRPr="00526D3F">
          <w:rPr>
            <w:rFonts w:ascii="Times New Roman" w:eastAsia="Times New Roman" w:hAnsi="Times New Roman" w:cs="Times New Roman"/>
            <w:sz w:val="24"/>
            <w:szCs w:val="24"/>
            <w:lang w:val="en-US"/>
          </w:rPr>
          <w:t xml:space="preserve"> interaction of electrode × format </w:t>
        </w:r>
        <w:r w:rsidRPr="00526D3F">
          <w:rPr>
            <w:rFonts w:ascii="Times New Roman" w:eastAsia="Times New Roman" w:hAnsi="Times New Roman" w:cs="Times New Roman"/>
            <w:i/>
            <w:sz w:val="24"/>
            <w:szCs w:val="24"/>
            <w:lang w:val="en-US"/>
          </w:rPr>
          <w:t>F</w:t>
        </w:r>
        <w:r w:rsidRPr="00526D3F">
          <w:rPr>
            <w:rFonts w:ascii="Times New Roman" w:eastAsia="Times New Roman" w:hAnsi="Times New Roman" w:cs="Times New Roman"/>
            <w:iCs/>
            <w:sz w:val="24"/>
            <w:szCs w:val="24"/>
            <w:vertAlign w:val="superscript"/>
            <w:lang w:val="en-US"/>
          </w:rPr>
          <w:t>HF</w:t>
        </w:r>
        <w:r w:rsidRPr="00526D3F">
          <w:rPr>
            <w:rFonts w:ascii="Times New Roman" w:eastAsia="Times New Roman" w:hAnsi="Times New Roman" w:cs="Times New Roman"/>
            <w:sz w:val="24"/>
            <w:szCs w:val="24"/>
            <w:lang w:val="en-US"/>
          </w:rPr>
          <w:t>(</w:t>
        </w:r>
        <w:r w:rsidR="00C65071">
          <w:rPr>
            <w:rFonts w:ascii="Times New Roman" w:eastAsia="Times New Roman" w:hAnsi="Times New Roman" w:cs="Times New Roman"/>
            <w:sz w:val="24"/>
            <w:szCs w:val="24"/>
            <w:lang w:val="en-US"/>
          </w:rPr>
          <w:t>2.29</w:t>
        </w:r>
        <w:r w:rsidRPr="00526D3F">
          <w:rPr>
            <w:rFonts w:ascii="Times New Roman" w:eastAsia="Times New Roman" w:hAnsi="Times New Roman" w:cs="Times New Roman"/>
            <w:sz w:val="24"/>
            <w:szCs w:val="24"/>
            <w:lang w:val="en-US"/>
          </w:rPr>
          <w:t xml:space="preserve">, 39) = </w:t>
        </w:r>
        <w:r w:rsidR="00C65071">
          <w:rPr>
            <w:rFonts w:ascii="Times New Roman" w:eastAsia="Times New Roman" w:hAnsi="Times New Roman" w:cs="Times New Roman"/>
            <w:sz w:val="24"/>
            <w:szCs w:val="24"/>
            <w:lang w:val="en-US"/>
          </w:rPr>
          <w:t>5.48</w:t>
        </w:r>
        <w:r w:rsidRPr="00526D3F">
          <w:rPr>
            <w:rFonts w:ascii="Times New Roman" w:eastAsia="Times New Roman" w:hAnsi="Times New Roman" w:cs="Times New Roman"/>
            <w:sz w:val="24"/>
            <w:szCs w:val="24"/>
            <w:lang w:val="en-US"/>
          </w:rPr>
          <w:t xml:space="preserve">, </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 .</w:t>
        </w:r>
        <w:r w:rsidR="00C65071">
          <w:rPr>
            <w:rFonts w:ascii="Times New Roman" w:eastAsia="Times New Roman" w:hAnsi="Times New Roman" w:cs="Times New Roman"/>
            <w:sz w:val="24"/>
            <w:szCs w:val="24"/>
            <w:lang w:val="en-US"/>
          </w:rPr>
          <w:t>004</w:t>
        </w:r>
        <w:r w:rsidRPr="00526D3F">
          <w:rPr>
            <w:rFonts w:ascii="Times New Roman" w:eastAsia="Times New Roman" w:hAnsi="Times New Roman" w:cs="Times New Roman"/>
            <w:sz w:val="24"/>
            <w:szCs w:val="24"/>
            <w:lang w:val="en-US"/>
          </w:rPr>
          <w:t xml:space="preserve">, </w:t>
        </w:r>
        <w:r w:rsidRPr="00526D3F">
          <w:rPr>
            <w:rFonts w:ascii="Times New Roman" w:eastAsia="Times New Roman" w:hAnsi="Times New Roman" w:cs="Times New Roman"/>
            <w:i/>
            <w:sz w:val="24"/>
            <w:szCs w:val="24"/>
          </w:rPr>
          <w:t>η</w:t>
        </w:r>
        <w:r w:rsidRPr="00526D3F">
          <w:rPr>
            <w:rFonts w:ascii="Times New Roman" w:eastAsia="Times New Roman" w:hAnsi="Times New Roman" w:cs="Times New Roman"/>
            <w:i/>
            <w:sz w:val="24"/>
            <w:szCs w:val="24"/>
            <w:vertAlign w:val="superscript"/>
            <w:lang w:val="en-US"/>
          </w:rPr>
          <w:t>2</w:t>
        </w:r>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sz w:val="24"/>
            <w:szCs w:val="24"/>
            <w:lang w:val="en-US"/>
          </w:rPr>
          <w:t xml:space="preserve"> =.1</w:t>
        </w:r>
        <w:r w:rsidR="00C65071">
          <w:rPr>
            <w:rFonts w:ascii="Times New Roman" w:eastAsia="Times New Roman" w:hAnsi="Times New Roman" w:cs="Times New Roman"/>
            <w:sz w:val="24"/>
            <w:szCs w:val="24"/>
            <w:lang w:val="en-US"/>
          </w:rPr>
          <w:t>18</w:t>
        </w:r>
        <w:r w:rsidRPr="00526D3F">
          <w:rPr>
            <w:rFonts w:ascii="Times New Roman" w:eastAsia="Times New Roman" w:hAnsi="Times New Roman" w:cs="Times New Roman"/>
            <w:sz w:val="24"/>
            <w:szCs w:val="24"/>
            <w:lang w:val="en-US"/>
          </w:rPr>
          <w:t xml:space="preserve">. Over this parietal cluster, </w:t>
        </w:r>
        <w:commentRangeStart w:id="539"/>
        <w:commentRangeStart w:id="540"/>
        <w:proofErr w:type="spellStart"/>
        <w:r w:rsidRPr="00526D3F">
          <w:rPr>
            <w:rFonts w:ascii="Times New Roman" w:eastAsia="Times New Roman" w:hAnsi="Times New Roman" w:cs="Times New Roman"/>
            <w:sz w:val="24"/>
            <w:szCs w:val="24"/>
            <w:lang w:val="en-US"/>
          </w:rPr>
          <w:t>P</w:t>
        </w:r>
        <w:r w:rsidR="00C65071" w:rsidRPr="00526D3F">
          <w:rPr>
            <w:rFonts w:ascii="Times New Roman" w:eastAsia="Times New Roman" w:hAnsi="Times New Roman" w:cs="Times New Roman"/>
            <w:sz w:val="24"/>
            <w:szCs w:val="24"/>
            <w:lang w:val="en-US"/>
          </w:rPr>
          <w:t>Oz</w:t>
        </w:r>
        <w:proofErr w:type="spellEnd"/>
        <w:r w:rsidRPr="00526D3F">
          <w:rPr>
            <w:rFonts w:ascii="Times New Roman" w:eastAsia="Times New Roman" w:hAnsi="Times New Roman" w:cs="Times New Roman"/>
            <w:sz w:val="24"/>
            <w:szCs w:val="24"/>
            <w:lang w:val="en-US"/>
          </w:rPr>
          <w:t xml:space="preserve"> showed higher beta power compared with </w:t>
        </w:r>
        <w:commentRangeEnd w:id="539"/>
        <w:r w:rsidRPr="00526D3F">
          <w:rPr>
            <w:rStyle w:val="CommentReference"/>
          </w:rPr>
          <w:commentReference w:id="539"/>
        </w:r>
        <w:commentRangeEnd w:id="540"/>
        <w:r w:rsidRPr="00526D3F">
          <w:rPr>
            <w:rStyle w:val="CommentReference"/>
          </w:rPr>
          <w:commentReference w:id="540"/>
        </w:r>
        <w:r w:rsidRPr="00526D3F">
          <w:rPr>
            <w:rFonts w:ascii="Times New Roman" w:eastAsia="Times New Roman" w:hAnsi="Times New Roman" w:cs="Times New Roman"/>
            <w:sz w:val="24"/>
            <w:szCs w:val="24"/>
            <w:lang w:val="en-US"/>
          </w:rPr>
          <w:t>P</w:t>
        </w:r>
        <w:r w:rsidR="00C65071">
          <w:rPr>
            <w:rFonts w:ascii="Times New Roman" w:eastAsia="Times New Roman" w:hAnsi="Times New Roman" w:cs="Times New Roman"/>
            <w:sz w:val="24"/>
            <w:szCs w:val="24"/>
            <w:lang w:val="en-US"/>
          </w:rPr>
          <w:t>1</w:t>
        </w:r>
        <w:r w:rsidRPr="00526D3F">
          <w:rPr>
            <w:rFonts w:ascii="Times New Roman" w:eastAsia="Times New Roman" w:hAnsi="Times New Roman" w:cs="Times New Roman"/>
            <w:sz w:val="24"/>
            <w:szCs w:val="24"/>
            <w:lang w:val="en-US"/>
          </w:rPr>
          <w:t xml:space="preserve"> and </w:t>
        </w:r>
        <w:proofErr w:type="spellStart"/>
        <w:r w:rsidRPr="00526D3F">
          <w:rPr>
            <w:rFonts w:ascii="Times New Roman" w:eastAsia="Times New Roman" w:hAnsi="Times New Roman" w:cs="Times New Roman"/>
            <w:sz w:val="24"/>
            <w:szCs w:val="24"/>
            <w:lang w:val="en-US"/>
          </w:rPr>
          <w:t>Pz</w:t>
        </w:r>
        <w:proofErr w:type="spellEnd"/>
        <w:r w:rsidRPr="00526D3F">
          <w:rPr>
            <w:rFonts w:ascii="Times New Roman" w:eastAsia="Times New Roman" w:hAnsi="Times New Roman" w:cs="Times New Roman"/>
            <w:sz w:val="24"/>
            <w:szCs w:val="24"/>
            <w:lang w:val="en-US"/>
          </w:rPr>
          <w:t xml:space="preserve"> (</w:t>
        </w:r>
        <w:proofErr w:type="spellStart"/>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iCs/>
            <w:sz w:val="24"/>
            <w:szCs w:val="24"/>
            <w:vertAlign w:val="superscript"/>
            <w:lang w:val="en-US"/>
          </w:rPr>
          <w:t>bonf</w:t>
        </w:r>
        <w:proofErr w:type="spellEnd"/>
        <w:r w:rsidRPr="00526D3F">
          <w:rPr>
            <w:rFonts w:ascii="Times New Roman" w:eastAsia="Times New Roman" w:hAnsi="Times New Roman" w:cs="Times New Roman"/>
            <w:sz w:val="24"/>
            <w:szCs w:val="24"/>
            <w:lang w:val="en-US"/>
          </w:rPr>
          <w:t xml:space="preserve"> = .00</w:t>
        </w:r>
        <w:r w:rsidR="00C65071">
          <w:rPr>
            <w:rFonts w:ascii="Times New Roman" w:eastAsia="Times New Roman" w:hAnsi="Times New Roman" w:cs="Times New Roman"/>
            <w:sz w:val="24"/>
            <w:szCs w:val="24"/>
            <w:lang w:val="en-US"/>
          </w:rPr>
          <w:t>3</w:t>
        </w:r>
        <w:r w:rsidRPr="00526D3F">
          <w:rPr>
            <w:rFonts w:ascii="Times New Roman" w:eastAsia="Times New Roman" w:hAnsi="Times New Roman" w:cs="Times New Roman"/>
            <w:sz w:val="24"/>
            <w:szCs w:val="24"/>
            <w:lang w:val="en-US"/>
          </w:rPr>
          <w:t xml:space="preserve">, and </w:t>
        </w:r>
        <w:proofErr w:type="spellStart"/>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iCs/>
            <w:sz w:val="24"/>
            <w:szCs w:val="24"/>
            <w:vertAlign w:val="superscript"/>
            <w:lang w:val="en-US"/>
          </w:rPr>
          <w:t>bonf</w:t>
        </w:r>
        <w:proofErr w:type="spellEnd"/>
        <w:r w:rsidRPr="00526D3F">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w:t>
        </w:r>
        <w:r w:rsidRPr="00526D3F">
          <w:rPr>
            <w:rFonts w:ascii="Times New Roman" w:eastAsia="Times New Roman" w:hAnsi="Times New Roman" w:cs="Times New Roman"/>
            <w:sz w:val="24"/>
            <w:szCs w:val="24"/>
            <w:lang w:val="en-US"/>
          </w:rPr>
          <w:t xml:space="preserve"> .00</w:t>
        </w:r>
        <w:r w:rsidR="00C65071">
          <w:rPr>
            <w:rFonts w:ascii="Times New Roman" w:eastAsia="Times New Roman" w:hAnsi="Times New Roman" w:cs="Times New Roman"/>
            <w:sz w:val="24"/>
            <w:szCs w:val="24"/>
            <w:lang w:val="en-US"/>
          </w:rPr>
          <w:t>2</w:t>
        </w:r>
        <w:r w:rsidRPr="00526D3F">
          <w:rPr>
            <w:rFonts w:ascii="Times New Roman" w:eastAsia="Times New Roman" w:hAnsi="Times New Roman" w:cs="Times New Roman"/>
            <w:sz w:val="24"/>
            <w:szCs w:val="24"/>
            <w:lang w:val="en-US"/>
          </w:rPr>
          <w:t>).</w:t>
        </w:r>
        <w:r w:rsidR="00C65071">
          <w:rPr>
            <w:rFonts w:ascii="Times New Roman" w:eastAsia="Times New Roman" w:hAnsi="Times New Roman" w:cs="Times New Roman"/>
            <w:sz w:val="24"/>
            <w:szCs w:val="24"/>
            <w:lang w:val="en-US"/>
          </w:rPr>
          <w:t xml:space="preserve"> Furthermore, non-symbolic format provoked higher beta oscillations compared to symbolic </w:t>
        </w:r>
        <w:r w:rsidR="00C65071">
          <w:rPr>
            <w:rFonts w:ascii="Times New Roman" w:eastAsia="Times New Roman" w:hAnsi="Times New Roman" w:cs="Times New Roman"/>
            <w:sz w:val="24"/>
            <w:szCs w:val="24"/>
            <w:lang w:val="en-US"/>
          </w:rPr>
          <w:lastRenderedPageBreak/>
          <w:t xml:space="preserve">format </w:t>
        </w:r>
        <w:r w:rsidR="00C65071" w:rsidRPr="00AD6EAC">
          <w:rPr>
            <w:rFonts w:ascii="Times New Roman" w:eastAsia="Times New Roman" w:hAnsi="Times New Roman" w:cs="Times New Roman"/>
            <w:sz w:val="24"/>
            <w:szCs w:val="24"/>
            <w:lang w:val="en-US"/>
          </w:rPr>
          <w:t>(</w:t>
        </w:r>
        <w:proofErr w:type="spellStart"/>
        <w:r w:rsidR="00C65071" w:rsidRPr="00AD6EAC">
          <w:rPr>
            <w:rFonts w:ascii="Times New Roman" w:eastAsia="Times New Roman" w:hAnsi="Times New Roman" w:cs="Times New Roman"/>
            <w:i/>
            <w:sz w:val="24"/>
            <w:szCs w:val="24"/>
            <w:lang w:val="en-US"/>
          </w:rPr>
          <w:t>p</w:t>
        </w:r>
        <w:r w:rsidR="00C65071" w:rsidRPr="00AD6EAC">
          <w:rPr>
            <w:rFonts w:ascii="Times New Roman" w:eastAsia="Times New Roman" w:hAnsi="Times New Roman" w:cs="Times New Roman"/>
            <w:iCs/>
            <w:sz w:val="24"/>
            <w:szCs w:val="24"/>
            <w:vertAlign w:val="superscript"/>
            <w:lang w:val="en-US"/>
          </w:rPr>
          <w:t>bonf</w:t>
        </w:r>
        <w:proofErr w:type="spellEnd"/>
        <w:r w:rsidR="00C65071" w:rsidRPr="00AD6EAC">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w:t>
        </w:r>
        <w:r w:rsidR="00C65071" w:rsidRPr="00AD6EAC">
          <w:rPr>
            <w:rFonts w:ascii="Times New Roman" w:eastAsia="Times New Roman" w:hAnsi="Times New Roman" w:cs="Times New Roman"/>
            <w:sz w:val="24"/>
            <w:szCs w:val="24"/>
            <w:lang w:val="en-US"/>
          </w:rPr>
          <w:t xml:space="preserve"> .</w:t>
        </w:r>
        <w:r w:rsidR="00C65071">
          <w:rPr>
            <w:rFonts w:ascii="Times New Roman" w:eastAsia="Times New Roman" w:hAnsi="Times New Roman" w:cs="Times New Roman"/>
            <w:sz w:val="24"/>
            <w:szCs w:val="24"/>
            <w:lang w:val="en-US"/>
          </w:rPr>
          <w:t>027</w:t>
        </w:r>
        <w:r w:rsidR="00C65071" w:rsidRPr="00AD6EAC">
          <w:rPr>
            <w:rFonts w:ascii="Times New Roman" w:eastAsia="Times New Roman" w:hAnsi="Times New Roman" w:cs="Times New Roman"/>
            <w:sz w:val="24"/>
            <w:szCs w:val="24"/>
            <w:lang w:val="en-US"/>
          </w:rPr>
          <w:t>)</w:t>
        </w:r>
        <w:r w:rsidR="00C65071" w:rsidRPr="00DA3298">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P1</w:t>
        </w:r>
        <w:r w:rsidR="00E03A9B">
          <w:rPr>
            <w:rFonts w:ascii="Times New Roman" w:eastAsia="Times New Roman" w:hAnsi="Times New Roman" w:cs="Times New Roman"/>
            <w:sz w:val="24"/>
            <w:szCs w:val="24"/>
            <w:lang w:val="en-US"/>
          </w:rPr>
          <w:t xml:space="preserve">, </w:t>
        </w:r>
        <w:proofErr w:type="spellStart"/>
        <w:r w:rsidR="00E03A9B">
          <w:rPr>
            <w:rFonts w:ascii="Times New Roman" w:eastAsia="Times New Roman" w:hAnsi="Times New Roman" w:cs="Times New Roman"/>
            <w:sz w:val="24"/>
            <w:szCs w:val="24"/>
            <w:lang w:val="en-US"/>
          </w:rPr>
          <w:t>Pz</w:t>
        </w:r>
        <w:proofErr w:type="spellEnd"/>
        <w:r w:rsidR="00E03A9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P</w:t>
        </w:r>
        <w:r w:rsidR="00E03A9B">
          <w:rPr>
            <w:rFonts w:ascii="Times New Roman" w:eastAsia="Times New Roman" w:hAnsi="Times New Roman" w:cs="Times New Roman"/>
            <w:sz w:val="24"/>
            <w:szCs w:val="24"/>
            <w:lang w:val="en-US"/>
          </w:rPr>
          <w:t>O</w:t>
        </w:r>
        <w:r>
          <w:rPr>
            <w:rFonts w:ascii="Times New Roman" w:eastAsia="Times New Roman" w:hAnsi="Times New Roman" w:cs="Times New Roman"/>
            <w:sz w:val="24"/>
            <w:szCs w:val="24"/>
            <w:lang w:val="en-US"/>
          </w:rPr>
          <w:t>z</w:t>
        </w:r>
        <w:proofErr w:type="spellEnd"/>
        <w:r>
          <w:rPr>
            <w:rFonts w:ascii="Times New Roman" w:eastAsia="Times New Roman" w:hAnsi="Times New Roman" w:cs="Times New Roman"/>
            <w:sz w:val="24"/>
            <w:szCs w:val="24"/>
            <w:lang w:val="en-US"/>
          </w:rPr>
          <w:t xml:space="preserve"> showed higher beta power for non-symbolic demonstrations (</w:t>
        </w:r>
        <w:proofErr w:type="spellStart"/>
        <w:r w:rsidRPr="00526D3F">
          <w:rPr>
            <w:rFonts w:ascii="Times New Roman" w:eastAsia="Times New Roman" w:hAnsi="Times New Roman" w:cs="Times New Roman"/>
            <w:i/>
            <w:sz w:val="24"/>
            <w:szCs w:val="24"/>
            <w:lang w:val="en-US"/>
          </w:rPr>
          <w:t>p</w:t>
        </w:r>
        <w:r w:rsidRPr="00526D3F">
          <w:rPr>
            <w:rFonts w:ascii="Times New Roman" w:eastAsia="Times New Roman" w:hAnsi="Times New Roman" w:cs="Times New Roman"/>
            <w:iCs/>
            <w:sz w:val="24"/>
            <w:szCs w:val="24"/>
            <w:vertAlign w:val="superscript"/>
            <w:lang w:val="en-US"/>
          </w:rPr>
          <w:t>bonf</w:t>
        </w:r>
        <w:proofErr w:type="spellEnd"/>
        <w:r w:rsidRPr="00526D3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w:t>
        </w:r>
        <w:r w:rsidRPr="00526D3F">
          <w:rPr>
            <w:rFonts w:ascii="Times New Roman" w:eastAsia="Times New Roman" w:hAnsi="Times New Roman" w:cs="Times New Roman"/>
            <w:sz w:val="24"/>
            <w:szCs w:val="24"/>
            <w:lang w:val="en-US"/>
          </w:rPr>
          <w:t xml:space="preserve"> .0</w:t>
        </w:r>
        <w:r w:rsidR="00E03A9B">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6</w:t>
        </w:r>
        <w:r w:rsidR="00E03A9B">
          <w:rPr>
            <w:rFonts w:ascii="Times New Roman" w:eastAsia="Times New Roman" w:hAnsi="Times New Roman" w:cs="Times New Roman"/>
            <w:sz w:val="24"/>
            <w:szCs w:val="24"/>
            <w:lang w:val="en-US"/>
          </w:rPr>
          <w:t xml:space="preserve">, </w:t>
        </w:r>
        <w:proofErr w:type="spellStart"/>
        <w:r w:rsidR="00E03A9B" w:rsidRPr="00526D3F">
          <w:rPr>
            <w:rFonts w:ascii="Times New Roman" w:eastAsia="Times New Roman" w:hAnsi="Times New Roman" w:cs="Times New Roman"/>
            <w:i/>
            <w:sz w:val="24"/>
            <w:szCs w:val="24"/>
            <w:lang w:val="en-US"/>
          </w:rPr>
          <w:t>p</w:t>
        </w:r>
        <w:r w:rsidR="00E03A9B" w:rsidRPr="00526D3F">
          <w:rPr>
            <w:rFonts w:ascii="Times New Roman" w:eastAsia="Times New Roman" w:hAnsi="Times New Roman" w:cs="Times New Roman"/>
            <w:iCs/>
            <w:sz w:val="24"/>
            <w:szCs w:val="24"/>
            <w:vertAlign w:val="superscript"/>
            <w:lang w:val="en-US"/>
          </w:rPr>
          <w:t>bonf</w:t>
        </w:r>
        <w:proofErr w:type="spellEnd"/>
        <w:r w:rsidR="00E03A9B" w:rsidRPr="00526D3F">
          <w:rPr>
            <w:rFonts w:ascii="Times New Roman" w:eastAsia="Times New Roman" w:hAnsi="Times New Roman" w:cs="Times New Roman"/>
            <w:sz w:val="24"/>
            <w:szCs w:val="24"/>
            <w:lang w:val="en-US"/>
          </w:rPr>
          <w:t xml:space="preserve"> </w:t>
        </w:r>
        <w:r w:rsidR="00E03A9B">
          <w:rPr>
            <w:rFonts w:ascii="Times New Roman" w:eastAsia="Times New Roman" w:hAnsi="Times New Roman" w:cs="Times New Roman"/>
            <w:sz w:val="24"/>
            <w:szCs w:val="24"/>
            <w:lang w:val="en-US"/>
          </w:rPr>
          <w:t>=</w:t>
        </w:r>
        <w:r w:rsidR="00E03A9B" w:rsidRPr="00526D3F">
          <w:rPr>
            <w:rFonts w:ascii="Times New Roman" w:eastAsia="Times New Roman" w:hAnsi="Times New Roman" w:cs="Times New Roman"/>
            <w:sz w:val="24"/>
            <w:szCs w:val="24"/>
            <w:lang w:val="en-US"/>
          </w:rPr>
          <w:t xml:space="preserve"> .0</w:t>
        </w:r>
        <w:r w:rsidR="00E03A9B">
          <w:rPr>
            <w:rFonts w:ascii="Times New Roman" w:eastAsia="Times New Roman" w:hAnsi="Times New Roman" w:cs="Times New Roman"/>
            <w:sz w:val="24"/>
            <w:szCs w:val="24"/>
            <w:lang w:val="en-US"/>
          </w:rPr>
          <w:t xml:space="preserve">11, and </w:t>
        </w:r>
        <w:proofErr w:type="spellStart"/>
        <w:r w:rsidR="00E03A9B" w:rsidRPr="00526D3F">
          <w:rPr>
            <w:rFonts w:ascii="Times New Roman" w:eastAsia="Times New Roman" w:hAnsi="Times New Roman" w:cs="Times New Roman"/>
            <w:i/>
            <w:sz w:val="24"/>
            <w:szCs w:val="24"/>
            <w:lang w:val="en-US"/>
          </w:rPr>
          <w:t>p</w:t>
        </w:r>
        <w:r w:rsidR="00E03A9B" w:rsidRPr="00526D3F">
          <w:rPr>
            <w:rFonts w:ascii="Times New Roman" w:eastAsia="Times New Roman" w:hAnsi="Times New Roman" w:cs="Times New Roman"/>
            <w:iCs/>
            <w:sz w:val="24"/>
            <w:szCs w:val="24"/>
            <w:vertAlign w:val="superscript"/>
            <w:lang w:val="en-US"/>
          </w:rPr>
          <w:t>bonf</w:t>
        </w:r>
        <w:proofErr w:type="spellEnd"/>
        <w:r w:rsidR="00E03A9B" w:rsidRPr="00526D3F">
          <w:rPr>
            <w:rFonts w:ascii="Times New Roman" w:eastAsia="Times New Roman" w:hAnsi="Times New Roman" w:cs="Times New Roman"/>
            <w:sz w:val="24"/>
            <w:szCs w:val="24"/>
            <w:lang w:val="en-US"/>
          </w:rPr>
          <w:t xml:space="preserve"> </w:t>
        </w:r>
        <w:r w:rsidR="00E03A9B">
          <w:rPr>
            <w:rFonts w:ascii="Times New Roman" w:eastAsia="Times New Roman" w:hAnsi="Times New Roman" w:cs="Times New Roman"/>
            <w:sz w:val="24"/>
            <w:szCs w:val="24"/>
            <w:lang w:val="en-US"/>
          </w:rPr>
          <w:t>=</w:t>
        </w:r>
        <w:r w:rsidR="00E03A9B" w:rsidRPr="00526D3F">
          <w:rPr>
            <w:rFonts w:ascii="Times New Roman" w:eastAsia="Times New Roman" w:hAnsi="Times New Roman" w:cs="Times New Roman"/>
            <w:sz w:val="24"/>
            <w:szCs w:val="24"/>
            <w:lang w:val="en-US"/>
          </w:rPr>
          <w:t xml:space="preserve"> .0</w:t>
        </w:r>
        <w:r w:rsidR="00E03A9B">
          <w:rPr>
            <w:rFonts w:ascii="Times New Roman" w:eastAsia="Times New Roman" w:hAnsi="Times New Roman" w:cs="Times New Roman"/>
            <w:sz w:val="24"/>
            <w:szCs w:val="24"/>
            <w:lang w:val="en-US"/>
          </w:rPr>
          <w:t>03, respectively).</w:t>
        </w:r>
      </w:ins>
    </w:p>
    <w:p w14:paraId="6CBEF9AB" w14:textId="526BBC3D" w:rsidR="00C54675" w:rsidRPr="00F26248" w:rsidRDefault="00C54675" w:rsidP="005A6029">
      <w:pPr>
        <w:spacing w:line="480" w:lineRule="auto"/>
        <w:ind w:firstLine="851"/>
        <w:rPr>
          <w:rFonts w:ascii="Times New Roman" w:hAnsi="Times New Roman"/>
          <w:sz w:val="24"/>
          <w:lang w:val="en-US"/>
          <w:rPrChange w:id="541" w:author="Venera Gashaj" w:date="2023-05-04T20:24:00Z">
            <w:rPr>
              <w:rFonts w:ascii="Times New Roman" w:hAnsi="Times New Roman"/>
              <w:i/>
              <w:sz w:val="24"/>
            </w:rPr>
          </w:rPrChange>
        </w:rPr>
        <w:pPrChange w:id="542" w:author="Venera Gashaj" w:date="2023-05-04T20:24:00Z">
          <w:pPr>
            <w:spacing w:line="480" w:lineRule="auto"/>
            <w:jc w:val="both"/>
          </w:pPr>
        </w:pPrChange>
      </w:pPr>
    </w:p>
    <w:p w14:paraId="73626270" w14:textId="325FD7C0" w:rsidR="0023368E" w:rsidRPr="00A20AEF" w:rsidRDefault="00437550" w:rsidP="00EC7858">
      <w:pPr>
        <w:spacing w:line="480" w:lineRule="auto"/>
        <w:rPr>
          <w:rFonts w:ascii="Times New Roman" w:eastAsia="Times New Roman" w:hAnsi="Times New Roman" w:cs="Times New Roman"/>
          <w:sz w:val="24"/>
          <w:szCs w:val="24"/>
          <w:lang w:val="en-US"/>
        </w:rPr>
      </w:pPr>
      <w:r w:rsidRPr="00A20AEF">
        <w:rPr>
          <w:rFonts w:ascii="Times New Roman" w:eastAsia="Times New Roman" w:hAnsi="Times New Roman" w:cs="Times New Roman"/>
          <w:b/>
          <w:sz w:val="24"/>
          <w:szCs w:val="24"/>
          <w:lang w:val="en-US"/>
        </w:rPr>
        <w:t>Discussion</w:t>
      </w:r>
    </w:p>
    <w:p w14:paraId="72F20323" w14:textId="6F6BD113" w:rsidR="00F04D44" w:rsidRDefault="00437550" w:rsidP="00066724">
      <w:pPr>
        <w:spacing w:line="480" w:lineRule="auto"/>
        <w:rPr>
          <w:rFonts w:ascii="Times New Roman" w:eastAsia="Times New Roman" w:hAnsi="Times New Roman" w:cs="Times New Roman"/>
          <w:sz w:val="24"/>
          <w:szCs w:val="24"/>
          <w:lang w:val="en-US"/>
        </w:rPr>
      </w:pPr>
      <w:r w:rsidRPr="00EC7858">
        <w:rPr>
          <w:rFonts w:ascii="Times New Roman" w:eastAsia="Times New Roman" w:hAnsi="Times New Roman" w:cs="Times New Roman"/>
          <w:sz w:val="24"/>
          <w:szCs w:val="24"/>
          <w:lang w:val="en-US"/>
        </w:rPr>
        <w:t>This study aimed to explore the dissociation between symbolic and non-symbolic processing regarding oscillatory dynamics (</w:t>
      </w:r>
      <w:proofErr w:type="spellStart"/>
      <w:r w:rsidRPr="00EC7858">
        <w:rPr>
          <w:rFonts w:ascii="Times New Roman" w:eastAsia="Times New Roman" w:hAnsi="Times New Roman" w:cs="Times New Roman"/>
          <w:sz w:val="24"/>
          <w:szCs w:val="24"/>
          <w:lang w:val="en-US"/>
        </w:rPr>
        <w:t>Rubinsten</w:t>
      </w:r>
      <w:proofErr w:type="spellEnd"/>
      <w:r w:rsidRPr="00EC7858">
        <w:rPr>
          <w:rFonts w:ascii="Times New Roman" w:eastAsia="Times New Roman" w:hAnsi="Times New Roman" w:cs="Times New Roman"/>
          <w:sz w:val="24"/>
          <w:szCs w:val="24"/>
          <w:lang w:val="en-US"/>
        </w:rPr>
        <w:t xml:space="preserve"> et al., 2020) in students </w:t>
      </w:r>
      <w:r w:rsidR="003950A6">
        <w:rPr>
          <w:rFonts w:ascii="Times New Roman" w:eastAsia="Times New Roman" w:hAnsi="Times New Roman" w:cs="Times New Roman"/>
          <w:sz w:val="24"/>
          <w:szCs w:val="24"/>
          <w:lang w:val="en-US"/>
        </w:rPr>
        <w:t>engaged with</w:t>
      </w:r>
      <w:r w:rsidR="003950A6" w:rsidRPr="00EC7858">
        <w:rPr>
          <w:rFonts w:ascii="Times New Roman" w:eastAsia="Times New Roman" w:hAnsi="Times New Roman" w:cs="Times New Roman"/>
          <w:sz w:val="24"/>
          <w:szCs w:val="24"/>
          <w:lang w:val="en-US"/>
        </w:rPr>
        <w:t xml:space="preserve"> </w:t>
      </w:r>
      <w:r w:rsidRPr="00EC7858">
        <w:rPr>
          <w:rFonts w:ascii="Times New Roman" w:eastAsia="Times New Roman" w:hAnsi="Times New Roman" w:cs="Times New Roman"/>
          <w:sz w:val="24"/>
          <w:szCs w:val="24"/>
          <w:lang w:val="en-US"/>
        </w:rPr>
        <w:t xml:space="preserve">advanced mathematics. </w:t>
      </w:r>
      <w:r w:rsidRPr="00A20AEF">
        <w:rPr>
          <w:rFonts w:ascii="Times New Roman" w:eastAsia="Times New Roman" w:hAnsi="Times New Roman" w:cs="Times New Roman"/>
          <w:sz w:val="24"/>
          <w:szCs w:val="24"/>
          <w:lang w:val="en-US"/>
        </w:rPr>
        <w:t xml:space="preserve">Since the dissociation between symbolic and non-symbolic processing has been shown behaviorally (e.g., Geary, 1995; </w:t>
      </w:r>
      <w:proofErr w:type="spellStart"/>
      <w:r w:rsidRPr="00A20AEF">
        <w:rPr>
          <w:rFonts w:ascii="Times New Roman" w:eastAsia="Times New Roman" w:hAnsi="Times New Roman" w:cs="Times New Roman"/>
          <w:sz w:val="24"/>
          <w:szCs w:val="24"/>
          <w:lang w:val="en-US"/>
        </w:rPr>
        <w:t>Dehaene</w:t>
      </w:r>
      <w:proofErr w:type="spellEnd"/>
      <w:r w:rsidRPr="00A20AEF">
        <w:rPr>
          <w:rFonts w:ascii="Times New Roman" w:eastAsia="Times New Roman" w:hAnsi="Times New Roman" w:cs="Times New Roman"/>
          <w:sz w:val="24"/>
          <w:szCs w:val="24"/>
          <w:lang w:val="en-US"/>
        </w:rPr>
        <w:t>, 1992), neuro-spatially (e.g., Sokolowski</w:t>
      </w:r>
      <w:r w:rsidRPr="00A20AEF">
        <w:rPr>
          <w:rFonts w:ascii="Times New Roman" w:eastAsia="Times New Roman" w:hAnsi="Times New Roman" w:cs="Times New Roman"/>
          <w:color w:val="0E101A"/>
          <w:sz w:val="24"/>
          <w:szCs w:val="24"/>
          <w:lang w:val="en-US"/>
        </w:rPr>
        <w:t xml:space="preserve"> et al., 2017</w:t>
      </w:r>
      <w:r w:rsidRPr="00A20AEF">
        <w:rPr>
          <w:rFonts w:ascii="Times New Roman" w:eastAsia="Times New Roman" w:hAnsi="Times New Roman" w:cs="Times New Roman"/>
          <w:sz w:val="24"/>
          <w:szCs w:val="24"/>
          <w:lang w:val="en-US"/>
        </w:rPr>
        <w:t xml:space="preserve">), </w:t>
      </w:r>
      <w:commentRangeStart w:id="543"/>
      <w:r w:rsidRPr="00A20AEF">
        <w:rPr>
          <w:rFonts w:ascii="Times New Roman" w:eastAsia="Times New Roman" w:hAnsi="Times New Roman" w:cs="Times New Roman"/>
          <w:sz w:val="24"/>
          <w:szCs w:val="24"/>
          <w:lang w:val="en-US"/>
        </w:rPr>
        <w:t xml:space="preserve">but not neuro-temporally (e.g., </w:t>
      </w:r>
      <w:proofErr w:type="spellStart"/>
      <w:r w:rsidRPr="00A20AEF">
        <w:rPr>
          <w:rFonts w:ascii="Times New Roman" w:eastAsia="Times New Roman" w:hAnsi="Times New Roman" w:cs="Times New Roman"/>
          <w:sz w:val="24"/>
          <w:szCs w:val="24"/>
          <w:lang w:val="en-US"/>
        </w:rPr>
        <w:t>Libertus</w:t>
      </w:r>
      <w:proofErr w:type="spellEnd"/>
      <w:r w:rsidRPr="00A20AEF">
        <w:rPr>
          <w:rFonts w:ascii="Times New Roman" w:eastAsia="Times New Roman" w:hAnsi="Times New Roman" w:cs="Times New Roman"/>
          <w:sz w:val="24"/>
          <w:szCs w:val="24"/>
          <w:lang w:val="en-US"/>
        </w:rPr>
        <w:t xml:space="preserve">, </w:t>
      </w:r>
      <w:proofErr w:type="spellStart"/>
      <w:r w:rsidRPr="00A20AEF">
        <w:rPr>
          <w:rFonts w:ascii="Times New Roman" w:eastAsia="Times New Roman" w:hAnsi="Times New Roman" w:cs="Times New Roman"/>
          <w:sz w:val="24"/>
          <w:szCs w:val="24"/>
          <w:lang w:val="en-US"/>
        </w:rPr>
        <w:t>Woldorff</w:t>
      </w:r>
      <w:proofErr w:type="spellEnd"/>
      <w:r w:rsidRPr="00A20AEF">
        <w:rPr>
          <w:rFonts w:ascii="Times New Roman" w:eastAsia="Times New Roman" w:hAnsi="Times New Roman" w:cs="Times New Roman"/>
          <w:sz w:val="24"/>
          <w:szCs w:val="24"/>
          <w:lang w:val="en-US"/>
        </w:rPr>
        <w:t>, &amp; Brannon, 2007), it was unclear whether the dissociation in oscillatory dynamics extends to more natural stimuli</w:t>
      </w:r>
      <w:r w:rsidR="003950A6">
        <w:rPr>
          <w:rFonts w:ascii="Times New Roman" w:eastAsia="Times New Roman" w:hAnsi="Times New Roman" w:cs="Times New Roman"/>
          <w:sz w:val="24"/>
          <w:szCs w:val="24"/>
          <w:lang w:val="en-US"/>
        </w:rPr>
        <w:t>,</w:t>
      </w:r>
      <w:r w:rsidRPr="00A20AEF">
        <w:rPr>
          <w:rFonts w:ascii="Times New Roman" w:eastAsia="Times New Roman" w:hAnsi="Times New Roman" w:cs="Times New Roman"/>
          <w:sz w:val="24"/>
          <w:szCs w:val="24"/>
          <w:lang w:val="en-US"/>
        </w:rPr>
        <w:t xml:space="preserve"> such as math</w:t>
      </w:r>
      <w:r w:rsidR="007439E0">
        <w:rPr>
          <w:rFonts w:ascii="Times New Roman" w:eastAsia="Times New Roman" w:hAnsi="Times New Roman" w:cs="Times New Roman"/>
          <w:sz w:val="24"/>
          <w:szCs w:val="24"/>
          <w:lang w:val="en-US"/>
        </w:rPr>
        <w:t>ematical</w:t>
      </w:r>
      <w:r w:rsidRPr="00A20AEF">
        <w:rPr>
          <w:rFonts w:ascii="Times New Roman" w:eastAsia="Times New Roman" w:hAnsi="Times New Roman" w:cs="Times New Roman"/>
          <w:sz w:val="24"/>
          <w:szCs w:val="24"/>
          <w:lang w:val="en-US"/>
        </w:rPr>
        <w:t xml:space="preserve"> </w:t>
      </w:r>
      <w:r w:rsidR="003950A6">
        <w:rPr>
          <w:rFonts w:ascii="Times New Roman" w:eastAsia="Times New Roman" w:hAnsi="Times New Roman" w:cs="Times New Roman"/>
          <w:sz w:val="24"/>
          <w:szCs w:val="24"/>
          <w:lang w:val="en-US"/>
        </w:rPr>
        <w:t>proofs</w:t>
      </w:r>
      <w:r w:rsidRPr="00A20AEF">
        <w:rPr>
          <w:rFonts w:ascii="Times New Roman" w:eastAsia="Times New Roman" w:hAnsi="Times New Roman" w:cs="Times New Roman"/>
          <w:sz w:val="24"/>
          <w:szCs w:val="24"/>
          <w:lang w:val="en-US"/>
        </w:rPr>
        <w:t>.</w:t>
      </w:r>
      <w:commentRangeEnd w:id="543"/>
      <w:r w:rsidR="00DD4F4C">
        <w:rPr>
          <w:rStyle w:val="CommentReference"/>
        </w:rPr>
        <w:commentReference w:id="543"/>
      </w:r>
    </w:p>
    <w:p w14:paraId="6ABB3994" w14:textId="09AAF7F1" w:rsidR="00F20403" w:rsidRDefault="00437550">
      <w:pPr>
        <w:spacing w:line="480" w:lineRule="auto"/>
        <w:ind w:firstLine="708"/>
        <w:rPr>
          <w:rFonts w:ascii="Times New Roman" w:eastAsia="Times New Roman" w:hAnsi="Times New Roman" w:cs="Times New Roman"/>
          <w:sz w:val="24"/>
          <w:szCs w:val="24"/>
          <w:lang w:val="en-US"/>
        </w:rPr>
      </w:pPr>
      <w:r w:rsidRPr="00A20AEF">
        <w:rPr>
          <w:rFonts w:ascii="Times New Roman" w:eastAsia="Times New Roman" w:hAnsi="Times New Roman" w:cs="Times New Roman"/>
          <w:sz w:val="24"/>
          <w:szCs w:val="24"/>
          <w:lang w:val="en-US"/>
        </w:rPr>
        <w:t xml:space="preserve">The results of the behavioral measures were </w:t>
      </w:r>
      <w:r w:rsidR="00903C7A">
        <w:rPr>
          <w:rFonts w:ascii="Times New Roman" w:eastAsia="Times New Roman" w:hAnsi="Times New Roman" w:cs="Times New Roman"/>
          <w:sz w:val="24"/>
          <w:szCs w:val="24"/>
          <w:lang w:val="en-US"/>
        </w:rPr>
        <w:t>unexpected</w:t>
      </w:r>
      <w:r w:rsidRPr="00A20AEF">
        <w:rPr>
          <w:rFonts w:ascii="Times New Roman" w:eastAsia="Times New Roman" w:hAnsi="Times New Roman" w:cs="Times New Roman"/>
          <w:sz w:val="24"/>
          <w:szCs w:val="24"/>
          <w:lang w:val="en-US"/>
        </w:rPr>
        <w:t xml:space="preserve">. Contrary to </w:t>
      </w:r>
      <w:r w:rsidR="00903C7A">
        <w:rPr>
          <w:rFonts w:ascii="Times New Roman" w:eastAsia="Times New Roman" w:hAnsi="Times New Roman" w:cs="Times New Roman"/>
          <w:sz w:val="24"/>
          <w:szCs w:val="24"/>
          <w:lang w:val="en-US"/>
        </w:rPr>
        <w:t>H</w:t>
      </w:r>
      <w:r w:rsidRPr="00A20AEF">
        <w:rPr>
          <w:rFonts w:ascii="Times New Roman" w:eastAsia="Times New Roman" w:hAnsi="Times New Roman" w:cs="Times New Roman"/>
          <w:sz w:val="24"/>
          <w:szCs w:val="24"/>
          <w:lang w:val="en-US"/>
        </w:rPr>
        <w:t>ypothesis 1</w:t>
      </w:r>
      <w:r w:rsidR="00903C7A">
        <w:rPr>
          <w:rFonts w:ascii="Times New Roman" w:eastAsia="Times New Roman" w:hAnsi="Times New Roman" w:cs="Times New Roman"/>
          <w:sz w:val="24"/>
          <w:szCs w:val="24"/>
          <w:lang w:val="en-US"/>
        </w:rPr>
        <w:t>,</w:t>
      </w:r>
      <w:r w:rsidRPr="00A20AEF">
        <w:rPr>
          <w:rFonts w:ascii="Times New Roman" w:eastAsia="Times New Roman" w:hAnsi="Times New Roman" w:cs="Times New Roman"/>
          <w:sz w:val="24"/>
          <w:szCs w:val="24"/>
          <w:lang w:val="en-US"/>
        </w:rPr>
        <w:t xml:space="preserve"> that students will rate non-symbolic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s as easier to understand, </w:t>
      </w:r>
      <w:commentRangeStart w:id="544"/>
      <w:commentRangeStart w:id="545"/>
      <w:r w:rsidR="003950A6">
        <w:rPr>
          <w:rFonts w:ascii="Times New Roman" w:eastAsia="Times New Roman" w:hAnsi="Times New Roman" w:cs="Times New Roman"/>
          <w:sz w:val="24"/>
          <w:szCs w:val="24"/>
          <w:lang w:val="en-US"/>
        </w:rPr>
        <w:t>we found that</w:t>
      </w:r>
      <w:r w:rsidR="00903C7A" w:rsidRPr="00A20AEF">
        <w:rPr>
          <w:rFonts w:ascii="Times New Roman" w:eastAsia="Times New Roman" w:hAnsi="Times New Roman" w:cs="Times New Roman"/>
          <w:sz w:val="24"/>
          <w:szCs w:val="24"/>
          <w:lang w:val="en-US"/>
        </w:rPr>
        <w:t xml:space="preserve"> </w:t>
      </w:r>
      <w:r w:rsidR="003950A6">
        <w:rPr>
          <w:rFonts w:ascii="Times New Roman" w:eastAsia="Times New Roman" w:hAnsi="Times New Roman" w:cs="Times New Roman"/>
          <w:sz w:val="24"/>
          <w:szCs w:val="24"/>
          <w:lang w:val="en-US"/>
        </w:rPr>
        <w:t>the</w:t>
      </w:r>
      <w:r w:rsidR="003950A6"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 xml:space="preserve">non-symbolic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s were</w:t>
      </w:r>
      <w:r w:rsidR="00CD580D">
        <w:rPr>
          <w:rFonts w:ascii="Times New Roman" w:eastAsia="Times New Roman" w:hAnsi="Times New Roman" w:cs="Times New Roman"/>
          <w:sz w:val="24"/>
          <w:szCs w:val="24"/>
          <w:lang w:val="en-US"/>
        </w:rPr>
        <w:t xml:space="preserve"> </w:t>
      </w:r>
      <w:del w:id="546" w:author="Venera Gashaj" w:date="2023-05-04T20:24:00Z">
        <w:r w:rsidR="003950A6">
          <w:rPr>
            <w:rFonts w:ascii="Times New Roman" w:eastAsia="Times New Roman" w:hAnsi="Times New Roman" w:cs="Times New Roman"/>
            <w:sz w:val="24"/>
            <w:szCs w:val="24"/>
            <w:lang w:val="en-US"/>
          </w:rPr>
          <w:delText xml:space="preserve">not </w:delText>
        </w:r>
        <w:r w:rsidR="00CD580D">
          <w:rPr>
            <w:rFonts w:ascii="Times New Roman" w:eastAsia="Times New Roman" w:hAnsi="Times New Roman" w:cs="Times New Roman"/>
            <w:sz w:val="24"/>
            <w:szCs w:val="24"/>
            <w:lang w:val="en-US"/>
          </w:rPr>
          <w:delText>easier</w:delText>
        </w:r>
      </w:del>
      <w:ins w:id="547" w:author="Venera Gashaj" w:date="2023-05-04T20:24:00Z">
        <w:r w:rsidR="00B05D05">
          <w:rPr>
            <w:rFonts w:ascii="Times New Roman" w:eastAsia="Times New Roman" w:hAnsi="Times New Roman" w:cs="Times New Roman"/>
            <w:sz w:val="24"/>
            <w:szCs w:val="24"/>
            <w:lang w:val="en-US"/>
          </w:rPr>
          <w:t>harder</w:t>
        </w:r>
      </w:ins>
      <w:r w:rsidR="00903C7A">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 xml:space="preserve">to understand than symbolic </w:t>
      </w:r>
      <w:commentRangeEnd w:id="544"/>
      <w:r w:rsidR="00BB6B2B">
        <w:rPr>
          <w:rStyle w:val="CommentReference"/>
        </w:rPr>
        <w:commentReference w:id="544"/>
      </w:r>
      <w:commentRangeEnd w:id="545"/>
      <w:r w:rsidR="00B05D05">
        <w:rPr>
          <w:rStyle w:val="CommentReference"/>
        </w:rPr>
        <w:commentReference w:id="545"/>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s. The average rating </w:t>
      </w:r>
      <w:r w:rsidR="00903C7A">
        <w:rPr>
          <w:rFonts w:ascii="Times New Roman" w:eastAsia="Times New Roman" w:hAnsi="Times New Roman" w:cs="Times New Roman"/>
          <w:sz w:val="24"/>
          <w:szCs w:val="24"/>
          <w:lang w:val="en-US"/>
        </w:rPr>
        <w:t xml:space="preserve">on questions about “time” and “engagement” </w:t>
      </w:r>
      <w:r w:rsidRPr="00A20AEF">
        <w:rPr>
          <w:rFonts w:ascii="Times New Roman" w:eastAsia="Times New Roman" w:hAnsi="Times New Roman" w:cs="Times New Roman"/>
          <w:sz w:val="24"/>
          <w:szCs w:val="24"/>
          <w:lang w:val="en-US"/>
        </w:rPr>
        <w:t xml:space="preserve">was lower for the non-symbolic version than the symbolic version. However, </w:t>
      </w:r>
      <w:r w:rsidR="00903C7A">
        <w:rPr>
          <w:rFonts w:ascii="Times New Roman" w:eastAsia="Times New Roman" w:hAnsi="Times New Roman" w:cs="Times New Roman"/>
          <w:sz w:val="24"/>
          <w:szCs w:val="24"/>
          <w:lang w:val="en-US"/>
        </w:rPr>
        <w:t>despite this</w:t>
      </w:r>
      <w:r w:rsidR="00C97F6F">
        <w:rPr>
          <w:rFonts w:ascii="Times New Roman" w:eastAsia="Times New Roman" w:hAnsi="Times New Roman" w:cs="Times New Roman"/>
          <w:sz w:val="24"/>
          <w:szCs w:val="24"/>
          <w:lang w:val="en-US"/>
        </w:rPr>
        <w:t xml:space="preserve"> descriptive difference</w:t>
      </w:r>
      <w:r w:rsidR="00903C7A">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 xml:space="preserve">students </w:t>
      </w:r>
      <w:r w:rsidR="00903C7A">
        <w:rPr>
          <w:rFonts w:ascii="Times New Roman" w:eastAsia="Times New Roman" w:hAnsi="Times New Roman" w:cs="Times New Roman"/>
          <w:sz w:val="24"/>
          <w:szCs w:val="24"/>
          <w:lang w:val="en-US"/>
        </w:rPr>
        <w:t xml:space="preserve">reported being equally </w:t>
      </w:r>
      <w:r w:rsidRPr="00A20AEF">
        <w:rPr>
          <w:rFonts w:ascii="Times New Roman" w:eastAsia="Times New Roman" w:hAnsi="Times New Roman" w:cs="Times New Roman"/>
          <w:sz w:val="24"/>
          <w:szCs w:val="24"/>
          <w:lang w:val="en-US"/>
        </w:rPr>
        <w:t xml:space="preserve">engaged </w:t>
      </w:r>
      <w:r w:rsidR="00903C7A">
        <w:rPr>
          <w:rFonts w:ascii="Times New Roman" w:eastAsia="Times New Roman" w:hAnsi="Times New Roman" w:cs="Times New Roman"/>
          <w:sz w:val="24"/>
          <w:szCs w:val="24"/>
          <w:lang w:val="en-US"/>
        </w:rPr>
        <w:t xml:space="preserve">and </w:t>
      </w:r>
      <w:r w:rsidRPr="00A20AEF">
        <w:rPr>
          <w:rFonts w:ascii="Times New Roman" w:eastAsia="Times New Roman" w:hAnsi="Times New Roman" w:cs="Times New Roman"/>
          <w:sz w:val="24"/>
          <w:szCs w:val="24"/>
          <w:lang w:val="en-US"/>
        </w:rPr>
        <w:t>hav</w:t>
      </w:r>
      <w:r w:rsidR="00903C7A">
        <w:rPr>
          <w:rFonts w:ascii="Times New Roman" w:eastAsia="Times New Roman" w:hAnsi="Times New Roman" w:cs="Times New Roman"/>
          <w:sz w:val="24"/>
          <w:szCs w:val="24"/>
          <w:lang w:val="en-US"/>
        </w:rPr>
        <w:t>ing</w:t>
      </w:r>
      <w:r w:rsidRPr="00A20AEF">
        <w:rPr>
          <w:rFonts w:ascii="Times New Roman" w:eastAsia="Times New Roman" w:hAnsi="Times New Roman" w:cs="Times New Roman"/>
          <w:sz w:val="24"/>
          <w:szCs w:val="24"/>
          <w:lang w:val="en-US"/>
        </w:rPr>
        <w:t xml:space="preserve"> </w:t>
      </w:r>
      <w:r w:rsidR="00903C7A">
        <w:rPr>
          <w:rFonts w:ascii="Times New Roman" w:eastAsia="Times New Roman" w:hAnsi="Times New Roman" w:cs="Times New Roman"/>
          <w:sz w:val="24"/>
          <w:szCs w:val="24"/>
          <w:lang w:val="en-US"/>
        </w:rPr>
        <w:t>sufficient</w:t>
      </w:r>
      <w:r w:rsidR="00903C7A" w:rsidRPr="00A20AEF">
        <w:rPr>
          <w:rFonts w:ascii="Times New Roman" w:eastAsia="Times New Roman" w:hAnsi="Times New Roman" w:cs="Times New Roman"/>
          <w:sz w:val="24"/>
          <w:szCs w:val="24"/>
          <w:lang w:val="en-US"/>
        </w:rPr>
        <w:t xml:space="preserve"> </w:t>
      </w:r>
      <w:r w:rsidRPr="00A20AEF">
        <w:rPr>
          <w:rFonts w:ascii="Times New Roman" w:eastAsia="Times New Roman" w:hAnsi="Times New Roman" w:cs="Times New Roman"/>
          <w:sz w:val="24"/>
          <w:szCs w:val="24"/>
          <w:lang w:val="en-US"/>
        </w:rPr>
        <w:t xml:space="preserve">time </w:t>
      </w:r>
      <w:r w:rsidR="00903C7A">
        <w:rPr>
          <w:rFonts w:ascii="Times New Roman" w:eastAsia="Times New Roman" w:hAnsi="Times New Roman" w:cs="Times New Roman"/>
          <w:sz w:val="24"/>
          <w:szCs w:val="24"/>
          <w:lang w:val="en-US"/>
        </w:rPr>
        <w:t>for sensemaking with</w:t>
      </w:r>
      <w:r w:rsidRPr="00A20AEF">
        <w:rPr>
          <w:rFonts w:ascii="Times New Roman" w:eastAsia="Times New Roman" w:hAnsi="Times New Roman" w:cs="Times New Roman"/>
          <w:sz w:val="24"/>
          <w:szCs w:val="24"/>
          <w:lang w:val="en-US"/>
        </w:rPr>
        <w:t xml:space="preserve"> the non-symbolic version of the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In accordance with our expectation (</w:t>
      </w:r>
      <w:r w:rsidR="00CD580D">
        <w:rPr>
          <w:rFonts w:ascii="Times New Roman" w:eastAsia="Times New Roman" w:hAnsi="Times New Roman" w:cs="Times New Roman"/>
          <w:sz w:val="24"/>
          <w:szCs w:val="24"/>
          <w:lang w:val="en-US"/>
        </w:rPr>
        <w:t>H</w:t>
      </w:r>
      <w:r w:rsidRPr="00A20AEF">
        <w:rPr>
          <w:rFonts w:ascii="Times New Roman" w:eastAsia="Times New Roman" w:hAnsi="Times New Roman" w:cs="Times New Roman"/>
          <w:sz w:val="24"/>
          <w:szCs w:val="24"/>
          <w:lang w:val="en-US"/>
        </w:rPr>
        <w:t xml:space="preserve">ypothesis 2), symbolic </w:t>
      </w:r>
      <w:r w:rsidR="004A58B4">
        <w:rPr>
          <w:rFonts w:ascii="Times New Roman" w:eastAsia="Times New Roman" w:hAnsi="Times New Roman" w:cs="Times New Roman"/>
          <w:sz w:val="24"/>
          <w:szCs w:val="24"/>
          <w:lang w:val="en-US"/>
        </w:rPr>
        <w:t>demonstration</w:t>
      </w:r>
      <w:r w:rsidRPr="00A20AEF">
        <w:rPr>
          <w:rFonts w:ascii="Times New Roman" w:eastAsia="Times New Roman" w:hAnsi="Times New Roman" w:cs="Times New Roman"/>
          <w:sz w:val="24"/>
          <w:szCs w:val="24"/>
          <w:lang w:val="en-US"/>
        </w:rPr>
        <w:t xml:space="preserve">s were rated as more familiar by the students. </w:t>
      </w:r>
    </w:p>
    <w:p w14:paraId="35C5DF21" w14:textId="63CC1456" w:rsidR="0023368E" w:rsidRPr="00A20AEF" w:rsidRDefault="00CD580D" w:rsidP="00066724">
      <w:pPr>
        <w:spacing w:line="480" w:lineRule="auto"/>
        <w:ind w:firstLine="708"/>
        <w:rPr>
          <w:rFonts w:ascii="Times New Roman" w:eastAsia="Times New Roman" w:hAnsi="Times New Roman" w:cs="Times New Roman"/>
          <w:color w:val="9900FF"/>
          <w:sz w:val="24"/>
          <w:szCs w:val="24"/>
          <w:lang w:val="en-US"/>
        </w:rPr>
      </w:pPr>
      <w:r>
        <w:rPr>
          <w:rFonts w:ascii="Times New Roman" w:eastAsia="Times New Roman" w:hAnsi="Times New Roman" w:cs="Times New Roman"/>
          <w:sz w:val="24"/>
          <w:szCs w:val="24"/>
          <w:lang w:val="en-US"/>
        </w:rPr>
        <w:t>One</w:t>
      </w:r>
      <w:r w:rsidRPr="00A20AEF">
        <w:rPr>
          <w:rFonts w:ascii="Times New Roman" w:eastAsia="Times New Roman" w:hAnsi="Times New Roman" w:cs="Times New Roman"/>
          <w:sz w:val="24"/>
          <w:szCs w:val="24"/>
          <w:lang w:val="en-US"/>
        </w:rPr>
        <w:t xml:space="preserve"> </w:t>
      </w:r>
      <w:r w:rsidR="00437550" w:rsidRPr="00A20AEF">
        <w:rPr>
          <w:rFonts w:ascii="Times New Roman" w:eastAsia="Times New Roman" w:hAnsi="Times New Roman" w:cs="Times New Roman"/>
          <w:sz w:val="24"/>
          <w:szCs w:val="24"/>
          <w:lang w:val="en-US"/>
        </w:rPr>
        <w:t xml:space="preserve">explanation for why the students </w:t>
      </w:r>
      <w:del w:id="548" w:author="Venera Gashaj" w:date="2023-05-04T20:24:00Z">
        <w:r w:rsidR="00437550" w:rsidRPr="00A20AEF">
          <w:rPr>
            <w:rFonts w:ascii="Times New Roman" w:eastAsia="Times New Roman" w:hAnsi="Times New Roman" w:cs="Times New Roman"/>
            <w:sz w:val="24"/>
            <w:szCs w:val="24"/>
            <w:lang w:val="en-US"/>
          </w:rPr>
          <w:delText>did not rate one version</w:delText>
        </w:r>
      </w:del>
      <w:ins w:id="549" w:author="Venera Gashaj" w:date="2023-05-04T20:24:00Z">
        <w:r w:rsidR="00437550" w:rsidRPr="00A20AEF">
          <w:rPr>
            <w:rFonts w:ascii="Times New Roman" w:eastAsia="Times New Roman" w:hAnsi="Times New Roman" w:cs="Times New Roman"/>
            <w:sz w:val="24"/>
            <w:szCs w:val="24"/>
            <w:lang w:val="en-US"/>
          </w:rPr>
          <w:t>rate</w:t>
        </w:r>
        <w:r w:rsidR="00637B58">
          <w:rPr>
            <w:rFonts w:ascii="Times New Roman" w:eastAsia="Times New Roman" w:hAnsi="Times New Roman" w:cs="Times New Roman"/>
            <w:sz w:val="24"/>
            <w:szCs w:val="24"/>
            <w:lang w:val="en-US"/>
          </w:rPr>
          <w:t>d</w:t>
        </w:r>
        <w:r w:rsidR="00437550" w:rsidRPr="00A20AEF">
          <w:rPr>
            <w:rFonts w:ascii="Times New Roman" w:eastAsia="Times New Roman" w:hAnsi="Times New Roman" w:cs="Times New Roman"/>
            <w:sz w:val="24"/>
            <w:szCs w:val="24"/>
            <w:lang w:val="en-US"/>
          </w:rPr>
          <w:t xml:space="preserve"> </w:t>
        </w:r>
        <w:r w:rsidR="00637B58">
          <w:rPr>
            <w:rFonts w:ascii="Times New Roman" w:eastAsia="Times New Roman" w:hAnsi="Times New Roman" w:cs="Times New Roman"/>
            <w:sz w:val="24"/>
            <w:szCs w:val="24"/>
            <w:lang w:val="en-US"/>
          </w:rPr>
          <w:t>symbolic</w:t>
        </w:r>
        <w:r w:rsidR="00437550" w:rsidRPr="00A20AEF">
          <w:rPr>
            <w:rFonts w:ascii="Times New Roman" w:eastAsia="Times New Roman" w:hAnsi="Times New Roman" w:cs="Times New Roman"/>
            <w:sz w:val="24"/>
            <w:szCs w:val="24"/>
            <w:lang w:val="en-US"/>
          </w:rPr>
          <w:t xml:space="preserve"> version</w:t>
        </w:r>
        <w:r w:rsidR="00637B58">
          <w:rPr>
            <w:rFonts w:ascii="Times New Roman" w:eastAsia="Times New Roman" w:hAnsi="Times New Roman" w:cs="Times New Roman"/>
            <w:sz w:val="24"/>
            <w:szCs w:val="24"/>
            <w:lang w:val="en-US"/>
          </w:rPr>
          <w:t>s</w:t>
        </w:r>
      </w:ins>
      <w:r w:rsidR="00437550" w:rsidRPr="00A20AEF">
        <w:rPr>
          <w:rFonts w:ascii="Times New Roman" w:eastAsia="Times New Roman" w:hAnsi="Times New Roman" w:cs="Times New Roman"/>
          <w:sz w:val="24"/>
          <w:szCs w:val="24"/>
          <w:lang w:val="en-US"/>
        </w:rPr>
        <w:t xml:space="preserve"> as </w:t>
      </w:r>
      <w:r>
        <w:rPr>
          <w:rFonts w:ascii="Times New Roman" w:eastAsia="Times New Roman" w:hAnsi="Times New Roman" w:cs="Times New Roman"/>
          <w:sz w:val="24"/>
          <w:szCs w:val="24"/>
          <w:lang w:val="en-US"/>
        </w:rPr>
        <w:t>easier to understand</w:t>
      </w:r>
      <w:r w:rsidR="00437550" w:rsidRPr="00A20AEF">
        <w:rPr>
          <w:rFonts w:ascii="Times New Roman" w:eastAsia="Times New Roman" w:hAnsi="Times New Roman" w:cs="Times New Roman"/>
          <w:sz w:val="24"/>
          <w:szCs w:val="24"/>
          <w:lang w:val="en-US"/>
        </w:rPr>
        <w:t xml:space="preserve"> </w:t>
      </w:r>
      <w:ins w:id="550" w:author="Venera Gashaj" w:date="2023-05-04T20:24:00Z">
        <w:r w:rsidR="00637B58">
          <w:rPr>
            <w:rFonts w:ascii="Times New Roman" w:eastAsia="Times New Roman" w:hAnsi="Times New Roman" w:cs="Times New Roman"/>
            <w:sz w:val="24"/>
            <w:szCs w:val="24"/>
            <w:lang w:val="en-US"/>
          </w:rPr>
          <w:t xml:space="preserve">and more familiar </w:t>
        </w:r>
      </w:ins>
      <w:r w:rsidR="00437550" w:rsidRPr="00A20AEF">
        <w:rPr>
          <w:rFonts w:ascii="Times New Roman" w:eastAsia="Times New Roman" w:hAnsi="Times New Roman" w:cs="Times New Roman"/>
          <w:sz w:val="24"/>
          <w:szCs w:val="24"/>
          <w:lang w:val="en-US"/>
        </w:rPr>
        <w:t xml:space="preserve">than </w:t>
      </w:r>
      <w:del w:id="551" w:author="Venera Gashaj" w:date="2023-05-04T20:24:00Z">
        <w:r w:rsidR="00437550" w:rsidRPr="00A20AEF">
          <w:rPr>
            <w:rFonts w:ascii="Times New Roman" w:eastAsia="Times New Roman" w:hAnsi="Times New Roman" w:cs="Times New Roman"/>
            <w:sz w:val="24"/>
            <w:szCs w:val="24"/>
            <w:lang w:val="en-US"/>
          </w:rPr>
          <w:delText xml:space="preserve">the other but </w:delText>
        </w:r>
        <w:r>
          <w:rPr>
            <w:rFonts w:ascii="Times New Roman" w:eastAsia="Times New Roman" w:hAnsi="Times New Roman" w:cs="Times New Roman"/>
            <w:sz w:val="24"/>
            <w:szCs w:val="24"/>
            <w:lang w:val="en-US"/>
          </w:rPr>
          <w:delText xml:space="preserve">rated </w:delText>
        </w:r>
      </w:del>
      <w:ins w:id="552" w:author="Venera Gashaj" w:date="2023-05-04T20:24:00Z">
        <w:r w:rsidR="00637B58">
          <w:rPr>
            <w:rFonts w:ascii="Times New Roman" w:eastAsia="Times New Roman" w:hAnsi="Times New Roman" w:cs="Times New Roman"/>
            <w:sz w:val="24"/>
            <w:szCs w:val="24"/>
            <w:lang w:val="en-US"/>
          </w:rPr>
          <w:t>non-</w:t>
        </w:r>
      </w:ins>
      <w:r w:rsidR="00437550" w:rsidRPr="00A20AEF">
        <w:rPr>
          <w:rFonts w:ascii="Times New Roman" w:eastAsia="Times New Roman" w:hAnsi="Times New Roman" w:cs="Times New Roman"/>
          <w:sz w:val="24"/>
          <w:szCs w:val="24"/>
          <w:lang w:val="en-US"/>
        </w:rPr>
        <w:t xml:space="preserve">symbolic </w:t>
      </w:r>
      <w:r w:rsidR="004A58B4">
        <w:rPr>
          <w:rFonts w:ascii="Times New Roman" w:eastAsia="Times New Roman" w:hAnsi="Times New Roman" w:cs="Times New Roman"/>
          <w:sz w:val="24"/>
          <w:szCs w:val="24"/>
          <w:lang w:val="en-US"/>
        </w:rPr>
        <w:t>demonstration</w:t>
      </w:r>
      <w:r w:rsidR="00437550" w:rsidRPr="00A20AEF">
        <w:rPr>
          <w:rFonts w:ascii="Times New Roman" w:eastAsia="Times New Roman" w:hAnsi="Times New Roman" w:cs="Times New Roman"/>
          <w:sz w:val="24"/>
          <w:szCs w:val="24"/>
          <w:lang w:val="en-US"/>
        </w:rPr>
        <w:t xml:space="preserve">s </w:t>
      </w:r>
      <w:del w:id="553" w:author="Venera Gashaj" w:date="2023-05-04T20:24:00Z">
        <w:r w:rsidR="00437550" w:rsidRPr="00A20AEF">
          <w:rPr>
            <w:rFonts w:ascii="Times New Roman" w:eastAsia="Times New Roman" w:hAnsi="Times New Roman" w:cs="Times New Roman"/>
            <w:sz w:val="24"/>
            <w:szCs w:val="24"/>
            <w:lang w:val="en-US"/>
          </w:rPr>
          <w:delText xml:space="preserve">as more familiar </w:delText>
        </w:r>
      </w:del>
      <w:ins w:id="554" w:author="Venera Gashaj" w:date="2023-05-04T20:24:00Z">
        <w:r w:rsidR="00437550" w:rsidRPr="00A20AEF">
          <w:rPr>
            <w:rFonts w:ascii="Times New Roman" w:eastAsia="Times New Roman" w:hAnsi="Times New Roman" w:cs="Times New Roman"/>
            <w:sz w:val="24"/>
            <w:szCs w:val="24"/>
            <w:lang w:val="en-US"/>
          </w:rPr>
          <w:t xml:space="preserve"> </w:t>
        </w:r>
      </w:ins>
      <w:r>
        <w:rPr>
          <w:rFonts w:ascii="Times New Roman" w:eastAsia="Times New Roman" w:hAnsi="Times New Roman" w:cs="Times New Roman"/>
          <w:sz w:val="24"/>
          <w:szCs w:val="24"/>
          <w:lang w:val="en-US"/>
        </w:rPr>
        <w:t>involves</w:t>
      </w:r>
      <w:r w:rsidRPr="00A20AEF">
        <w:rPr>
          <w:rFonts w:ascii="Times New Roman" w:eastAsia="Times New Roman" w:hAnsi="Times New Roman" w:cs="Times New Roman"/>
          <w:sz w:val="24"/>
          <w:szCs w:val="24"/>
          <w:lang w:val="en-US"/>
        </w:rPr>
        <w:t xml:space="preserve"> </w:t>
      </w:r>
      <w:r w:rsidR="00437550" w:rsidRPr="00A20AEF">
        <w:rPr>
          <w:rFonts w:ascii="Times New Roman" w:eastAsia="Times New Roman" w:hAnsi="Times New Roman" w:cs="Times New Roman"/>
          <w:sz w:val="24"/>
          <w:szCs w:val="24"/>
          <w:lang w:val="en-US"/>
        </w:rPr>
        <w:t xml:space="preserve">the different </w:t>
      </w:r>
      <w:r>
        <w:rPr>
          <w:rFonts w:ascii="Times New Roman" w:eastAsia="Times New Roman" w:hAnsi="Times New Roman" w:cs="Times New Roman"/>
          <w:sz w:val="24"/>
          <w:szCs w:val="24"/>
          <w:lang w:val="en-US"/>
        </w:rPr>
        <w:t xml:space="preserve">conceptual </w:t>
      </w:r>
      <w:r w:rsidR="00437550" w:rsidRPr="00A20AEF">
        <w:rPr>
          <w:rFonts w:ascii="Times New Roman" w:eastAsia="Times New Roman" w:hAnsi="Times New Roman" w:cs="Times New Roman"/>
          <w:sz w:val="24"/>
          <w:szCs w:val="24"/>
          <w:lang w:val="en-US"/>
        </w:rPr>
        <w:t xml:space="preserve">developmental paths </w:t>
      </w:r>
      <w:r>
        <w:rPr>
          <w:rFonts w:ascii="Times New Roman" w:eastAsia="Times New Roman" w:hAnsi="Times New Roman" w:cs="Times New Roman"/>
          <w:sz w:val="24"/>
          <w:szCs w:val="24"/>
          <w:lang w:val="en-US"/>
        </w:rPr>
        <w:t>towards</w:t>
      </w:r>
      <w:r w:rsidR="00437550" w:rsidRPr="00A20AEF">
        <w:rPr>
          <w:rFonts w:ascii="Times New Roman" w:eastAsia="Times New Roman" w:hAnsi="Times New Roman" w:cs="Times New Roman"/>
          <w:sz w:val="24"/>
          <w:szCs w:val="24"/>
          <w:lang w:val="en-US"/>
        </w:rPr>
        <w:t xml:space="preserve"> </w:t>
      </w:r>
      <w:del w:id="555" w:author="Venera Gashaj" w:date="2023-05-04T20:24:00Z">
        <w:r w:rsidR="00437550" w:rsidRPr="00A20AEF">
          <w:rPr>
            <w:rFonts w:ascii="Times New Roman" w:eastAsia="Times New Roman" w:hAnsi="Times New Roman" w:cs="Times New Roman"/>
            <w:sz w:val="24"/>
            <w:szCs w:val="24"/>
            <w:lang w:val="en-US"/>
          </w:rPr>
          <w:delText>understand</w:delText>
        </w:r>
      </w:del>
      <w:ins w:id="556" w:author="Venera Gashaj" w:date="2023-05-04T20:24:00Z">
        <w:r w:rsidR="00437550" w:rsidRPr="00A20AEF">
          <w:rPr>
            <w:rFonts w:ascii="Times New Roman" w:eastAsia="Times New Roman" w:hAnsi="Times New Roman" w:cs="Times New Roman"/>
            <w:sz w:val="24"/>
            <w:szCs w:val="24"/>
            <w:lang w:val="en-US"/>
          </w:rPr>
          <w:t>understand</w:t>
        </w:r>
        <w:r w:rsidR="00637B58">
          <w:rPr>
            <w:rFonts w:ascii="Times New Roman" w:eastAsia="Times New Roman" w:hAnsi="Times New Roman" w:cs="Times New Roman"/>
            <w:sz w:val="24"/>
            <w:szCs w:val="24"/>
            <w:lang w:val="en-US"/>
          </w:rPr>
          <w:t>ing</w:t>
        </w:r>
      </w:ins>
      <w:r w:rsidR="00437550" w:rsidRPr="00A20AEF">
        <w:rPr>
          <w:rFonts w:ascii="Times New Roman" w:eastAsia="Times New Roman" w:hAnsi="Times New Roman" w:cs="Times New Roman"/>
          <w:sz w:val="24"/>
          <w:szCs w:val="24"/>
          <w:lang w:val="en-US"/>
        </w:rPr>
        <w:t xml:space="preserve"> formal math (Tall, 2002). </w:t>
      </w:r>
      <w:r w:rsidR="00943B8F">
        <w:rPr>
          <w:rFonts w:ascii="Times New Roman" w:eastAsia="Times New Roman" w:hAnsi="Times New Roman" w:cs="Times New Roman"/>
          <w:sz w:val="24"/>
          <w:szCs w:val="24"/>
          <w:lang w:val="en-US"/>
        </w:rPr>
        <w:t>Although exploratory, the</w:t>
      </w:r>
      <w:r w:rsidR="00943B8F">
        <w:rPr>
          <w:rFonts w:ascii="Times New Roman" w:eastAsia="Times New Roman" w:hAnsi="Times New Roman" w:cs="Times New Roman"/>
          <w:color w:val="131413"/>
          <w:sz w:val="24"/>
          <w:szCs w:val="24"/>
          <w:lang w:val="en-US"/>
        </w:rPr>
        <w:t xml:space="preserve"> correlation analysis showed that</w:t>
      </w:r>
      <w:del w:id="557" w:author="Venera Gashaj" w:date="2023-05-04T20:24:00Z">
        <w:r w:rsidR="00943B8F">
          <w:rPr>
            <w:rFonts w:ascii="Times New Roman" w:eastAsia="Times New Roman" w:hAnsi="Times New Roman" w:cs="Times New Roman"/>
            <w:color w:val="131413"/>
            <w:sz w:val="24"/>
            <w:szCs w:val="24"/>
            <w:lang w:val="en-US"/>
          </w:rPr>
          <w:delText xml:space="preserve"> there was a negative relationship between numerical IQ and being familiar with non-symbolic math demonstrations. This could mean that the student’s numerical IQ reflected a symbolic knowledge, while the students were unfamiliar with the non-symbolic demonstrations. Furthermore,</w:delText>
        </w:r>
      </w:del>
      <w:r w:rsidR="00943B8F">
        <w:rPr>
          <w:rFonts w:ascii="Times New Roman" w:eastAsia="Times New Roman" w:hAnsi="Times New Roman" w:cs="Times New Roman"/>
          <w:color w:val="131413"/>
          <w:sz w:val="24"/>
          <w:szCs w:val="24"/>
          <w:lang w:val="en-US"/>
        </w:rPr>
        <w:t xml:space="preserve"> the more students engaged with mathematics in hours, the more they indicated that they had enough time to follow the non-symbolic </w:t>
      </w:r>
      <w:ins w:id="558" w:author="Venera Gashaj" w:date="2023-05-04T20:24:00Z">
        <w:r w:rsidR="00637B58">
          <w:rPr>
            <w:rFonts w:ascii="Times New Roman" w:eastAsia="Times New Roman" w:hAnsi="Times New Roman" w:cs="Times New Roman"/>
            <w:color w:val="131413"/>
            <w:sz w:val="24"/>
            <w:szCs w:val="24"/>
            <w:lang w:val="en-US"/>
          </w:rPr>
          <w:t xml:space="preserve">and symbolic </w:t>
        </w:r>
      </w:ins>
      <w:r w:rsidR="00943B8F">
        <w:rPr>
          <w:rFonts w:ascii="Times New Roman" w:eastAsia="Times New Roman" w:hAnsi="Times New Roman" w:cs="Times New Roman"/>
          <w:color w:val="131413"/>
          <w:sz w:val="24"/>
          <w:szCs w:val="24"/>
          <w:lang w:val="en-US"/>
        </w:rPr>
        <w:t>demonstration</w:t>
      </w:r>
      <w:ins w:id="559" w:author="Venera Gashaj" w:date="2023-05-04T20:24:00Z">
        <w:r w:rsidR="00637B58">
          <w:rPr>
            <w:rFonts w:ascii="Times New Roman" w:eastAsia="Times New Roman" w:hAnsi="Times New Roman" w:cs="Times New Roman"/>
            <w:color w:val="131413"/>
            <w:sz w:val="24"/>
            <w:szCs w:val="24"/>
            <w:lang w:val="en-US"/>
          </w:rPr>
          <w:t>, and the better they understood the symbolic demonstrations</w:t>
        </w:r>
      </w:ins>
      <w:r w:rsidR="00943B8F">
        <w:rPr>
          <w:rFonts w:ascii="Times New Roman" w:eastAsia="Times New Roman" w:hAnsi="Times New Roman" w:cs="Times New Roman"/>
          <w:color w:val="131413"/>
          <w:sz w:val="24"/>
          <w:szCs w:val="24"/>
          <w:lang w:val="en-US"/>
        </w:rPr>
        <w:t xml:space="preserve">. These results </w:t>
      </w:r>
      <w:r w:rsidR="00943B8F">
        <w:rPr>
          <w:rFonts w:ascii="Times New Roman" w:eastAsia="Times New Roman" w:hAnsi="Times New Roman" w:cs="Times New Roman"/>
          <w:color w:val="131413"/>
          <w:sz w:val="24"/>
          <w:szCs w:val="24"/>
          <w:lang w:val="en-US"/>
        </w:rPr>
        <w:lastRenderedPageBreak/>
        <w:t xml:space="preserve">might correspond to the experience with mathematics being helpful for following math demonstrations more quickly, even if they are presented in a non-symbolic format. Thus, even when the format is unfamiliar, students who engaged more with math can follow math demonstrations more easily. </w:t>
      </w:r>
      <w:r>
        <w:rPr>
          <w:rFonts w:ascii="Times New Roman" w:eastAsia="Times New Roman" w:hAnsi="Times New Roman" w:cs="Times New Roman"/>
          <w:color w:val="131413"/>
          <w:sz w:val="24"/>
          <w:szCs w:val="24"/>
          <w:lang w:val="en-US"/>
        </w:rPr>
        <w:t xml:space="preserve">Some evidence indicates that </w:t>
      </w:r>
      <w:r w:rsidR="00437550" w:rsidRPr="00A20AEF">
        <w:rPr>
          <w:rFonts w:ascii="Times New Roman" w:eastAsia="Times New Roman" w:hAnsi="Times New Roman" w:cs="Times New Roman"/>
          <w:color w:val="131413"/>
          <w:sz w:val="24"/>
          <w:szCs w:val="24"/>
          <w:lang w:val="en-US"/>
        </w:rPr>
        <w:t xml:space="preserve">students </w:t>
      </w:r>
      <w:r>
        <w:rPr>
          <w:rFonts w:ascii="Times New Roman" w:eastAsia="Times New Roman" w:hAnsi="Times New Roman" w:cs="Times New Roman"/>
          <w:color w:val="131413"/>
          <w:sz w:val="24"/>
          <w:szCs w:val="24"/>
          <w:lang w:val="en-US"/>
        </w:rPr>
        <w:t>may struggle with</w:t>
      </w:r>
      <w:r w:rsidRPr="00A20AEF">
        <w:rPr>
          <w:rFonts w:ascii="Times New Roman" w:eastAsia="Times New Roman" w:hAnsi="Times New Roman" w:cs="Times New Roman"/>
          <w:color w:val="131413"/>
          <w:sz w:val="24"/>
          <w:szCs w:val="24"/>
          <w:lang w:val="en-US"/>
        </w:rPr>
        <w:t xml:space="preserve"> </w:t>
      </w:r>
      <w:r>
        <w:rPr>
          <w:rFonts w:ascii="Times New Roman" w:eastAsia="Times New Roman" w:hAnsi="Times New Roman" w:cs="Times New Roman"/>
          <w:color w:val="131413"/>
          <w:sz w:val="24"/>
          <w:szCs w:val="24"/>
          <w:lang w:val="en-US"/>
        </w:rPr>
        <w:t>understanding</w:t>
      </w:r>
      <w:r w:rsidRPr="00A20AEF">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 xml:space="preserve">when a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 xml:space="preserve"> is first introduced in a geometric way</w:t>
      </w:r>
      <w:r w:rsidR="001022DE" w:rsidRPr="00A20AEF">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(Uhlig, 2002). Indeed,</w:t>
      </w:r>
      <w:r w:rsidR="00F20403">
        <w:rPr>
          <w:rFonts w:ascii="Times New Roman" w:eastAsia="Times New Roman" w:hAnsi="Times New Roman" w:cs="Times New Roman"/>
          <w:color w:val="131413"/>
          <w:sz w:val="24"/>
          <w:szCs w:val="24"/>
          <w:lang w:val="en-US"/>
        </w:rPr>
        <w:t xml:space="preserve"> some</w:t>
      </w:r>
      <w:r w:rsidR="00437550" w:rsidRPr="00A20AEF">
        <w:rPr>
          <w:rFonts w:ascii="Times New Roman" w:eastAsia="Times New Roman" w:hAnsi="Times New Roman" w:cs="Times New Roman"/>
          <w:color w:val="131413"/>
          <w:sz w:val="24"/>
          <w:szCs w:val="24"/>
          <w:lang w:val="en-US"/>
        </w:rPr>
        <w:t xml:space="preserve"> researchers and math educators </w:t>
      </w:r>
      <w:r w:rsidR="00F20403">
        <w:rPr>
          <w:rFonts w:ascii="Times New Roman" w:eastAsia="Times New Roman" w:hAnsi="Times New Roman" w:cs="Times New Roman"/>
          <w:color w:val="131413"/>
          <w:sz w:val="24"/>
          <w:szCs w:val="24"/>
          <w:lang w:val="en-US"/>
        </w:rPr>
        <w:t>recommend</w:t>
      </w:r>
      <w:r w:rsidR="00437550" w:rsidRPr="00A20AEF">
        <w:rPr>
          <w:rFonts w:ascii="Times New Roman" w:eastAsia="Times New Roman" w:hAnsi="Times New Roman" w:cs="Times New Roman"/>
          <w:color w:val="131413"/>
          <w:sz w:val="24"/>
          <w:szCs w:val="24"/>
          <w:lang w:val="en-US"/>
        </w:rPr>
        <w:t xml:space="preserve"> </w:t>
      </w:r>
      <w:r w:rsidR="00F20403">
        <w:rPr>
          <w:rFonts w:ascii="Times New Roman" w:eastAsia="Times New Roman" w:hAnsi="Times New Roman" w:cs="Times New Roman"/>
          <w:color w:val="131413"/>
          <w:sz w:val="24"/>
          <w:szCs w:val="24"/>
          <w:lang w:val="en-US"/>
        </w:rPr>
        <w:t>introducing mathematics</w:t>
      </w:r>
      <w:r w:rsidR="00437550" w:rsidRPr="00A20AEF">
        <w:rPr>
          <w:rFonts w:ascii="Times New Roman" w:eastAsia="Times New Roman" w:hAnsi="Times New Roman" w:cs="Times New Roman"/>
          <w:color w:val="131413"/>
          <w:sz w:val="24"/>
          <w:szCs w:val="24"/>
          <w:lang w:val="en-US"/>
        </w:rPr>
        <w:t xml:space="preserve"> in a more </w:t>
      </w:r>
      <w:r w:rsidR="00F20403">
        <w:rPr>
          <w:rFonts w:ascii="Times New Roman" w:eastAsia="Times New Roman" w:hAnsi="Times New Roman" w:cs="Times New Roman"/>
          <w:color w:val="131413"/>
          <w:sz w:val="24"/>
          <w:szCs w:val="24"/>
          <w:lang w:val="en-US"/>
        </w:rPr>
        <w:t>symbolic</w:t>
      </w:r>
      <w:r w:rsidR="00F20403" w:rsidRPr="00A20AEF">
        <w:rPr>
          <w:rFonts w:ascii="Times New Roman" w:eastAsia="Times New Roman" w:hAnsi="Times New Roman" w:cs="Times New Roman"/>
          <w:color w:val="131413"/>
          <w:sz w:val="24"/>
          <w:szCs w:val="24"/>
          <w:lang w:val="en-US"/>
        </w:rPr>
        <w:t xml:space="preserve"> </w:t>
      </w:r>
      <w:r w:rsidR="00F20403">
        <w:rPr>
          <w:rFonts w:ascii="Times New Roman" w:eastAsia="Times New Roman" w:hAnsi="Times New Roman" w:cs="Times New Roman"/>
          <w:color w:val="131413"/>
          <w:sz w:val="24"/>
          <w:szCs w:val="24"/>
          <w:lang w:val="en-US"/>
        </w:rPr>
        <w:t>rather than concrete format</w:t>
      </w:r>
      <w:r w:rsidR="00437550" w:rsidRPr="00A20AEF">
        <w:rPr>
          <w:rFonts w:ascii="Times New Roman" w:eastAsia="Times New Roman" w:hAnsi="Times New Roman" w:cs="Times New Roman"/>
          <w:color w:val="131413"/>
          <w:sz w:val="24"/>
          <w:szCs w:val="24"/>
          <w:lang w:val="en-US"/>
        </w:rPr>
        <w:t xml:space="preserve"> (for a discussion</w:t>
      </w:r>
      <w:r w:rsidR="00F20403">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 see </w:t>
      </w:r>
      <w:proofErr w:type="spellStart"/>
      <w:r w:rsidR="00437550" w:rsidRPr="00A20AEF">
        <w:rPr>
          <w:rFonts w:ascii="Times New Roman" w:eastAsia="Times New Roman" w:hAnsi="Times New Roman" w:cs="Times New Roman"/>
          <w:color w:val="131413"/>
          <w:sz w:val="24"/>
          <w:szCs w:val="24"/>
          <w:lang w:val="en-US"/>
        </w:rPr>
        <w:t>Trninic</w:t>
      </w:r>
      <w:proofErr w:type="spellEnd"/>
      <w:r w:rsidR="00437550" w:rsidRPr="00A20AEF">
        <w:rPr>
          <w:rFonts w:ascii="Times New Roman" w:eastAsia="Times New Roman" w:hAnsi="Times New Roman" w:cs="Times New Roman"/>
          <w:color w:val="131413"/>
          <w:sz w:val="24"/>
          <w:szCs w:val="24"/>
          <w:lang w:val="en-US"/>
        </w:rPr>
        <w:t xml:space="preserve">, Sinha, &amp; </w:t>
      </w:r>
      <w:proofErr w:type="spellStart"/>
      <w:r w:rsidR="00437550" w:rsidRPr="00A20AEF">
        <w:rPr>
          <w:rFonts w:ascii="Times New Roman" w:eastAsia="Times New Roman" w:hAnsi="Times New Roman" w:cs="Times New Roman"/>
          <w:color w:val="131413"/>
          <w:sz w:val="24"/>
          <w:szCs w:val="24"/>
          <w:lang w:val="en-US"/>
        </w:rPr>
        <w:t>Kapur</w:t>
      </w:r>
      <w:proofErr w:type="spellEnd"/>
      <w:r w:rsidR="00437550" w:rsidRPr="00A20AEF">
        <w:rPr>
          <w:rFonts w:ascii="Times New Roman" w:eastAsia="Times New Roman" w:hAnsi="Times New Roman" w:cs="Times New Roman"/>
          <w:color w:val="131413"/>
          <w:sz w:val="24"/>
          <w:szCs w:val="24"/>
          <w:lang w:val="en-US"/>
        </w:rPr>
        <w:t>, 2020).</w:t>
      </w:r>
      <w:r w:rsidR="001022DE">
        <w:rPr>
          <w:rFonts w:ascii="Times New Roman" w:eastAsia="Times New Roman" w:hAnsi="Times New Roman" w:cs="Times New Roman"/>
          <w:color w:val="131413"/>
          <w:sz w:val="24"/>
          <w:szCs w:val="24"/>
          <w:lang w:val="en-US"/>
        </w:rPr>
        <w:t xml:space="preserve"> Thus, students might be more familiar with the symbolic format </w:t>
      </w:r>
      <w:r w:rsidR="00F20403">
        <w:rPr>
          <w:rFonts w:ascii="Times New Roman" w:eastAsia="Times New Roman" w:hAnsi="Times New Roman" w:cs="Times New Roman"/>
          <w:color w:val="131413"/>
          <w:sz w:val="24"/>
          <w:szCs w:val="24"/>
          <w:lang w:val="en-US"/>
        </w:rPr>
        <w:t xml:space="preserve">simply </w:t>
      </w:r>
      <w:r w:rsidR="001022DE">
        <w:rPr>
          <w:rFonts w:ascii="Times New Roman" w:eastAsia="Times New Roman" w:hAnsi="Times New Roman" w:cs="Times New Roman"/>
          <w:color w:val="131413"/>
          <w:sz w:val="24"/>
          <w:szCs w:val="24"/>
          <w:lang w:val="en-US"/>
        </w:rPr>
        <w:t xml:space="preserve">because they were taught mathematics in a </w:t>
      </w:r>
      <w:r w:rsidR="00F20403">
        <w:rPr>
          <w:rFonts w:ascii="Times New Roman" w:eastAsia="Times New Roman" w:hAnsi="Times New Roman" w:cs="Times New Roman"/>
          <w:color w:val="131413"/>
          <w:sz w:val="24"/>
          <w:szCs w:val="24"/>
          <w:lang w:val="en-US"/>
        </w:rPr>
        <w:t xml:space="preserve">more </w:t>
      </w:r>
      <w:r w:rsidR="001022DE">
        <w:rPr>
          <w:rFonts w:ascii="Times New Roman" w:eastAsia="Times New Roman" w:hAnsi="Times New Roman" w:cs="Times New Roman"/>
          <w:color w:val="131413"/>
          <w:sz w:val="24"/>
          <w:szCs w:val="24"/>
          <w:lang w:val="en-US"/>
        </w:rPr>
        <w:t>symbolic way.</w:t>
      </w:r>
    </w:p>
    <w:p w14:paraId="030DCDDB" w14:textId="0221B1FE" w:rsidR="0023368E" w:rsidRPr="00A20AEF" w:rsidRDefault="00B2023E">
      <w:pPr>
        <w:spacing w:line="480" w:lineRule="auto"/>
        <w:ind w:firstLine="720"/>
        <w:rPr>
          <w:rFonts w:ascii="Times New Roman" w:eastAsia="Times New Roman" w:hAnsi="Times New Roman" w:cs="Times New Roman"/>
          <w:color w:val="131413"/>
          <w:sz w:val="24"/>
          <w:szCs w:val="24"/>
          <w:lang w:val="en-US"/>
        </w:rPr>
      </w:pPr>
      <w:r>
        <w:rPr>
          <w:rFonts w:ascii="Times New Roman" w:eastAsia="Times New Roman" w:hAnsi="Times New Roman" w:cs="Times New Roman"/>
          <w:color w:val="131413"/>
          <w:sz w:val="24"/>
          <w:szCs w:val="24"/>
          <w:lang w:val="en-US"/>
        </w:rPr>
        <w:t>N</w:t>
      </w:r>
      <w:r w:rsidR="00437550" w:rsidRPr="00A20AEF">
        <w:rPr>
          <w:rFonts w:ascii="Times New Roman" w:eastAsia="Times New Roman" w:hAnsi="Times New Roman" w:cs="Times New Roman"/>
          <w:color w:val="131413"/>
          <w:sz w:val="24"/>
          <w:szCs w:val="24"/>
          <w:lang w:val="en-US"/>
        </w:rPr>
        <w:t xml:space="preserve">o significant differences were found in beta oscillations between non-symbolic or symbolic math demonstrations. </w:t>
      </w:r>
      <w:r w:rsidR="007439E0">
        <w:rPr>
          <w:rFonts w:ascii="Times New Roman" w:eastAsia="Times New Roman" w:hAnsi="Times New Roman" w:cs="Times New Roman"/>
          <w:color w:val="131413"/>
          <w:sz w:val="24"/>
          <w:szCs w:val="24"/>
          <w:lang w:val="en-US"/>
        </w:rPr>
        <w:t>B</w:t>
      </w:r>
      <w:r w:rsidR="00437550" w:rsidRPr="00A20AEF">
        <w:rPr>
          <w:rFonts w:ascii="Times New Roman" w:eastAsia="Times New Roman" w:hAnsi="Times New Roman" w:cs="Times New Roman"/>
          <w:color w:val="131413"/>
          <w:sz w:val="24"/>
          <w:szCs w:val="24"/>
          <w:lang w:val="en-US"/>
        </w:rPr>
        <w:t xml:space="preserve">oth symbolic and non-symbolic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s provoked strong beta oscillations (</w:t>
      </w:r>
      <w:r w:rsidR="00A42318">
        <w:rPr>
          <w:rFonts w:ascii="Times New Roman" w:eastAsia="Times New Roman" w:hAnsi="Times New Roman" w:cs="Times New Roman"/>
          <w:color w:val="131413"/>
          <w:sz w:val="24"/>
          <w:szCs w:val="24"/>
          <w:lang w:val="en-US"/>
        </w:rPr>
        <w:t>i.e.,</w:t>
      </w:r>
      <w:r w:rsidR="00437550" w:rsidRPr="00A20AEF">
        <w:rPr>
          <w:rFonts w:ascii="Times New Roman" w:eastAsia="Times New Roman" w:hAnsi="Times New Roman" w:cs="Times New Roman"/>
          <w:color w:val="131413"/>
          <w:sz w:val="24"/>
          <w:szCs w:val="24"/>
          <w:lang w:val="en-US"/>
        </w:rPr>
        <w:t xml:space="preserve"> greater decreases in power compared to baseline)</w:t>
      </w:r>
      <w:r w:rsidR="001022DE">
        <w:rPr>
          <w:rFonts w:ascii="Times New Roman" w:eastAsia="Times New Roman" w:hAnsi="Times New Roman" w:cs="Times New Roman"/>
          <w:color w:val="131413"/>
          <w:sz w:val="24"/>
          <w:szCs w:val="24"/>
          <w:lang w:val="en-US"/>
        </w:rPr>
        <w:t xml:space="preserve"> and the pattern of activation was similar in electrodes</w:t>
      </w:r>
      <w:r w:rsidR="00437550" w:rsidRPr="00A20AEF">
        <w:rPr>
          <w:rFonts w:ascii="Times New Roman" w:eastAsia="Times New Roman" w:hAnsi="Times New Roman" w:cs="Times New Roman"/>
          <w:color w:val="131413"/>
          <w:sz w:val="24"/>
          <w:szCs w:val="24"/>
          <w:lang w:val="en-US"/>
        </w:rPr>
        <w:t>. This is somewhat surprising</w:t>
      </w:r>
      <w:r w:rsidR="00A42318">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 as </w:t>
      </w:r>
      <w:proofErr w:type="spellStart"/>
      <w:r w:rsidR="00437550" w:rsidRPr="00A20AEF">
        <w:rPr>
          <w:rFonts w:ascii="Times New Roman" w:eastAsia="Times New Roman" w:hAnsi="Times New Roman" w:cs="Times New Roman"/>
          <w:color w:val="131413"/>
          <w:sz w:val="24"/>
          <w:szCs w:val="24"/>
          <w:lang w:val="en-US"/>
        </w:rPr>
        <w:t>Rubinsten</w:t>
      </w:r>
      <w:proofErr w:type="spellEnd"/>
      <w:r w:rsidR="00437550" w:rsidRPr="00A20AEF">
        <w:rPr>
          <w:rFonts w:ascii="Times New Roman" w:eastAsia="Times New Roman" w:hAnsi="Times New Roman" w:cs="Times New Roman"/>
          <w:color w:val="131413"/>
          <w:sz w:val="24"/>
          <w:szCs w:val="24"/>
          <w:lang w:val="en-US"/>
        </w:rPr>
        <w:t xml:space="preserve"> and colleagues (2020) report a </w:t>
      </w:r>
      <w:r w:rsidR="00A42318" w:rsidRPr="00A20AEF">
        <w:rPr>
          <w:rFonts w:ascii="Times New Roman" w:eastAsia="Times New Roman" w:hAnsi="Times New Roman" w:cs="Times New Roman"/>
          <w:color w:val="131413"/>
          <w:sz w:val="24"/>
          <w:szCs w:val="24"/>
          <w:lang w:val="en-US"/>
        </w:rPr>
        <w:t xml:space="preserve">beta power </w:t>
      </w:r>
      <w:r w:rsidR="00437550" w:rsidRPr="00A20AEF">
        <w:rPr>
          <w:rFonts w:ascii="Times New Roman" w:eastAsia="Times New Roman" w:hAnsi="Times New Roman" w:cs="Times New Roman"/>
          <w:color w:val="131413"/>
          <w:sz w:val="24"/>
          <w:szCs w:val="24"/>
          <w:lang w:val="en-US"/>
        </w:rPr>
        <w:t>difference between the task format (symbolic vs non-symbolic) when analyz</w:t>
      </w:r>
      <w:r w:rsidR="00A42318">
        <w:rPr>
          <w:rFonts w:ascii="Times New Roman" w:eastAsia="Times New Roman" w:hAnsi="Times New Roman" w:cs="Times New Roman"/>
          <w:color w:val="131413"/>
          <w:sz w:val="24"/>
          <w:szCs w:val="24"/>
          <w:lang w:val="en-US"/>
        </w:rPr>
        <w:t>ing</w:t>
      </w:r>
      <w:r w:rsidR="00437550" w:rsidRPr="00A20AEF">
        <w:rPr>
          <w:rFonts w:ascii="Times New Roman" w:eastAsia="Times New Roman" w:hAnsi="Times New Roman" w:cs="Times New Roman"/>
          <w:color w:val="131413"/>
          <w:sz w:val="24"/>
          <w:szCs w:val="24"/>
          <w:lang w:val="en-US"/>
        </w:rPr>
        <w:t xml:space="preserve"> a </w:t>
      </w:r>
      <w:del w:id="560" w:author="Venera Gashaj" w:date="2023-05-04T20:24:00Z">
        <w:r w:rsidR="00437550" w:rsidRPr="00A20AEF">
          <w:rPr>
            <w:rFonts w:ascii="Times New Roman" w:eastAsia="Times New Roman" w:hAnsi="Times New Roman" w:cs="Times New Roman"/>
            <w:color w:val="131413"/>
            <w:sz w:val="24"/>
            <w:szCs w:val="24"/>
            <w:lang w:val="en-US"/>
          </w:rPr>
          <w:delText>broader</w:delText>
        </w:r>
      </w:del>
      <w:ins w:id="561" w:author="Venera Gashaj" w:date="2023-05-04T20:24:00Z">
        <w:r w:rsidR="00500469">
          <w:rPr>
            <w:rFonts w:ascii="Times New Roman" w:eastAsia="Times New Roman" w:hAnsi="Times New Roman" w:cs="Times New Roman"/>
            <w:color w:val="131413"/>
            <w:sz w:val="24"/>
            <w:szCs w:val="24"/>
            <w:lang w:val="en-US"/>
          </w:rPr>
          <w:t>shorte</w:t>
        </w:r>
        <w:r w:rsidR="00500469" w:rsidRPr="00A20AEF">
          <w:rPr>
            <w:rFonts w:ascii="Times New Roman" w:eastAsia="Times New Roman" w:hAnsi="Times New Roman" w:cs="Times New Roman"/>
            <w:color w:val="131413"/>
            <w:sz w:val="24"/>
            <w:szCs w:val="24"/>
            <w:lang w:val="en-US"/>
          </w:rPr>
          <w:t>r</w:t>
        </w:r>
      </w:ins>
      <w:r w:rsidR="00500469" w:rsidRPr="00A20AEF">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time window</w:t>
      </w:r>
      <w:r w:rsidR="007439E0">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 in their case</w:t>
      </w:r>
      <w:r w:rsidR="007439E0">
        <w:rPr>
          <w:rFonts w:ascii="Times New Roman" w:eastAsia="Times New Roman" w:hAnsi="Times New Roman" w:cs="Times New Roman"/>
          <w:color w:val="131413"/>
          <w:sz w:val="24"/>
          <w:szCs w:val="24"/>
          <w:lang w:val="en-US"/>
        </w:rPr>
        <w:t>,</w:t>
      </w:r>
      <w:r w:rsidR="00437550" w:rsidRPr="00A20AEF">
        <w:rPr>
          <w:rFonts w:ascii="Times New Roman" w:eastAsia="Times New Roman" w:hAnsi="Times New Roman" w:cs="Times New Roman"/>
          <w:color w:val="131413"/>
          <w:sz w:val="24"/>
          <w:szCs w:val="24"/>
          <w:lang w:val="en-US"/>
        </w:rPr>
        <w:t xml:space="preserve"> </w:t>
      </w:r>
      <w:del w:id="562" w:author="Venera Gashaj" w:date="2023-05-04T20:24:00Z">
        <w:r w:rsidR="00437550" w:rsidRPr="00A20AEF">
          <w:rPr>
            <w:rFonts w:ascii="Times New Roman" w:eastAsia="Times New Roman" w:hAnsi="Times New Roman" w:cs="Times New Roman"/>
            <w:color w:val="131413"/>
            <w:sz w:val="24"/>
            <w:szCs w:val="24"/>
            <w:lang w:val="en-US"/>
          </w:rPr>
          <w:delText>180</w:delText>
        </w:r>
      </w:del>
      <w:ins w:id="563" w:author="Venera Gashaj" w:date="2023-05-04T20:24:00Z">
        <w:r w:rsidR="00500469">
          <w:rPr>
            <w:rFonts w:ascii="Times New Roman" w:eastAsia="Times New Roman" w:hAnsi="Times New Roman" w:cs="Times New Roman"/>
            <w:color w:val="131413"/>
            <w:sz w:val="24"/>
            <w:szCs w:val="24"/>
            <w:lang w:val="en-US"/>
          </w:rPr>
          <w:t>150-200</w:t>
        </w:r>
      </w:ins>
      <w:r w:rsidR="00500469" w:rsidRPr="00A20AEF">
        <w:rPr>
          <w:rFonts w:ascii="Times New Roman" w:eastAsia="Times New Roman" w:hAnsi="Times New Roman" w:cs="Times New Roman"/>
          <w:color w:val="131413"/>
          <w:sz w:val="24"/>
          <w:szCs w:val="24"/>
          <w:lang w:val="en-US"/>
        </w:rPr>
        <w:t xml:space="preserve"> </w:t>
      </w:r>
      <w:proofErr w:type="spellStart"/>
      <w:r w:rsidR="00437550" w:rsidRPr="00A20AEF">
        <w:rPr>
          <w:rFonts w:ascii="Times New Roman" w:eastAsia="Times New Roman" w:hAnsi="Times New Roman" w:cs="Times New Roman"/>
          <w:color w:val="131413"/>
          <w:sz w:val="24"/>
          <w:szCs w:val="24"/>
          <w:lang w:val="en-US"/>
        </w:rPr>
        <w:t>ms.</w:t>
      </w:r>
      <w:proofErr w:type="spellEnd"/>
      <w:r w:rsidR="00437550" w:rsidRPr="00A20AEF">
        <w:rPr>
          <w:rFonts w:ascii="Times New Roman" w:eastAsia="Times New Roman" w:hAnsi="Times New Roman" w:cs="Times New Roman"/>
          <w:color w:val="131413"/>
          <w:sz w:val="24"/>
          <w:szCs w:val="24"/>
          <w:lang w:val="en-US"/>
        </w:rPr>
        <w:t xml:space="preserve"> The time window in the present study was broader than 180 </w:t>
      </w:r>
      <w:proofErr w:type="spellStart"/>
      <w:proofErr w:type="gramStart"/>
      <w:r w:rsidR="00437550" w:rsidRPr="00A20AEF">
        <w:rPr>
          <w:rFonts w:ascii="Times New Roman" w:eastAsia="Times New Roman" w:hAnsi="Times New Roman" w:cs="Times New Roman"/>
          <w:color w:val="131413"/>
          <w:sz w:val="24"/>
          <w:szCs w:val="24"/>
          <w:lang w:val="en-US"/>
        </w:rPr>
        <w:t>ms</w:t>
      </w:r>
      <w:proofErr w:type="spellEnd"/>
      <w:r w:rsidR="00437550" w:rsidRPr="00A20AEF">
        <w:rPr>
          <w:rFonts w:ascii="Times New Roman" w:eastAsia="Times New Roman" w:hAnsi="Times New Roman" w:cs="Times New Roman"/>
          <w:color w:val="131413"/>
          <w:sz w:val="24"/>
          <w:szCs w:val="24"/>
          <w:lang w:val="en-US"/>
        </w:rPr>
        <w:t>, since</w:t>
      </w:r>
      <w:proofErr w:type="gramEnd"/>
      <w:r w:rsidR="00437550" w:rsidRPr="00A20AEF">
        <w:rPr>
          <w:rFonts w:ascii="Times New Roman" w:eastAsia="Times New Roman" w:hAnsi="Times New Roman" w:cs="Times New Roman"/>
          <w:color w:val="131413"/>
          <w:sz w:val="24"/>
          <w:szCs w:val="24"/>
          <w:lang w:val="en-US"/>
        </w:rPr>
        <w:t xml:space="preserve"> the mean presentation time of a</w:t>
      </w:r>
      <w:r w:rsidR="007439E0">
        <w:rPr>
          <w:rFonts w:ascii="Times New Roman" w:eastAsia="Times New Roman" w:hAnsi="Times New Roman" w:cs="Times New Roman"/>
          <w:color w:val="131413"/>
          <w:sz w:val="24"/>
          <w:szCs w:val="24"/>
          <w:lang w:val="en-US"/>
        </w:rPr>
        <w:t xml:space="preserve">n argument </w:t>
      </w:r>
      <w:r w:rsidR="00437550" w:rsidRPr="00A20AEF">
        <w:rPr>
          <w:rFonts w:ascii="Times New Roman" w:eastAsia="Times New Roman" w:hAnsi="Times New Roman" w:cs="Times New Roman"/>
          <w:color w:val="131413"/>
          <w:sz w:val="24"/>
          <w:szCs w:val="24"/>
          <w:lang w:val="en-US"/>
        </w:rPr>
        <w:t>was about 13 seconds.</w:t>
      </w:r>
      <w:r w:rsidR="00500469">
        <w:rPr>
          <w:rFonts w:ascii="Times New Roman" w:eastAsia="Times New Roman" w:hAnsi="Times New Roman" w:cs="Times New Roman"/>
          <w:color w:val="131413"/>
          <w:sz w:val="24"/>
          <w:szCs w:val="24"/>
          <w:lang w:val="en-US"/>
        </w:rPr>
        <w:t xml:space="preserve"> </w:t>
      </w:r>
      <w:ins w:id="564" w:author="Venera Gashaj" w:date="2023-05-04T20:24:00Z">
        <w:r w:rsidR="00500469">
          <w:rPr>
            <w:rFonts w:ascii="Times New Roman" w:eastAsia="Times New Roman" w:hAnsi="Times New Roman" w:cs="Times New Roman"/>
            <w:color w:val="131413"/>
            <w:sz w:val="24"/>
            <w:szCs w:val="24"/>
            <w:lang w:val="en-US"/>
          </w:rPr>
          <w:t xml:space="preserve">To check if there are differences in beta oscillations early in the math demonstrations, when participants are introduced to the symbolic or non-symbolic demonstration, we analyzed a time window of 100-200 </w:t>
        </w:r>
        <w:proofErr w:type="spellStart"/>
        <w:r w:rsidR="00500469">
          <w:rPr>
            <w:rFonts w:ascii="Times New Roman" w:eastAsia="Times New Roman" w:hAnsi="Times New Roman" w:cs="Times New Roman"/>
            <w:color w:val="131413"/>
            <w:sz w:val="24"/>
            <w:szCs w:val="24"/>
            <w:lang w:val="en-US"/>
          </w:rPr>
          <w:t>ms.</w:t>
        </w:r>
        <w:proofErr w:type="spellEnd"/>
        <w:r w:rsidR="00500469">
          <w:rPr>
            <w:rFonts w:ascii="Times New Roman" w:eastAsia="Times New Roman" w:hAnsi="Times New Roman" w:cs="Times New Roman"/>
            <w:color w:val="131413"/>
            <w:sz w:val="24"/>
            <w:szCs w:val="24"/>
            <w:lang w:val="en-US"/>
          </w:rPr>
          <w:t xml:space="preserve"> </w:t>
        </w:r>
        <w:proofErr w:type="gramStart"/>
        <w:r w:rsidR="00500469">
          <w:rPr>
            <w:rFonts w:ascii="Times New Roman" w:eastAsia="Times New Roman" w:hAnsi="Times New Roman" w:cs="Times New Roman"/>
            <w:color w:val="131413"/>
            <w:sz w:val="24"/>
            <w:szCs w:val="24"/>
            <w:lang w:val="en-US"/>
          </w:rPr>
          <w:t>Similar to</w:t>
        </w:r>
        <w:proofErr w:type="gramEnd"/>
        <w:r w:rsidR="00500469">
          <w:rPr>
            <w:rFonts w:ascii="Times New Roman" w:eastAsia="Times New Roman" w:hAnsi="Times New Roman" w:cs="Times New Roman"/>
            <w:color w:val="131413"/>
            <w:sz w:val="24"/>
            <w:szCs w:val="24"/>
            <w:lang w:val="en-US"/>
          </w:rPr>
          <w:t xml:space="preserve"> </w:t>
        </w:r>
        <w:proofErr w:type="spellStart"/>
        <w:r w:rsidR="00500469">
          <w:rPr>
            <w:rFonts w:ascii="Times New Roman" w:eastAsia="Times New Roman" w:hAnsi="Times New Roman" w:cs="Times New Roman"/>
            <w:color w:val="131413"/>
            <w:sz w:val="24"/>
            <w:szCs w:val="24"/>
            <w:lang w:val="en-US"/>
          </w:rPr>
          <w:t>Rubinsten</w:t>
        </w:r>
        <w:proofErr w:type="spellEnd"/>
        <w:r w:rsidR="00500469">
          <w:rPr>
            <w:rFonts w:ascii="Times New Roman" w:eastAsia="Times New Roman" w:hAnsi="Times New Roman" w:cs="Times New Roman"/>
            <w:color w:val="131413"/>
            <w:sz w:val="24"/>
            <w:szCs w:val="24"/>
            <w:lang w:val="en-US"/>
          </w:rPr>
          <w:t xml:space="preserve"> et al (2020), we found a difference in beta oscillations</w:t>
        </w:r>
        <w:r w:rsidR="00B454D7">
          <w:rPr>
            <w:rFonts w:ascii="Times New Roman" w:eastAsia="Times New Roman" w:hAnsi="Times New Roman" w:cs="Times New Roman"/>
            <w:color w:val="131413"/>
            <w:sz w:val="24"/>
            <w:szCs w:val="24"/>
            <w:lang w:val="en-US"/>
          </w:rPr>
          <w:t>: n</w:t>
        </w:r>
        <w:r w:rsidR="00500469">
          <w:rPr>
            <w:rFonts w:ascii="Times New Roman" w:eastAsia="Times New Roman" w:hAnsi="Times New Roman" w:cs="Times New Roman"/>
            <w:color w:val="131413"/>
            <w:sz w:val="24"/>
            <w:szCs w:val="24"/>
            <w:lang w:val="en-US"/>
          </w:rPr>
          <w:t>amely, stronger beta oscillations for non-symbolic demonstrations compared to symbolic demonstrations.</w:t>
        </w:r>
        <w:r w:rsidR="00437550" w:rsidRPr="00A20AEF">
          <w:rPr>
            <w:rFonts w:ascii="Times New Roman" w:eastAsia="Times New Roman" w:hAnsi="Times New Roman" w:cs="Times New Roman"/>
            <w:color w:val="131413"/>
            <w:sz w:val="24"/>
            <w:szCs w:val="24"/>
            <w:lang w:val="en-US"/>
          </w:rPr>
          <w:t xml:space="preserve"> </w:t>
        </w:r>
      </w:ins>
      <w:commentRangeStart w:id="565"/>
      <w:commentRangeStart w:id="566"/>
      <w:r w:rsidR="00437550" w:rsidRPr="00A20AEF">
        <w:rPr>
          <w:rFonts w:ascii="Times New Roman" w:eastAsia="Times New Roman" w:hAnsi="Times New Roman" w:cs="Times New Roman"/>
          <w:color w:val="131413"/>
          <w:sz w:val="24"/>
          <w:szCs w:val="24"/>
          <w:lang w:val="en-US"/>
        </w:rPr>
        <w:t xml:space="preserve">Thus, it </w:t>
      </w:r>
      <w:r w:rsidR="007439E0">
        <w:rPr>
          <w:rFonts w:ascii="Times New Roman" w:eastAsia="Times New Roman" w:hAnsi="Times New Roman" w:cs="Times New Roman"/>
          <w:color w:val="131413"/>
          <w:sz w:val="24"/>
          <w:szCs w:val="24"/>
          <w:lang w:val="en-US"/>
        </w:rPr>
        <w:t>may be</w:t>
      </w:r>
      <w:r w:rsidR="00437550" w:rsidRPr="00A20AEF">
        <w:rPr>
          <w:rFonts w:ascii="Times New Roman" w:eastAsia="Times New Roman" w:hAnsi="Times New Roman" w:cs="Times New Roman"/>
          <w:color w:val="131413"/>
          <w:sz w:val="24"/>
          <w:szCs w:val="24"/>
          <w:lang w:val="en-US"/>
        </w:rPr>
        <w:t xml:space="preserve"> that differences in beta oscillations can only be found </w:t>
      </w:r>
      <w:commentRangeEnd w:id="565"/>
      <w:r w:rsidR="00BB6B2B">
        <w:rPr>
          <w:rStyle w:val="CommentReference"/>
        </w:rPr>
        <w:commentReference w:id="565"/>
      </w:r>
      <w:commentRangeEnd w:id="566"/>
      <w:r w:rsidR="00927374">
        <w:rPr>
          <w:rStyle w:val="CommentReference"/>
        </w:rPr>
        <w:commentReference w:id="566"/>
      </w:r>
      <w:r w:rsidR="00437550" w:rsidRPr="00A20AEF">
        <w:rPr>
          <w:rFonts w:ascii="Times New Roman" w:eastAsia="Times New Roman" w:hAnsi="Times New Roman" w:cs="Times New Roman"/>
          <w:color w:val="131413"/>
          <w:sz w:val="24"/>
          <w:szCs w:val="24"/>
          <w:lang w:val="en-US"/>
        </w:rPr>
        <w:t xml:space="preserve">in specific time windows after stimulus onset. In a recent study, where the researchers predicted mathematical ability with behavioral, cognitive, and neurophysiological factors, </w:t>
      </w:r>
      <w:r w:rsidR="007439E0">
        <w:rPr>
          <w:rFonts w:ascii="Times New Roman" w:eastAsia="Times New Roman" w:hAnsi="Times New Roman" w:cs="Times New Roman"/>
          <w:color w:val="131413"/>
          <w:sz w:val="24"/>
          <w:szCs w:val="24"/>
          <w:lang w:val="en-US"/>
        </w:rPr>
        <w:t xml:space="preserve">there was </w:t>
      </w:r>
      <w:r w:rsidR="00437550" w:rsidRPr="00A20AEF">
        <w:rPr>
          <w:rFonts w:ascii="Times New Roman" w:eastAsia="Times New Roman" w:hAnsi="Times New Roman" w:cs="Times New Roman"/>
          <w:color w:val="131413"/>
          <w:sz w:val="24"/>
          <w:szCs w:val="24"/>
          <w:lang w:val="en-US"/>
        </w:rPr>
        <w:t xml:space="preserve">no strong evidence that periodic activity in the beta band predicts mathematical skills in children and adults (van </w:t>
      </w:r>
      <w:proofErr w:type="spellStart"/>
      <w:r w:rsidR="00437550" w:rsidRPr="00A20AEF">
        <w:rPr>
          <w:rFonts w:ascii="Times New Roman" w:eastAsia="Times New Roman" w:hAnsi="Times New Roman" w:cs="Times New Roman"/>
          <w:color w:val="131413"/>
          <w:sz w:val="24"/>
          <w:szCs w:val="24"/>
          <w:lang w:val="en-US"/>
        </w:rPr>
        <w:t>Bueren</w:t>
      </w:r>
      <w:proofErr w:type="spellEnd"/>
      <w:r w:rsidR="00437550" w:rsidRPr="00A20AEF">
        <w:rPr>
          <w:rFonts w:ascii="Times New Roman" w:eastAsia="Times New Roman" w:hAnsi="Times New Roman" w:cs="Times New Roman"/>
          <w:color w:val="131413"/>
          <w:sz w:val="24"/>
          <w:szCs w:val="24"/>
          <w:lang w:val="en-US"/>
        </w:rPr>
        <w:t xml:space="preserve">, van der Ven, </w:t>
      </w:r>
      <w:proofErr w:type="spellStart"/>
      <w:r w:rsidR="00437550" w:rsidRPr="00A20AEF">
        <w:rPr>
          <w:rFonts w:ascii="Times New Roman" w:eastAsia="Times New Roman" w:hAnsi="Times New Roman" w:cs="Times New Roman"/>
          <w:color w:val="131413"/>
          <w:sz w:val="24"/>
          <w:szCs w:val="24"/>
          <w:lang w:val="en-US"/>
        </w:rPr>
        <w:lastRenderedPageBreak/>
        <w:t>Roelofs</w:t>
      </w:r>
      <w:proofErr w:type="spellEnd"/>
      <w:r w:rsidR="00437550" w:rsidRPr="00A20AEF">
        <w:rPr>
          <w:rFonts w:ascii="Times New Roman" w:eastAsia="Times New Roman" w:hAnsi="Times New Roman" w:cs="Times New Roman"/>
          <w:color w:val="131413"/>
          <w:sz w:val="24"/>
          <w:szCs w:val="24"/>
          <w:lang w:val="en-US"/>
        </w:rPr>
        <w:t xml:space="preserve">, Cohen </w:t>
      </w:r>
      <w:proofErr w:type="spellStart"/>
      <w:r w:rsidR="00437550" w:rsidRPr="00A20AEF">
        <w:rPr>
          <w:rFonts w:ascii="Times New Roman" w:eastAsia="Times New Roman" w:hAnsi="Times New Roman" w:cs="Times New Roman"/>
          <w:color w:val="131413"/>
          <w:sz w:val="24"/>
          <w:szCs w:val="24"/>
          <w:lang w:val="en-US"/>
        </w:rPr>
        <w:t>Kadosh</w:t>
      </w:r>
      <w:proofErr w:type="spellEnd"/>
      <w:r w:rsidR="00437550" w:rsidRPr="00A20AEF">
        <w:rPr>
          <w:rFonts w:ascii="Times New Roman" w:eastAsia="Times New Roman" w:hAnsi="Times New Roman" w:cs="Times New Roman"/>
          <w:color w:val="131413"/>
          <w:sz w:val="24"/>
          <w:szCs w:val="24"/>
          <w:lang w:val="en-US"/>
        </w:rPr>
        <w:t xml:space="preserve">, &amp; </w:t>
      </w:r>
      <w:proofErr w:type="spellStart"/>
      <w:r w:rsidR="00437550" w:rsidRPr="00A20AEF">
        <w:rPr>
          <w:rFonts w:ascii="Times New Roman" w:eastAsia="Times New Roman" w:hAnsi="Times New Roman" w:cs="Times New Roman"/>
          <w:color w:val="131413"/>
          <w:sz w:val="24"/>
          <w:szCs w:val="24"/>
          <w:lang w:val="en-US"/>
        </w:rPr>
        <w:t>Kroesbergen</w:t>
      </w:r>
      <w:proofErr w:type="spellEnd"/>
      <w:r w:rsidR="00437550" w:rsidRPr="00A20AEF">
        <w:rPr>
          <w:rFonts w:ascii="Times New Roman" w:eastAsia="Times New Roman" w:hAnsi="Times New Roman" w:cs="Times New Roman"/>
          <w:color w:val="131413"/>
          <w:sz w:val="24"/>
          <w:szCs w:val="24"/>
          <w:lang w:val="en-US"/>
        </w:rPr>
        <w:t xml:space="preserve">, 2022). Another explanation for </w:t>
      </w:r>
      <w:r w:rsidR="007439E0">
        <w:rPr>
          <w:rFonts w:ascii="Times New Roman" w:eastAsia="Times New Roman" w:hAnsi="Times New Roman" w:cs="Times New Roman"/>
          <w:color w:val="131413"/>
          <w:sz w:val="24"/>
          <w:szCs w:val="24"/>
          <w:lang w:val="en-US"/>
        </w:rPr>
        <w:t>a lack of</w:t>
      </w:r>
      <w:r w:rsidR="00437550" w:rsidRPr="00A20AEF">
        <w:rPr>
          <w:rFonts w:ascii="Times New Roman" w:eastAsia="Times New Roman" w:hAnsi="Times New Roman" w:cs="Times New Roman"/>
          <w:color w:val="131413"/>
          <w:sz w:val="24"/>
          <w:szCs w:val="24"/>
          <w:lang w:val="en-US"/>
        </w:rPr>
        <w:t xml:space="preserve"> difference </w:t>
      </w:r>
      <w:del w:id="567" w:author="Venera Gashaj" w:date="2023-05-04T20:24:00Z">
        <w:r w:rsidR="00437550" w:rsidRPr="00A20AEF">
          <w:rPr>
            <w:rFonts w:ascii="Times New Roman" w:eastAsia="Times New Roman" w:hAnsi="Times New Roman" w:cs="Times New Roman"/>
            <w:color w:val="131413"/>
            <w:sz w:val="24"/>
            <w:szCs w:val="24"/>
            <w:lang w:val="en-US"/>
          </w:rPr>
          <w:delText>in our study</w:delText>
        </w:r>
      </w:del>
      <w:ins w:id="568" w:author="Venera Gashaj" w:date="2023-05-04T20:24:00Z">
        <w:r w:rsidR="00500469">
          <w:rPr>
            <w:rFonts w:ascii="Times New Roman" w:eastAsia="Times New Roman" w:hAnsi="Times New Roman" w:cs="Times New Roman"/>
            <w:color w:val="131413"/>
            <w:sz w:val="24"/>
            <w:szCs w:val="24"/>
            <w:lang w:val="en-US"/>
          </w:rPr>
          <w:t>when the whole demonstrations are considered,</w:t>
        </w:r>
      </w:ins>
      <w:r w:rsidR="00500469">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 xml:space="preserve">might be the visual complexity of the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 xml:space="preserve">s in both formats. Although </w:t>
      </w:r>
      <w:r w:rsidR="00A42318">
        <w:rPr>
          <w:rFonts w:ascii="Times New Roman" w:eastAsia="Times New Roman" w:hAnsi="Times New Roman" w:cs="Times New Roman"/>
          <w:color w:val="131413"/>
          <w:sz w:val="24"/>
          <w:szCs w:val="24"/>
          <w:lang w:val="en-US"/>
        </w:rPr>
        <w:t>it did not rely on symbols</w:t>
      </w:r>
      <w:r w:rsidR="00437550" w:rsidRPr="00A20AEF">
        <w:rPr>
          <w:rFonts w:ascii="Times New Roman" w:eastAsia="Times New Roman" w:hAnsi="Times New Roman" w:cs="Times New Roman"/>
          <w:color w:val="131413"/>
          <w:sz w:val="24"/>
          <w:szCs w:val="24"/>
          <w:lang w:val="en-US"/>
        </w:rPr>
        <w:t xml:space="preserve">, the </w:t>
      </w:r>
      <w:r w:rsidR="00A42318">
        <w:rPr>
          <w:rFonts w:ascii="Times New Roman" w:eastAsia="Times New Roman" w:hAnsi="Times New Roman" w:cs="Times New Roman"/>
          <w:color w:val="131413"/>
          <w:sz w:val="24"/>
          <w:szCs w:val="24"/>
          <w:lang w:val="en-US"/>
        </w:rPr>
        <w:t>presentation</w:t>
      </w:r>
      <w:r w:rsidR="00A42318" w:rsidRPr="00A20AEF">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 xml:space="preserve">of the non-symbolic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 xml:space="preserve"> was still geometrically complex. The parietal cortex is not only associated with numerical processing, but also with visual attention and visual processing in general (</w:t>
      </w:r>
      <w:r w:rsidR="00A42318" w:rsidRPr="00A20AEF">
        <w:rPr>
          <w:rFonts w:ascii="Times New Roman" w:eastAsia="Times New Roman" w:hAnsi="Times New Roman" w:cs="Times New Roman"/>
          <w:color w:val="131413"/>
          <w:sz w:val="24"/>
          <w:szCs w:val="24"/>
          <w:lang w:val="en-US"/>
        </w:rPr>
        <w:t xml:space="preserve">see </w:t>
      </w:r>
      <w:proofErr w:type="spellStart"/>
      <w:r w:rsidR="00437550" w:rsidRPr="00A20AEF">
        <w:rPr>
          <w:rFonts w:ascii="Times New Roman" w:eastAsia="Times New Roman" w:hAnsi="Times New Roman" w:cs="Times New Roman"/>
          <w:color w:val="131413"/>
          <w:sz w:val="24"/>
          <w:szCs w:val="24"/>
          <w:lang w:val="en-US"/>
        </w:rPr>
        <w:t>Corbetta</w:t>
      </w:r>
      <w:proofErr w:type="spellEnd"/>
      <w:r w:rsidR="00437550" w:rsidRPr="00A20AEF">
        <w:rPr>
          <w:rFonts w:ascii="Times New Roman" w:eastAsia="Times New Roman" w:hAnsi="Times New Roman" w:cs="Times New Roman"/>
          <w:color w:val="131413"/>
          <w:sz w:val="24"/>
          <w:szCs w:val="24"/>
          <w:lang w:val="en-US"/>
        </w:rPr>
        <w:t xml:space="preserve"> &amp; Shulman, 2002</w:t>
      </w:r>
      <w:r w:rsidR="00A42318">
        <w:rPr>
          <w:rFonts w:ascii="Times New Roman" w:eastAsia="Times New Roman" w:hAnsi="Times New Roman" w:cs="Times New Roman"/>
          <w:color w:val="131413"/>
          <w:sz w:val="24"/>
          <w:szCs w:val="24"/>
          <w:lang w:val="en-US"/>
        </w:rPr>
        <w:t>, for a review</w:t>
      </w:r>
      <w:r w:rsidR="00437550" w:rsidRPr="00A20AEF">
        <w:rPr>
          <w:rFonts w:ascii="Times New Roman" w:eastAsia="Times New Roman" w:hAnsi="Times New Roman" w:cs="Times New Roman"/>
          <w:color w:val="131413"/>
          <w:sz w:val="24"/>
          <w:szCs w:val="24"/>
          <w:lang w:val="en-US"/>
        </w:rPr>
        <w:t>). Previous neurophysiological studies have shown that global continuous perception (Gestalt perception) is associated with stronger beta oscillations in parietal electrodes (</w:t>
      </w:r>
      <w:proofErr w:type="spellStart"/>
      <w:r w:rsidR="00437550" w:rsidRPr="00A20AEF">
        <w:rPr>
          <w:rFonts w:ascii="Times New Roman" w:eastAsia="Times New Roman" w:hAnsi="Times New Roman" w:cs="Times New Roman"/>
          <w:color w:val="131413"/>
          <w:sz w:val="24"/>
          <w:szCs w:val="24"/>
          <w:highlight w:val="white"/>
          <w:lang w:val="en-US"/>
        </w:rPr>
        <w:t>Zaretskaya</w:t>
      </w:r>
      <w:proofErr w:type="spellEnd"/>
      <w:r w:rsidR="00437550" w:rsidRPr="00A20AEF">
        <w:rPr>
          <w:rFonts w:ascii="Times New Roman" w:eastAsia="Times New Roman" w:hAnsi="Times New Roman" w:cs="Times New Roman"/>
          <w:color w:val="131413"/>
          <w:sz w:val="24"/>
          <w:szCs w:val="24"/>
          <w:highlight w:val="white"/>
          <w:lang w:val="en-US"/>
        </w:rPr>
        <w:t xml:space="preserve"> &amp; Bartels, 2015). Thus, our results </w:t>
      </w:r>
      <w:ins w:id="569" w:author="Venera Gashaj" w:date="2023-05-04T20:24:00Z">
        <w:r w:rsidR="00500469">
          <w:rPr>
            <w:rFonts w:ascii="Times New Roman" w:eastAsia="Times New Roman" w:hAnsi="Times New Roman" w:cs="Times New Roman"/>
            <w:color w:val="131413"/>
            <w:sz w:val="24"/>
            <w:szCs w:val="24"/>
            <w:highlight w:val="white"/>
            <w:lang w:val="en-US"/>
          </w:rPr>
          <w:t xml:space="preserve">regarding the whole demonstration </w:t>
        </w:r>
      </w:ins>
      <w:r w:rsidR="00437550" w:rsidRPr="00A20AEF">
        <w:rPr>
          <w:rFonts w:ascii="Times New Roman" w:eastAsia="Times New Roman" w:hAnsi="Times New Roman" w:cs="Times New Roman"/>
          <w:color w:val="131413"/>
          <w:sz w:val="24"/>
          <w:szCs w:val="24"/>
          <w:highlight w:val="white"/>
          <w:lang w:val="en-US"/>
        </w:rPr>
        <w:t>could</w:t>
      </w:r>
      <w:del w:id="570" w:author="Venera Gashaj" w:date="2023-05-04T20:24:00Z">
        <w:r w:rsidR="00437550" w:rsidRPr="00A20AEF">
          <w:rPr>
            <w:rFonts w:ascii="Times New Roman" w:eastAsia="Times New Roman" w:hAnsi="Times New Roman" w:cs="Times New Roman"/>
            <w:color w:val="131413"/>
            <w:sz w:val="24"/>
            <w:szCs w:val="24"/>
            <w:highlight w:val="white"/>
            <w:lang w:val="en-US"/>
          </w:rPr>
          <w:delText xml:space="preserve"> </w:delText>
        </w:r>
        <w:r>
          <w:rPr>
            <w:rFonts w:ascii="Times New Roman" w:eastAsia="Times New Roman" w:hAnsi="Times New Roman" w:cs="Times New Roman"/>
            <w:color w:val="131413"/>
            <w:sz w:val="24"/>
            <w:szCs w:val="24"/>
            <w:highlight w:val="white"/>
            <w:lang w:val="en-US"/>
          </w:rPr>
          <w:delText>actually</w:delText>
        </w:r>
      </w:del>
      <w:r w:rsidR="00437550" w:rsidRPr="00A20AEF">
        <w:rPr>
          <w:rFonts w:ascii="Times New Roman" w:eastAsia="Times New Roman" w:hAnsi="Times New Roman" w:cs="Times New Roman"/>
          <w:color w:val="131413"/>
          <w:sz w:val="24"/>
          <w:szCs w:val="24"/>
          <w:highlight w:val="white"/>
          <w:lang w:val="en-US"/>
        </w:rPr>
        <w:t xml:space="preserve"> </w:t>
      </w:r>
      <w:proofErr w:type="gramStart"/>
      <w:r>
        <w:rPr>
          <w:rFonts w:ascii="Times New Roman" w:eastAsia="Times New Roman" w:hAnsi="Times New Roman" w:cs="Times New Roman"/>
          <w:color w:val="131413"/>
          <w:sz w:val="24"/>
          <w:szCs w:val="24"/>
          <w:highlight w:val="white"/>
          <w:lang w:val="en-US"/>
        </w:rPr>
        <w:t>be</w:t>
      </w:r>
      <w:r w:rsidRPr="00A20AEF">
        <w:rPr>
          <w:rFonts w:ascii="Times New Roman" w:eastAsia="Times New Roman" w:hAnsi="Times New Roman" w:cs="Times New Roman"/>
          <w:color w:val="131413"/>
          <w:sz w:val="24"/>
          <w:szCs w:val="24"/>
          <w:highlight w:val="white"/>
          <w:lang w:val="en-US"/>
        </w:rPr>
        <w:t xml:space="preserve"> </w:t>
      </w:r>
      <w:r>
        <w:rPr>
          <w:rFonts w:ascii="Times New Roman" w:eastAsia="Times New Roman" w:hAnsi="Times New Roman" w:cs="Times New Roman"/>
          <w:color w:val="131413"/>
          <w:sz w:val="24"/>
          <w:szCs w:val="24"/>
          <w:highlight w:val="white"/>
          <w:lang w:val="en-US"/>
        </w:rPr>
        <w:t>a</w:t>
      </w:r>
      <w:r w:rsidRPr="00A20AEF">
        <w:rPr>
          <w:rFonts w:ascii="Times New Roman" w:eastAsia="Times New Roman" w:hAnsi="Times New Roman" w:cs="Times New Roman"/>
          <w:color w:val="131413"/>
          <w:sz w:val="24"/>
          <w:szCs w:val="24"/>
          <w:highlight w:val="white"/>
          <w:lang w:val="en-US"/>
        </w:rPr>
        <w:t xml:space="preserve"> </w:t>
      </w:r>
      <w:r w:rsidR="00437550" w:rsidRPr="00A20AEF">
        <w:rPr>
          <w:rFonts w:ascii="Times New Roman" w:eastAsia="Times New Roman" w:hAnsi="Times New Roman" w:cs="Times New Roman"/>
          <w:color w:val="131413"/>
          <w:sz w:val="24"/>
          <w:szCs w:val="24"/>
          <w:highlight w:val="white"/>
          <w:lang w:val="en-US"/>
        </w:rPr>
        <w:t>reflection of</w:t>
      </w:r>
      <w:proofErr w:type="gramEnd"/>
      <w:r w:rsidR="00437550" w:rsidRPr="00A20AEF">
        <w:rPr>
          <w:rFonts w:ascii="Times New Roman" w:eastAsia="Times New Roman" w:hAnsi="Times New Roman" w:cs="Times New Roman"/>
          <w:color w:val="131413"/>
          <w:sz w:val="24"/>
          <w:szCs w:val="24"/>
          <w:highlight w:val="white"/>
          <w:lang w:val="en-US"/>
        </w:rPr>
        <w:t xml:space="preserve"> Gestalt perception of the visually presented </w:t>
      </w:r>
      <w:r w:rsidR="004A58B4">
        <w:rPr>
          <w:rFonts w:ascii="Times New Roman" w:eastAsia="Times New Roman" w:hAnsi="Times New Roman" w:cs="Times New Roman"/>
          <w:color w:val="131413"/>
          <w:sz w:val="24"/>
          <w:szCs w:val="24"/>
          <w:highlight w:val="white"/>
          <w:lang w:val="en-US"/>
        </w:rPr>
        <w:t>demonstration</w:t>
      </w:r>
      <w:r w:rsidR="00437550" w:rsidRPr="00A20AEF">
        <w:rPr>
          <w:rFonts w:ascii="Times New Roman" w:eastAsia="Times New Roman" w:hAnsi="Times New Roman" w:cs="Times New Roman"/>
          <w:color w:val="131413"/>
          <w:sz w:val="24"/>
          <w:szCs w:val="24"/>
          <w:highlight w:val="white"/>
          <w:lang w:val="en-US"/>
        </w:rPr>
        <w:t>s.</w:t>
      </w:r>
    </w:p>
    <w:p w14:paraId="439F0E5E" w14:textId="307BB980" w:rsidR="0023368E" w:rsidRPr="00A20AEF" w:rsidRDefault="00437550" w:rsidP="005B0E5A">
      <w:pPr>
        <w:spacing w:line="480" w:lineRule="auto"/>
        <w:ind w:firstLine="720"/>
        <w:rPr>
          <w:rFonts w:ascii="Times New Roman" w:eastAsia="Times New Roman" w:hAnsi="Times New Roman" w:cs="Times New Roman"/>
          <w:color w:val="131413"/>
          <w:sz w:val="24"/>
          <w:szCs w:val="24"/>
          <w:lang w:val="en-US"/>
        </w:rPr>
      </w:pPr>
      <w:r w:rsidRPr="00A20AEF">
        <w:rPr>
          <w:rFonts w:ascii="Times New Roman" w:eastAsia="Times New Roman" w:hAnsi="Times New Roman" w:cs="Times New Roman"/>
          <w:color w:val="131413"/>
          <w:sz w:val="24"/>
          <w:szCs w:val="24"/>
          <w:lang w:val="en-US"/>
        </w:rPr>
        <w:t xml:space="preserve">Additionally, we </w:t>
      </w:r>
      <w:del w:id="571" w:author="Venera Gashaj" w:date="2023-05-04T20:24:00Z">
        <w:r w:rsidRPr="00A20AEF">
          <w:rPr>
            <w:rFonts w:ascii="Times New Roman" w:eastAsia="Times New Roman" w:hAnsi="Times New Roman" w:cs="Times New Roman"/>
            <w:color w:val="131413"/>
            <w:sz w:val="24"/>
            <w:szCs w:val="24"/>
            <w:lang w:val="en-US"/>
          </w:rPr>
          <w:delText>did not find any</w:delText>
        </w:r>
      </w:del>
      <w:ins w:id="572" w:author="Venera Gashaj" w:date="2023-05-04T20:24:00Z">
        <w:r w:rsidR="007512E2">
          <w:rPr>
            <w:rFonts w:ascii="Times New Roman" w:eastAsia="Times New Roman" w:hAnsi="Times New Roman" w:cs="Times New Roman"/>
            <w:color w:val="131413"/>
            <w:sz w:val="24"/>
            <w:szCs w:val="24"/>
            <w:lang w:val="en-US"/>
          </w:rPr>
          <w:t>found</w:t>
        </w:r>
      </w:ins>
      <w:r w:rsidRPr="00A20AEF">
        <w:rPr>
          <w:rFonts w:ascii="Times New Roman" w:eastAsia="Times New Roman" w:hAnsi="Times New Roman" w:cs="Times New Roman"/>
          <w:color w:val="131413"/>
          <w:sz w:val="24"/>
          <w:szCs w:val="24"/>
          <w:lang w:val="en-US"/>
        </w:rPr>
        <w:t xml:space="preserve"> differences in gamma frequencies between symbolic and non-symbolic demonstrations</w:t>
      </w:r>
      <w:r w:rsidR="007512E2">
        <w:rPr>
          <w:rFonts w:ascii="Times New Roman" w:eastAsia="Times New Roman" w:hAnsi="Times New Roman" w:cs="Times New Roman"/>
          <w:color w:val="131413"/>
          <w:sz w:val="24"/>
          <w:szCs w:val="24"/>
          <w:lang w:val="en-US"/>
        </w:rPr>
        <w:t xml:space="preserve">. </w:t>
      </w:r>
      <w:del w:id="573" w:author="Venera Gashaj" w:date="2023-05-04T20:24:00Z">
        <w:r w:rsidRPr="00A20AEF">
          <w:rPr>
            <w:rFonts w:ascii="Times New Roman" w:eastAsia="Times New Roman" w:hAnsi="Times New Roman" w:cs="Times New Roman"/>
            <w:color w:val="131413"/>
            <w:sz w:val="24"/>
            <w:szCs w:val="24"/>
            <w:lang w:val="en-US"/>
          </w:rPr>
          <w:delText xml:space="preserve">Although previous research has shown that </w:delText>
        </w:r>
      </w:del>
      <w:ins w:id="574" w:author="Venera Gashaj" w:date="2023-05-04T20:24:00Z">
        <w:r w:rsidR="007512E2">
          <w:rPr>
            <w:rFonts w:ascii="Times New Roman" w:eastAsia="Times New Roman" w:hAnsi="Times New Roman" w:cs="Times New Roman"/>
            <w:color w:val="131413"/>
            <w:sz w:val="24"/>
            <w:szCs w:val="24"/>
            <w:lang w:val="en-US"/>
          </w:rPr>
          <w:t xml:space="preserve">The association between </w:t>
        </w:r>
      </w:ins>
      <w:r w:rsidR="007512E2" w:rsidRPr="00A20AEF">
        <w:rPr>
          <w:rFonts w:ascii="Times New Roman" w:eastAsia="Times New Roman" w:hAnsi="Times New Roman" w:cs="Times New Roman"/>
          <w:color w:val="131413"/>
          <w:sz w:val="24"/>
          <w:szCs w:val="24"/>
          <w:lang w:val="en-US"/>
        </w:rPr>
        <w:t xml:space="preserve">gamma oscillations </w:t>
      </w:r>
      <w:del w:id="575" w:author="Venera Gashaj" w:date="2023-05-04T20:24:00Z">
        <w:r w:rsidRPr="00A20AEF">
          <w:rPr>
            <w:rFonts w:ascii="Times New Roman" w:eastAsia="Times New Roman" w:hAnsi="Times New Roman" w:cs="Times New Roman"/>
            <w:color w:val="131413"/>
            <w:sz w:val="24"/>
            <w:szCs w:val="24"/>
            <w:lang w:val="en-US"/>
          </w:rPr>
          <w:delText xml:space="preserve">are associated with </w:delText>
        </w:r>
      </w:del>
      <w:ins w:id="576" w:author="Venera Gashaj" w:date="2023-05-04T20:24:00Z">
        <w:r w:rsidR="007512E2">
          <w:rPr>
            <w:rFonts w:ascii="Times New Roman" w:eastAsia="Times New Roman" w:hAnsi="Times New Roman" w:cs="Times New Roman"/>
            <w:color w:val="131413"/>
            <w:sz w:val="24"/>
            <w:szCs w:val="24"/>
            <w:lang w:val="en-US"/>
          </w:rPr>
          <w:t>and</w:t>
        </w:r>
        <w:r w:rsidR="007512E2" w:rsidRPr="00A20AEF">
          <w:rPr>
            <w:rFonts w:ascii="Times New Roman" w:eastAsia="Times New Roman" w:hAnsi="Times New Roman" w:cs="Times New Roman"/>
            <w:color w:val="131413"/>
            <w:sz w:val="24"/>
            <w:szCs w:val="24"/>
            <w:lang w:val="en-US"/>
          </w:rPr>
          <w:t xml:space="preserve"> </w:t>
        </w:r>
      </w:ins>
      <w:r w:rsidR="007512E2" w:rsidRPr="00A20AEF">
        <w:rPr>
          <w:rFonts w:ascii="Times New Roman" w:eastAsia="Times New Roman" w:hAnsi="Times New Roman" w:cs="Times New Roman"/>
          <w:color w:val="131413"/>
          <w:sz w:val="24"/>
          <w:szCs w:val="24"/>
          <w:lang w:val="en-US"/>
        </w:rPr>
        <w:t>more complex mathematical tasks</w:t>
      </w:r>
      <w:r w:rsidR="007512E2">
        <w:rPr>
          <w:rFonts w:ascii="Times New Roman" w:eastAsia="Times New Roman" w:hAnsi="Times New Roman" w:cs="Times New Roman"/>
          <w:color w:val="131413"/>
          <w:sz w:val="24"/>
          <w:szCs w:val="24"/>
          <w:lang w:val="en-US"/>
        </w:rPr>
        <w:t xml:space="preserve"> </w:t>
      </w:r>
      <w:ins w:id="577" w:author="Venera Gashaj" w:date="2023-05-04T20:24:00Z">
        <w:r w:rsidR="007512E2">
          <w:rPr>
            <w:rFonts w:ascii="Times New Roman" w:eastAsia="Times New Roman" w:hAnsi="Times New Roman" w:cs="Times New Roman"/>
            <w:color w:val="131413"/>
            <w:sz w:val="24"/>
            <w:szCs w:val="24"/>
            <w:lang w:val="en-US"/>
          </w:rPr>
          <w:t xml:space="preserve">was reported in previous research </w:t>
        </w:r>
      </w:ins>
      <w:r w:rsidRPr="00A20AEF">
        <w:rPr>
          <w:rFonts w:ascii="Times New Roman" w:eastAsia="Times New Roman" w:hAnsi="Times New Roman" w:cs="Times New Roman"/>
          <w:color w:val="131413"/>
          <w:sz w:val="24"/>
          <w:szCs w:val="24"/>
          <w:lang w:val="en-US"/>
        </w:rPr>
        <w:t xml:space="preserve">(Molina del Río, Guevara, Hernández González, Hidalgo Aguirre, &amp; Cruz </w:t>
      </w:r>
      <w:proofErr w:type="spellStart"/>
      <w:r w:rsidRPr="00A20AEF">
        <w:rPr>
          <w:rFonts w:ascii="Times New Roman" w:eastAsia="Times New Roman" w:hAnsi="Times New Roman" w:cs="Times New Roman"/>
          <w:color w:val="131413"/>
          <w:sz w:val="24"/>
          <w:szCs w:val="24"/>
          <w:lang w:val="en-US"/>
        </w:rPr>
        <w:t>Alguilar</w:t>
      </w:r>
      <w:proofErr w:type="spellEnd"/>
      <w:r w:rsidRPr="00A20AEF">
        <w:rPr>
          <w:rFonts w:ascii="Times New Roman" w:eastAsia="Times New Roman" w:hAnsi="Times New Roman" w:cs="Times New Roman"/>
          <w:color w:val="131413"/>
          <w:sz w:val="24"/>
          <w:szCs w:val="24"/>
          <w:lang w:val="en-US"/>
        </w:rPr>
        <w:t>, 2019</w:t>
      </w:r>
      <w:del w:id="578" w:author="Venera Gashaj" w:date="2023-05-04T20:24:00Z">
        <w:r w:rsidRPr="00A20AEF">
          <w:rPr>
            <w:rFonts w:ascii="Times New Roman" w:eastAsia="Times New Roman" w:hAnsi="Times New Roman" w:cs="Times New Roman"/>
            <w:color w:val="131413"/>
            <w:sz w:val="24"/>
            <w:szCs w:val="24"/>
            <w:lang w:val="en-US"/>
          </w:rPr>
          <w:delText xml:space="preserve">), the present study </w:delText>
        </w:r>
        <w:r w:rsidR="00B2023E">
          <w:rPr>
            <w:rFonts w:ascii="Times New Roman" w:eastAsia="Times New Roman" w:hAnsi="Times New Roman" w:cs="Times New Roman"/>
            <w:color w:val="131413"/>
            <w:sz w:val="24"/>
            <w:szCs w:val="24"/>
            <w:lang w:val="en-US"/>
          </w:rPr>
          <w:delText>did</w:delText>
        </w:r>
        <w:r w:rsidR="00B2023E" w:rsidRPr="00A20AEF">
          <w:rPr>
            <w:rFonts w:ascii="Times New Roman" w:eastAsia="Times New Roman" w:hAnsi="Times New Roman" w:cs="Times New Roman"/>
            <w:color w:val="131413"/>
            <w:sz w:val="24"/>
            <w:szCs w:val="24"/>
            <w:lang w:val="en-US"/>
          </w:rPr>
          <w:delText xml:space="preserve"> </w:delText>
        </w:r>
        <w:r w:rsidRPr="00A20AEF">
          <w:rPr>
            <w:rFonts w:ascii="Times New Roman" w:eastAsia="Times New Roman" w:hAnsi="Times New Roman" w:cs="Times New Roman"/>
            <w:color w:val="131413"/>
            <w:sz w:val="24"/>
            <w:szCs w:val="24"/>
            <w:lang w:val="en-US"/>
          </w:rPr>
          <w:delText>not find such an effect.</w:delText>
        </w:r>
        <w:r w:rsidR="001022DE">
          <w:rPr>
            <w:rFonts w:ascii="Times New Roman" w:eastAsia="Times New Roman" w:hAnsi="Times New Roman" w:cs="Times New Roman"/>
            <w:color w:val="131413"/>
            <w:sz w:val="24"/>
            <w:szCs w:val="24"/>
            <w:lang w:val="en-US"/>
          </w:rPr>
          <w:delText xml:space="preserve"> One</w:delText>
        </w:r>
        <w:r w:rsidRPr="00A20AEF">
          <w:rPr>
            <w:rFonts w:ascii="Times New Roman" w:eastAsia="Times New Roman" w:hAnsi="Times New Roman" w:cs="Times New Roman"/>
            <w:color w:val="131413"/>
            <w:sz w:val="24"/>
            <w:szCs w:val="24"/>
            <w:lang w:val="en-US"/>
          </w:rPr>
          <w:delText xml:space="preserve"> explanation could be that </w:delText>
        </w:r>
        <w:r w:rsidR="00B2023E">
          <w:rPr>
            <w:rFonts w:ascii="Times New Roman" w:eastAsia="Times New Roman" w:hAnsi="Times New Roman" w:cs="Times New Roman"/>
            <w:color w:val="131413"/>
            <w:sz w:val="24"/>
            <w:szCs w:val="24"/>
            <w:lang w:val="en-US"/>
          </w:rPr>
          <w:delText>although</w:delText>
        </w:r>
        <w:r w:rsidR="00B2023E" w:rsidRPr="00A20AEF">
          <w:rPr>
            <w:rFonts w:ascii="Times New Roman" w:eastAsia="Times New Roman" w:hAnsi="Times New Roman" w:cs="Times New Roman"/>
            <w:color w:val="131413"/>
            <w:sz w:val="24"/>
            <w:szCs w:val="24"/>
            <w:lang w:val="en-US"/>
          </w:rPr>
          <w:delText xml:space="preserve"> </w:delText>
        </w:r>
        <w:r w:rsidRPr="00A20AEF">
          <w:rPr>
            <w:rFonts w:ascii="Times New Roman" w:eastAsia="Times New Roman" w:hAnsi="Times New Roman" w:cs="Times New Roman"/>
            <w:color w:val="131413"/>
            <w:sz w:val="24"/>
            <w:szCs w:val="24"/>
            <w:lang w:val="en-US"/>
          </w:rPr>
          <w:delText xml:space="preserve">the two </w:delText>
        </w:r>
        <w:r w:rsidR="004A58B4">
          <w:rPr>
            <w:rFonts w:ascii="Times New Roman" w:eastAsia="Times New Roman" w:hAnsi="Times New Roman" w:cs="Times New Roman"/>
            <w:color w:val="131413"/>
            <w:sz w:val="24"/>
            <w:szCs w:val="24"/>
            <w:lang w:val="en-US"/>
          </w:rPr>
          <w:delText>demonstration</w:delText>
        </w:r>
        <w:r w:rsidRPr="00A20AEF">
          <w:rPr>
            <w:rFonts w:ascii="Times New Roman" w:eastAsia="Times New Roman" w:hAnsi="Times New Roman" w:cs="Times New Roman"/>
            <w:color w:val="131413"/>
            <w:sz w:val="24"/>
            <w:szCs w:val="24"/>
            <w:lang w:val="en-US"/>
          </w:rPr>
          <w:delText xml:space="preserve">s differed in their format, the complexity of the content was kept </w:delText>
        </w:r>
        <w:r w:rsidR="00F20403">
          <w:rPr>
            <w:rFonts w:ascii="Times New Roman" w:eastAsia="Times New Roman" w:hAnsi="Times New Roman" w:cs="Times New Roman"/>
            <w:color w:val="131413"/>
            <w:sz w:val="24"/>
            <w:szCs w:val="24"/>
            <w:lang w:val="en-US"/>
          </w:rPr>
          <w:delText>similar</w:delText>
        </w:r>
        <w:r w:rsidRPr="00A20AEF">
          <w:rPr>
            <w:rFonts w:ascii="Times New Roman" w:eastAsia="Times New Roman" w:hAnsi="Times New Roman" w:cs="Times New Roman"/>
            <w:color w:val="131413"/>
            <w:sz w:val="24"/>
            <w:szCs w:val="24"/>
            <w:lang w:val="en-US"/>
          </w:rPr>
          <w:delText xml:space="preserve">. </w:delText>
        </w:r>
        <w:r w:rsidR="00B2023E">
          <w:rPr>
            <w:rFonts w:ascii="Times New Roman" w:eastAsia="Times New Roman" w:hAnsi="Times New Roman" w:cs="Times New Roman"/>
            <w:color w:val="131413"/>
            <w:sz w:val="24"/>
            <w:szCs w:val="24"/>
            <w:lang w:val="en-US"/>
          </w:rPr>
          <w:delText>T</w:delText>
        </w:r>
        <w:r w:rsidR="006831B8">
          <w:rPr>
            <w:rFonts w:ascii="Times New Roman" w:eastAsia="Times New Roman" w:hAnsi="Times New Roman" w:cs="Times New Roman"/>
            <w:color w:val="131413"/>
            <w:sz w:val="24"/>
            <w:szCs w:val="24"/>
            <w:lang w:val="en-US"/>
          </w:rPr>
          <w:delText>here is some evidence that</w:delText>
        </w:r>
        <w:r w:rsidRPr="00A20AEF">
          <w:rPr>
            <w:rFonts w:ascii="Times New Roman" w:eastAsia="Times New Roman" w:hAnsi="Times New Roman" w:cs="Times New Roman"/>
            <w:color w:val="131413"/>
            <w:sz w:val="24"/>
            <w:szCs w:val="24"/>
            <w:lang w:val="en-US"/>
          </w:rPr>
          <w:delText xml:space="preserve"> a difference in gamma oscillations might be associated with the absolute complexity of a task</w:delText>
        </w:r>
        <w:r w:rsidR="006831B8">
          <w:rPr>
            <w:rFonts w:ascii="Times New Roman" w:eastAsia="Times New Roman" w:hAnsi="Times New Roman" w:cs="Times New Roman"/>
            <w:color w:val="131413"/>
            <w:sz w:val="24"/>
            <w:szCs w:val="24"/>
            <w:lang w:val="en-US"/>
          </w:rPr>
          <w:delText xml:space="preserve"> </w:delText>
        </w:r>
        <w:r w:rsidR="006831B8" w:rsidRPr="00A20AEF">
          <w:rPr>
            <w:rFonts w:ascii="Times New Roman" w:eastAsia="Times New Roman" w:hAnsi="Times New Roman" w:cs="Times New Roman"/>
            <w:color w:val="131413"/>
            <w:sz w:val="24"/>
            <w:szCs w:val="24"/>
            <w:lang w:val="en-US"/>
          </w:rPr>
          <w:delText>(Molina del Río et al., 2019)</w:delText>
        </w:r>
        <w:r w:rsidR="006831B8">
          <w:rPr>
            <w:rFonts w:ascii="Times New Roman" w:eastAsia="Times New Roman" w:hAnsi="Times New Roman" w:cs="Times New Roman"/>
            <w:color w:val="131413"/>
            <w:sz w:val="24"/>
            <w:szCs w:val="24"/>
            <w:lang w:val="en-US"/>
          </w:rPr>
          <w:delText>,</w:delText>
        </w:r>
        <w:r w:rsidRPr="00A20AEF">
          <w:rPr>
            <w:rFonts w:ascii="Times New Roman" w:eastAsia="Times New Roman" w:hAnsi="Times New Roman" w:cs="Times New Roman"/>
            <w:color w:val="131413"/>
            <w:sz w:val="24"/>
            <w:szCs w:val="24"/>
            <w:lang w:val="en-US"/>
          </w:rPr>
          <w:delText xml:space="preserve"> rather than the format of the task.</w:delText>
        </w:r>
      </w:del>
      <w:ins w:id="579" w:author="Venera Gashaj" w:date="2023-05-04T20:24:00Z">
        <w:r w:rsidRPr="00A20AEF">
          <w:rPr>
            <w:rFonts w:ascii="Times New Roman" w:eastAsia="Times New Roman" w:hAnsi="Times New Roman" w:cs="Times New Roman"/>
            <w:color w:val="131413"/>
            <w:sz w:val="24"/>
            <w:szCs w:val="24"/>
            <w:lang w:val="en-US"/>
          </w:rPr>
          <w:t>).</w:t>
        </w:r>
      </w:ins>
      <w:r w:rsidR="001022DE">
        <w:rPr>
          <w:rFonts w:ascii="Times New Roman" w:eastAsia="Times New Roman" w:hAnsi="Times New Roman" w:cs="Times New Roman"/>
          <w:color w:val="131413"/>
          <w:sz w:val="24"/>
          <w:szCs w:val="24"/>
          <w:lang w:val="en-US"/>
        </w:rPr>
        <w:t xml:space="preserve"> Interestingly, </w:t>
      </w:r>
      <w:del w:id="580" w:author="Venera Gashaj" w:date="2023-05-04T20:24:00Z">
        <w:r w:rsidR="001022DE">
          <w:rPr>
            <w:rFonts w:ascii="Times New Roman" w:eastAsia="Times New Roman" w:hAnsi="Times New Roman" w:cs="Times New Roman"/>
            <w:color w:val="131413"/>
            <w:sz w:val="24"/>
            <w:szCs w:val="24"/>
            <w:lang w:val="en-US"/>
          </w:rPr>
          <w:delText xml:space="preserve">one of the </w:delText>
        </w:r>
      </w:del>
      <w:ins w:id="581" w:author="Venera Gashaj" w:date="2023-05-04T20:24:00Z">
        <w:r w:rsidR="007512E2">
          <w:rPr>
            <w:rFonts w:ascii="Times New Roman" w:eastAsia="Times New Roman" w:hAnsi="Times New Roman" w:cs="Times New Roman"/>
            <w:color w:val="131413"/>
            <w:sz w:val="24"/>
            <w:szCs w:val="24"/>
            <w:lang w:val="en-US"/>
          </w:rPr>
          <w:t xml:space="preserve">this effect was only shown in two </w:t>
        </w:r>
      </w:ins>
      <w:r w:rsidR="007512E2">
        <w:rPr>
          <w:rFonts w:ascii="Times New Roman" w:eastAsia="Times New Roman" w:hAnsi="Times New Roman" w:cs="Times New Roman"/>
          <w:color w:val="131413"/>
          <w:sz w:val="24"/>
          <w:szCs w:val="24"/>
          <w:lang w:val="en-US"/>
        </w:rPr>
        <w:t>electrodes</w:t>
      </w:r>
      <w:del w:id="582" w:author="Venera Gashaj" w:date="2023-05-04T20:24:00Z">
        <w:r w:rsidR="001022DE">
          <w:rPr>
            <w:rFonts w:ascii="Times New Roman" w:eastAsia="Times New Roman" w:hAnsi="Times New Roman" w:cs="Times New Roman"/>
            <w:color w:val="131413"/>
            <w:sz w:val="24"/>
            <w:szCs w:val="24"/>
            <w:lang w:val="en-US"/>
          </w:rPr>
          <w:delText xml:space="preserve"> behaved differently than</w:delText>
        </w:r>
      </w:del>
      <w:ins w:id="583" w:author="Venera Gashaj" w:date="2023-05-04T20:24:00Z">
        <w:r w:rsidR="007512E2">
          <w:rPr>
            <w:rFonts w:ascii="Times New Roman" w:eastAsia="Times New Roman" w:hAnsi="Times New Roman" w:cs="Times New Roman"/>
            <w:color w:val="131413"/>
            <w:sz w:val="24"/>
            <w:szCs w:val="24"/>
            <w:lang w:val="en-US"/>
          </w:rPr>
          <w:t xml:space="preserve">, namely the </w:t>
        </w:r>
        <w:proofErr w:type="spellStart"/>
        <w:r w:rsidR="007512E2">
          <w:rPr>
            <w:rFonts w:ascii="Times New Roman" w:eastAsia="Times New Roman" w:hAnsi="Times New Roman" w:cs="Times New Roman"/>
            <w:color w:val="131413"/>
            <w:sz w:val="24"/>
            <w:szCs w:val="24"/>
            <w:lang w:val="en-US"/>
          </w:rPr>
          <w:t>fronto</w:t>
        </w:r>
        <w:proofErr w:type="spellEnd"/>
        <w:r w:rsidR="007512E2">
          <w:rPr>
            <w:rFonts w:ascii="Times New Roman" w:eastAsia="Times New Roman" w:hAnsi="Times New Roman" w:cs="Times New Roman"/>
            <w:color w:val="131413"/>
            <w:sz w:val="24"/>
            <w:szCs w:val="24"/>
            <w:lang w:val="en-US"/>
          </w:rPr>
          <w:t>-central (</w:t>
        </w:r>
        <w:proofErr w:type="spellStart"/>
        <w:r w:rsidR="007512E2">
          <w:rPr>
            <w:rFonts w:ascii="Times New Roman" w:eastAsia="Times New Roman" w:hAnsi="Times New Roman" w:cs="Times New Roman"/>
            <w:color w:val="131413"/>
            <w:sz w:val="24"/>
            <w:szCs w:val="24"/>
            <w:lang w:val="en-US"/>
          </w:rPr>
          <w:t>FCz</w:t>
        </w:r>
        <w:proofErr w:type="spellEnd"/>
        <w:r w:rsidR="007512E2">
          <w:rPr>
            <w:rFonts w:ascii="Times New Roman" w:eastAsia="Times New Roman" w:hAnsi="Times New Roman" w:cs="Times New Roman"/>
            <w:color w:val="131413"/>
            <w:sz w:val="24"/>
            <w:szCs w:val="24"/>
            <w:lang w:val="en-US"/>
          </w:rPr>
          <w:t>), and</w:t>
        </w:r>
      </w:ins>
      <w:r w:rsidR="007512E2">
        <w:rPr>
          <w:rFonts w:ascii="Times New Roman" w:eastAsia="Times New Roman" w:hAnsi="Times New Roman" w:cs="Times New Roman"/>
          <w:color w:val="131413"/>
          <w:sz w:val="24"/>
          <w:szCs w:val="24"/>
          <w:lang w:val="en-US"/>
        </w:rPr>
        <w:t xml:space="preserve"> the</w:t>
      </w:r>
      <w:r w:rsidR="001022DE">
        <w:rPr>
          <w:rFonts w:ascii="Times New Roman" w:eastAsia="Times New Roman" w:hAnsi="Times New Roman" w:cs="Times New Roman"/>
          <w:color w:val="131413"/>
          <w:sz w:val="24"/>
          <w:szCs w:val="24"/>
          <w:lang w:val="en-US"/>
        </w:rPr>
        <w:t xml:space="preserve"> </w:t>
      </w:r>
      <w:del w:id="584" w:author="Venera Gashaj" w:date="2023-05-04T20:24:00Z">
        <w:r w:rsidR="001022DE">
          <w:rPr>
            <w:rFonts w:ascii="Times New Roman" w:eastAsia="Times New Roman" w:hAnsi="Times New Roman" w:cs="Times New Roman"/>
            <w:color w:val="131413"/>
            <w:sz w:val="24"/>
            <w:szCs w:val="24"/>
            <w:lang w:val="en-US"/>
          </w:rPr>
          <w:delText xml:space="preserve">others. The </w:delText>
        </w:r>
      </w:del>
      <w:commentRangeStart w:id="585"/>
      <w:commentRangeStart w:id="586"/>
      <w:r w:rsidR="001022DE">
        <w:rPr>
          <w:rFonts w:ascii="Times New Roman" w:eastAsia="Times New Roman" w:hAnsi="Times New Roman" w:cs="Times New Roman"/>
          <w:color w:val="131413"/>
          <w:sz w:val="24"/>
          <w:szCs w:val="24"/>
          <w:lang w:val="en-US"/>
        </w:rPr>
        <w:t xml:space="preserve">rightmost frontal electrode </w:t>
      </w:r>
      <w:ins w:id="587" w:author="Venera Gashaj" w:date="2023-05-04T20:24:00Z">
        <w:r w:rsidR="007512E2">
          <w:rPr>
            <w:rFonts w:ascii="Times New Roman" w:eastAsia="Times New Roman" w:hAnsi="Times New Roman" w:cs="Times New Roman"/>
            <w:color w:val="131413"/>
            <w:sz w:val="24"/>
            <w:szCs w:val="24"/>
            <w:lang w:val="en-US"/>
          </w:rPr>
          <w:t xml:space="preserve">(FC4) </w:t>
        </w:r>
      </w:ins>
      <w:r w:rsidR="001022DE">
        <w:rPr>
          <w:rFonts w:ascii="Times New Roman" w:eastAsia="Times New Roman" w:hAnsi="Times New Roman" w:cs="Times New Roman"/>
          <w:color w:val="131413"/>
          <w:sz w:val="24"/>
          <w:szCs w:val="24"/>
          <w:lang w:val="en-US"/>
        </w:rPr>
        <w:t xml:space="preserve">showed lower </w:t>
      </w:r>
      <w:commentRangeEnd w:id="585"/>
      <w:r w:rsidR="00BB6B2B">
        <w:rPr>
          <w:rStyle w:val="CommentReference"/>
        </w:rPr>
        <w:commentReference w:id="585"/>
      </w:r>
      <w:commentRangeEnd w:id="586"/>
      <w:r w:rsidR="00BF13F7">
        <w:rPr>
          <w:rStyle w:val="CommentReference"/>
        </w:rPr>
        <w:commentReference w:id="586"/>
      </w:r>
      <w:r w:rsidR="001022DE">
        <w:rPr>
          <w:rFonts w:ascii="Times New Roman" w:eastAsia="Times New Roman" w:hAnsi="Times New Roman" w:cs="Times New Roman"/>
          <w:color w:val="131413"/>
          <w:sz w:val="24"/>
          <w:szCs w:val="24"/>
          <w:lang w:val="en-US"/>
        </w:rPr>
        <w:t xml:space="preserve">gamma power for </w:t>
      </w:r>
      <w:ins w:id="588" w:author="Venera Gashaj" w:date="2023-05-04T20:24:00Z">
        <w:r w:rsidR="001022DE">
          <w:rPr>
            <w:rFonts w:ascii="Times New Roman" w:eastAsia="Times New Roman" w:hAnsi="Times New Roman" w:cs="Times New Roman"/>
            <w:color w:val="131413"/>
            <w:sz w:val="24"/>
            <w:szCs w:val="24"/>
            <w:lang w:val="en-US"/>
          </w:rPr>
          <w:t xml:space="preserve">symbolic than </w:t>
        </w:r>
      </w:ins>
      <w:r w:rsidR="007512E2">
        <w:rPr>
          <w:rFonts w:ascii="Times New Roman" w:eastAsia="Times New Roman" w:hAnsi="Times New Roman" w:cs="Times New Roman"/>
          <w:color w:val="131413"/>
          <w:sz w:val="24"/>
          <w:szCs w:val="24"/>
          <w:lang w:val="en-US"/>
        </w:rPr>
        <w:t>non-</w:t>
      </w:r>
      <w:r w:rsidR="001022DE">
        <w:rPr>
          <w:rFonts w:ascii="Times New Roman" w:eastAsia="Times New Roman" w:hAnsi="Times New Roman" w:cs="Times New Roman"/>
          <w:color w:val="131413"/>
          <w:sz w:val="24"/>
          <w:szCs w:val="24"/>
          <w:lang w:val="en-US"/>
        </w:rPr>
        <w:t xml:space="preserve">symbolic </w:t>
      </w:r>
      <w:r w:rsidR="004A58B4">
        <w:rPr>
          <w:rFonts w:ascii="Times New Roman" w:eastAsia="Times New Roman" w:hAnsi="Times New Roman" w:cs="Times New Roman"/>
          <w:color w:val="131413"/>
          <w:sz w:val="24"/>
          <w:szCs w:val="24"/>
          <w:lang w:val="en-US"/>
        </w:rPr>
        <w:t>demonstration</w:t>
      </w:r>
      <w:r w:rsidR="001022DE">
        <w:rPr>
          <w:rFonts w:ascii="Times New Roman" w:eastAsia="Times New Roman" w:hAnsi="Times New Roman" w:cs="Times New Roman"/>
          <w:color w:val="131413"/>
          <w:sz w:val="24"/>
          <w:szCs w:val="24"/>
          <w:lang w:val="en-US"/>
        </w:rPr>
        <w:t>s</w:t>
      </w:r>
      <w:del w:id="589" w:author="Venera Gashaj" w:date="2023-05-04T20:24:00Z">
        <w:r w:rsidR="001022DE">
          <w:rPr>
            <w:rFonts w:ascii="Times New Roman" w:eastAsia="Times New Roman" w:hAnsi="Times New Roman" w:cs="Times New Roman"/>
            <w:color w:val="131413"/>
            <w:sz w:val="24"/>
            <w:szCs w:val="24"/>
            <w:lang w:val="en-US"/>
          </w:rPr>
          <w:delText xml:space="preserve"> than symbolic </w:delText>
        </w:r>
        <w:r w:rsidR="004A58B4">
          <w:rPr>
            <w:rFonts w:ascii="Times New Roman" w:eastAsia="Times New Roman" w:hAnsi="Times New Roman" w:cs="Times New Roman"/>
            <w:color w:val="131413"/>
            <w:sz w:val="24"/>
            <w:szCs w:val="24"/>
            <w:lang w:val="en-US"/>
          </w:rPr>
          <w:delText>demonstration</w:delText>
        </w:r>
        <w:r w:rsidR="001022DE">
          <w:rPr>
            <w:rFonts w:ascii="Times New Roman" w:eastAsia="Times New Roman" w:hAnsi="Times New Roman" w:cs="Times New Roman"/>
            <w:color w:val="131413"/>
            <w:sz w:val="24"/>
            <w:szCs w:val="24"/>
            <w:lang w:val="en-US"/>
          </w:rPr>
          <w:delText>s, this was reversed</w:delText>
        </w:r>
      </w:del>
      <w:ins w:id="590" w:author="Venera Gashaj" w:date="2023-05-04T20:24:00Z">
        <w:r w:rsidR="007512E2">
          <w:rPr>
            <w:rFonts w:ascii="Times New Roman" w:eastAsia="Times New Roman" w:hAnsi="Times New Roman" w:cs="Times New Roman"/>
            <w:color w:val="131413"/>
            <w:sz w:val="24"/>
            <w:szCs w:val="24"/>
            <w:lang w:val="en-US"/>
          </w:rPr>
          <w:t>.</w:t>
        </w:r>
        <w:r w:rsidR="001022DE">
          <w:rPr>
            <w:rFonts w:ascii="Times New Roman" w:eastAsia="Times New Roman" w:hAnsi="Times New Roman" w:cs="Times New Roman"/>
            <w:color w:val="131413"/>
            <w:sz w:val="24"/>
            <w:szCs w:val="24"/>
            <w:lang w:val="en-US"/>
          </w:rPr>
          <w:t xml:space="preserve"> </w:t>
        </w:r>
        <w:r w:rsidR="007512E2">
          <w:rPr>
            <w:rFonts w:ascii="Times New Roman" w:eastAsia="Times New Roman" w:hAnsi="Times New Roman" w:cs="Times New Roman"/>
            <w:color w:val="131413"/>
            <w:sz w:val="24"/>
            <w:szCs w:val="24"/>
            <w:lang w:val="en-US"/>
          </w:rPr>
          <w:t>These two</w:t>
        </w:r>
        <w:r w:rsidR="001022DE">
          <w:rPr>
            <w:rFonts w:ascii="Times New Roman" w:eastAsia="Times New Roman" w:hAnsi="Times New Roman" w:cs="Times New Roman"/>
            <w:color w:val="131413"/>
            <w:sz w:val="24"/>
            <w:szCs w:val="24"/>
            <w:lang w:val="en-US"/>
          </w:rPr>
          <w:t xml:space="preserve"> </w:t>
        </w:r>
        <w:r w:rsidR="007512E2">
          <w:rPr>
            <w:rFonts w:ascii="Times New Roman" w:eastAsia="Times New Roman" w:hAnsi="Times New Roman" w:cs="Times New Roman"/>
            <w:color w:val="131413"/>
            <w:sz w:val="24"/>
            <w:szCs w:val="24"/>
            <w:lang w:val="en-US"/>
          </w:rPr>
          <w:t>electrodes behaved differently than the others</w:t>
        </w:r>
        <w:r w:rsidR="005B0E5A">
          <w:rPr>
            <w:rFonts w:ascii="Times New Roman" w:eastAsia="Times New Roman" w:hAnsi="Times New Roman" w:cs="Times New Roman"/>
            <w:color w:val="131413"/>
            <w:sz w:val="24"/>
            <w:szCs w:val="24"/>
            <w:lang w:val="en-US"/>
          </w:rPr>
          <w:t>, suggesting a</w:t>
        </w:r>
        <w:r w:rsidR="005B0E5A" w:rsidRPr="005B0E5A">
          <w:rPr>
            <w:rFonts w:ascii="Times New Roman" w:eastAsia="Times New Roman" w:hAnsi="Times New Roman" w:cs="Times New Roman"/>
            <w:color w:val="131413"/>
            <w:sz w:val="24"/>
            <w:szCs w:val="24"/>
            <w:lang w:val="en-US"/>
          </w:rPr>
          <w:t xml:space="preserve"> lateraliz</w:t>
        </w:r>
        <w:r w:rsidR="005B0E5A">
          <w:rPr>
            <w:rFonts w:ascii="Times New Roman" w:eastAsia="Times New Roman" w:hAnsi="Times New Roman" w:cs="Times New Roman"/>
            <w:color w:val="131413"/>
            <w:sz w:val="24"/>
            <w:szCs w:val="24"/>
            <w:lang w:val="en-US"/>
          </w:rPr>
          <w:t>ation</w:t>
        </w:r>
      </w:ins>
      <w:r w:rsidR="005B0E5A" w:rsidRPr="005B0E5A">
        <w:rPr>
          <w:rFonts w:ascii="Times New Roman" w:eastAsia="Times New Roman" w:hAnsi="Times New Roman" w:cs="Times New Roman"/>
          <w:color w:val="131413"/>
          <w:sz w:val="24"/>
          <w:szCs w:val="24"/>
          <w:lang w:val="en-US"/>
        </w:rPr>
        <w:t xml:space="preserve"> in the </w:t>
      </w:r>
      <w:ins w:id="591" w:author="Venera Gashaj" w:date="2023-05-04T20:24:00Z">
        <w:r w:rsidR="005B0E5A" w:rsidRPr="005B0E5A">
          <w:rPr>
            <w:rFonts w:ascii="Times New Roman" w:eastAsia="Times New Roman" w:hAnsi="Times New Roman" w:cs="Times New Roman"/>
            <w:color w:val="131413"/>
            <w:sz w:val="24"/>
            <w:szCs w:val="24"/>
            <w:lang w:val="en-US"/>
          </w:rPr>
          <w:t>right hemisphere</w:t>
        </w:r>
        <w:r w:rsidR="007512E2">
          <w:rPr>
            <w:rFonts w:ascii="Times New Roman" w:eastAsia="Times New Roman" w:hAnsi="Times New Roman" w:cs="Times New Roman"/>
            <w:color w:val="131413"/>
            <w:sz w:val="24"/>
            <w:szCs w:val="24"/>
            <w:lang w:val="en-US"/>
          </w:rPr>
          <w:t xml:space="preserve">. </w:t>
        </w:r>
        <w:r w:rsidR="005B0E5A">
          <w:rPr>
            <w:rFonts w:ascii="Times New Roman" w:eastAsia="Times New Roman" w:hAnsi="Times New Roman" w:cs="Times New Roman"/>
            <w:color w:val="131413"/>
            <w:sz w:val="24"/>
            <w:szCs w:val="24"/>
            <w:lang w:val="en-US"/>
          </w:rPr>
          <w:t>Previous</w:t>
        </w:r>
        <w:r w:rsidR="005B0E5A" w:rsidRPr="005B0E5A">
          <w:rPr>
            <w:rFonts w:ascii="Times New Roman" w:eastAsia="Times New Roman" w:hAnsi="Times New Roman" w:cs="Times New Roman"/>
            <w:color w:val="131413"/>
            <w:sz w:val="24"/>
            <w:szCs w:val="24"/>
            <w:lang w:val="en-US"/>
          </w:rPr>
          <w:t xml:space="preserve"> research on mathematical problem-solving </w:t>
        </w:r>
        <w:r w:rsidR="005B0E5A">
          <w:rPr>
            <w:rFonts w:ascii="Times New Roman" w:eastAsia="Times New Roman" w:hAnsi="Times New Roman" w:cs="Times New Roman"/>
            <w:color w:val="131413"/>
            <w:sz w:val="24"/>
            <w:szCs w:val="24"/>
            <w:lang w:val="en-US"/>
          </w:rPr>
          <w:t xml:space="preserve">has shown a lateralization in the right hemisphere with increasing solution times </w:t>
        </w:r>
        <w:r w:rsidR="005B0E5A" w:rsidRPr="005B0E5A">
          <w:rPr>
            <w:rFonts w:ascii="Times New Roman" w:eastAsia="Times New Roman" w:hAnsi="Times New Roman" w:cs="Times New Roman"/>
            <w:color w:val="131413"/>
            <w:sz w:val="24"/>
            <w:szCs w:val="24"/>
            <w:lang w:val="en-US"/>
          </w:rPr>
          <w:t>(Lin et al., 2015).</w:t>
        </w:r>
        <w:r w:rsidR="005B0E5A">
          <w:rPr>
            <w:rFonts w:ascii="Times New Roman" w:eastAsia="Times New Roman" w:hAnsi="Times New Roman" w:cs="Times New Roman"/>
            <w:color w:val="131413"/>
            <w:sz w:val="24"/>
            <w:szCs w:val="24"/>
            <w:lang w:val="en-US"/>
          </w:rPr>
          <w:t xml:space="preserve"> </w:t>
        </w:r>
        <w:r w:rsidR="005B0E5A" w:rsidRPr="005B0E5A">
          <w:rPr>
            <w:rFonts w:ascii="Times New Roman" w:eastAsia="Times New Roman" w:hAnsi="Times New Roman" w:cs="Times New Roman"/>
            <w:color w:val="131413"/>
            <w:sz w:val="24"/>
            <w:szCs w:val="24"/>
            <w:lang w:val="en-US"/>
          </w:rPr>
          <w:t xml:space="preserve">This lateralization could be related to the involvement </w:t>
        </w:r>
        <w:r w:rsidR="00250AB9">
          <w:rPr>
            <w:rFonts w:ascii="Times New Roman" w:eastAsia="Times New Roman" w:hAnsi="Times New Roman" w:cs="Times New Roman"/>
            <w:color w:val="131413"/>
            <w:sz w:val="24"/>
            <w:szCs w:val="24"/>
            <w:lang w:val="en-US"/>
          </w:rPr>
          <w:t xml:space="preserve">of </w:t>
        </w:r>
        <w:r w:rsidR="009755E3">
          <w:rPr>
            <w:rFonts w:ascii="Times New Roman" w:eastAsia="Times New Roman" w:hAnsi="Times New Roman" w:cs="Times New Roman"/>
            <w:color w:val="131413"/>
            <w:sz w:val="24"/>
            <w:szCs w:val="24"/>
            <w:lang w:val="en-US"/>
          </w:rPr>
          <w:t>visual attention (</w:t>
        </w:r>
        <w:proofErr w:type="spellStart"/>
        <w:r w:rsidR="009755E3" w:rsidRPr="009755E3">
          <w:rPr>
            <w:rFonts w:ascii="Times New Roman" w:eastAsia="Times New Roman" w:hAnsi="Times New Roman" w:cs="Times New Roman"/>
            <w:color w:val="131413"/>
            <w:sz w:val="24"/>
            <w:szCs w:val="24"/>
            <w:lang w:val="en-US"/>
          </w:rPr>
          <w:t>Rouhinen</w:t>
        </w:r>
        <w:proofErr w:type="spellEnd"/>
        <w:r w:rsidR="009755E3" w:rsidRPr="009755E3">
          <w:rPr>
            <w:rFonts w:ascii="Times New Roman" w:eastAsia="Times New Roman" w:hAnsi="Times New Roman" w:cs="Times New Roman"/>
            <w:color w:val="131413"/>
            <w:sz w:val="24"/>
            <w:szCs w:val="24"/>
            <w:lang w:val="en-US"/>
          </w:rPr>
          <w:t xml:space="preserve">, </w:t>
        </w:r>
        <w:proofErr w:type="spellStart"/>
        <w:r w:rsidR="009755E3" w:rsidRPr="009755E3">
          <w:rPr>
            <w:rFonts w:ascii="Times New Roman" w:eastAsia="Times New Roman" w:hAnsi="Times New Roman" w:cs="Times New Roman"/>
            <w:color w:val="131413"/>
            <w:sz w:val="24"/>
            <w:szCs w:val="24"/>
            <w:lang w:val="en-US"/>
          </w:rPr>
          <w:t>Panula</w:t>
        </w:r>
        <w:proofErr w:type="spellEnd"/>
        <w:r w:rsidR="009755E3" w:rsidRPr="009755E3">
          <w:rPr>
            <w:rFonts w:ascii="Times New Roman" w:eastAsia="Times New Roman" w:hAnsi="Times New Roman" w:cs="Times New Roman"/>
            <w:color w:val="131413"/>
            <w:sz w:val="24"/>
            <w:szCs w:val="24"/>
            <w:lang w:val="en-US"/>
          </w:rPr>
          <w:t xml:space="preserve">, </w:t>
        </w:r>
        <w:proofErr w:type="spellStart"/>
        <w:r w:rsidR="009755E3" w:rsidRPr="009755E3">
          <w:rPr>
            <w:rFonts w:ascii="Times New Roman" w:eastAsia="Times New Roman" w:hAnsi="Times New Roman" w:cs="Times New Roman"/>
            <w:color w:val="131413"/>
            <w:sz w:val="24"/>
            <w:szCs w:val="24"/>
            <w:lang w:val="en-US"/>
          </w:rPr>
          <w:t>Palva</w:t>
        </w:r>
        <w:proofErr w:type="spellEnd"/>
        <w:r w:rsidR="009755E3" w:rsidRPr="009755E3">
          <w:rPr>
            <w:rFonts w:ascii="Times New Roman" w:eastAsia="Times New Roman" w:hAnsi="Times New Roman" w:cs="Times New Roman"/>
            <w:color w:val="131413"/>
            <w:sz w:val="24"/>
            <w:szCs w:val="24"/>
            <w:lang w:val="en-US"/>
          </w:rPr>
          <w:t xml:space="preserve">, &amp; </w:t>
        </w:r>
        <w:proofErr w:type="spellStart"/>
        <w:r w:rsidR="009755E3" w:rsidRPr="009755E3">
          <w:rPr>
            <w:rFonts w:ascii="Times New Roman" w:eastAsia="Times New Roman" w:hAnsi="Times New Roman" w:cs="Times New Roman"/>
            <w:color w:val="131413"/>
            <w:sz w:val="24"/>
            <w:szCs w:val="24"/>
            <w:lang w:val="en-US"/>
          </w:rPr>
          <w:t>Palva</w:t>
        </w:r>
        <w:proofErr w:type="spellEnd"/>
        <w:r w:rsidR="009755E3" w:rsidRPr="009755E3">
          <w:rPr>
            <w:rFonts w:ascii="Times New Roman" w:eastAsia="Times New Roman" w:hAnsi="Times New Roman" w:cs="Times New Roman"/>
            <w:color w:val="131413"/>
            <w:sz w:val="24"/>
            <w:szCs w:val="24"/>
            <w:lang w:val="en-US"/>
          </w:rPr>
          <w:t>, 2013)</w:t>
        </w:r>
        <w:r w:rsidR="009755E3">
          <w:rPr>
            <w:rFonts w:ascii="Times New Roman" w:eastAsia="Times New Roman" w:hAnsi="Times New Roman" w:cs="Times New Roman"/>
            <w:color w:val="131413"/>
            <w:sz w:val="24"/>
            <w:szCs w:val="24"/>
            <w:lang w:val="en-US"/>
          </w:rPr>
          <w:t>, or insight (</w:t>
        </w:r>
        <w:r w:rsidR="009755E3" w:rsidRPr="009755E3">
          <w:rPr>
            <w:rFonts w:ascii="Times New Roman" w:eastAsia="Times New Roman" w:hAnsi="Times New Roman" w:cs="Times New Roman"/>
            <w:color w:val="131413"/>
            <w:sz w:val="24"/>
            <w:szCs w:val="24"/>
            <w:lang w:val="en-US"/>
          </w:rPr>
          <w:t>Shen</w:t>
        </w:r>
        <w:r w:rsidR="009755E3">
          <w:rPr>
            <w:rFonts w:ascii="Times New Roman" w:eastAsia="Times New Roman" w:hAnsi="Times New Roman" w:cs="Times New Roman"/>
            <w:color w:val="131413"/>
            <w:sz w:val="24"/>
            <w:szCs w:val="24"/>
            <w:lang w:val="en-US"/>
          </w:rPr>
          <w:t xml:space="preserve"> et al., </w:t>
        </w:r>
        <w:r w:rsidR="009755E3" w:rsidRPr="009755E3">
          <w:rPr>
            <w:rFonts w:ascii="Times New Roman" w:eastAsia="Times New Roman" w:hAnsi="Times New Roman" w:cs="Times New Roman"/>
            <w:color w:val="131413"/>
            <w:sz w:val="24"/>
            <w:szCs w:val="24"/>
            <w:lang w:val="en-US"/>
          </w:rPr>
          <w:t>2013).</w:t>
        </w:r>
      </w:ins>
      <w:moveToRangeStart w:id="592" w:author="Venera Gashaj" w:date="2023-05-04T20:24:00Z" w:name="move134124295"/>
      <w:moveTo w:id="593" w:author="Venera Gashaj" w:date="2023-05-04T20:24:00Z">
        <w:r w:rsidR="009755E3" w:rsidRPr="009755E3">
          <w:rPr>
            <w:rFonts w:ascii="Times New Roman" w:eastAsia="Times New Roman" w:hAnsi="Times New Roman" w:cs="Times New Roman"/>
            <w:color w:val="131413"/>
            <w:sz w:val="24"/>
            <w:szCs w:val="24"/>
            <w:lang w:val="en-US"/>
          </w:rPr>
          <w:t xml:space="preserve"> </w:t>
        </w:r>
        <w:r w:rsidR="001022DE">
          <w:rPr>
            <w:rFonts w:ascii="Times New Roman" w:eastAsia="Times New Roman" w:hAnsi="Times New Roman" w:cs="Times New Roman"/>
            <w:color w:val="131413"/>
            <w:sz w:val="24"/>
            <w:szCs w:val="24"/>
            <w:lang w:val="en-US"/>
          </w:rPr>
          <w:t xml:space="preserve">Further research is needed to dive deeper into the activity of specific electrodes as well as the investigation of the source of this activity. Our findings </w:t>
        </w:r>
        <w:commentRangeStart w:id="594"/>
        <w:r w:rsidR="001022DE">
          <w:rPr>
            <w:rFonts w:ascii="Times New Roman" w:eastAsia="Times New Roman" w:hAnsi="Times New Roman" w:cs="Times New Roman"/>
            <w:color w:val="131413"/>
            <w:sz w:val="24"/>
            <w:szCs w:val="24"/>
            <w:lang w:val="en-US"/>
          </w:rPr>
          <w:t>might be a first step into that direction.</w:t>
        </w:r>
      </w:moveTo>
      <w:moveToRangeEnd w:id="592"/>
      <w:commentRangeEnd w:id="594"/>
      <w:del w:id="595" w:author="Venera Gashaj" w:date="2023-05-04T20:24:00Z">
        <w:r w:rsidR="001022DE">
          <w:rPr>
            <w:rFonts w:ascii="Times New Roman" w:eastAsia="Times New Roman" w:hAnsi="Times New Roman" w:cs="Times New Roman"/>
            <w:color w:val="131413"/>
            <w:sz w:val="24"/>
            <w:szCs w:val="24"/>
            <w:lang w:val="en-US"/>
          </w:rPr>
          <w:delText>other electrodes.</w:delText>
        </w:r>
      </w:del>
      <w:moveFromRangeStart w:id="596" w:author="Venera Gashaj" w:date="2023-05-04T20:24:00Z" w:name="move134124295"/>
      <w:moveFrom w:id="597" w:author="Venera Gashaj" w:date="2023-05-04T20:24:00Z">
        <w:r w:rsidR="009755E3" w:rsidRPr="009755E3">
          <w:rPr>
            <w:rFonts w:ascii="Times New Roman" w:eastAsia="Times New Roman" w:hAnsi="Times New Roman" w:cs="Times New Roman"/>
            <w:color w:val="131413"/>
            <w:sz w:val="24"/>
            <w:szCs w:val="24"/>
            <w:lang w:val="en-US"/>
          </w:rPr>
          <w:t xml:space="preserve"> </w:t>
        </w:r>
        <w:r w:rsidR="001022DE">
          <w:rPr>
            <w:rFonts w:ascii="Times New Roman" w:eastAsia="Times New Roman" w:hAnsi="Times New Roman" w:cs="Times New Roman"/>
            <w:color w:val="131413"/>
            <w:sz w:val="24"/>
            <w:szCs w:val="24"/>
            <w:lang w:val="en-US"/>
          </w:rPr>
          <w:t>Further research is needed to dive deeper into the activity of specific electrodes as well as the investigation of the source of this activity. Our findings might be a first step into that direction.</w:t>
        </w:r>
      </w:moveFrom>
      <w:moveFromRangeEnd w:id="596"/>
      <w:r w:rsidR="00BB6B2B">
        <w:rPr>
          <w:rStyle w:val="CommentReference"/>
        </w:rPr>
        <w:commentReference w:id="594"/>
      </w:r>
    </w:p>
    <w:p w14:paraId="47F714C0" w14:textId="77777777" w:rsidR="0023368E" w:rsidRPr="00EC7858" w:rsidRDefault="00437550" w:rsidP="001022DE">
      <w:pPr>
        <w:spacing w:line="480" w:lineRule="auto"/>
        <w:rPr>
          <w:rFonts w:ascii="Times New Roman" w:eastAsia="Times New Roman" w:hAnsi="Times New Roman" w:cs="Times New Roman"/>
          <w:b/>
          <w:bCs/>
          <w:color w:val="131413"/>
          <w:sz w:val="24"/>
          <w:szCs w:val="24"/>
          <w:lang w:val="en-US"/>
        </w:rPr>
      </w:pPr>
      <w:commentRangeStart w:id="598"/>
      <w:commentRangeStart w:id="599"/>
      <w:r w:rsidRPr="00EC7858">
        <w:rPr>
          <w:rFonts w:ascii="Times New Roman" w:eastAsia="Times New Roman" w:hAnsi="Times New Roman" w:cs="Times New Roman"/>
          <w:b/>
          <w:bCs/>
          <w:color w:val="131413"/>
          <w:sz w:val="24"/>
          <w:szCs w:val="24"/>
          <w:lang w:val="en-US"/>
        </w:rPr>
        <w:t>Limitations</w:t>
      </w:r>
      <w:commentRangeEnd w:id="598"/>
      <w:r w:rsidR="00BB6B2B">
        <w:rPr>
          <w:rStyle w:val="CommentReference"/>
        </w:rPr>
        <w:commentReference w:id="598"/>
      </w:r>
      <w:commentRangeEnd w:id="599"/>
      <w:r w:rsidR="00A033ED">
        <w:rPr>
          <w:rStyle w:val="CommentReference"/>
        </w:rPr>
        <w:commentReference w:id="599"/>
      </w:r>
    </w:p>
    <w:p w14:paraId="0732CA64" w14:textId="26C24FDA" w:rsidR="00EE741F" w:rsidRDefault="006831B8" w:rsidP="00471EED">
      <w:pPr>
        <w:spacing w:line="480" w:lineRule="auto"/>
        <w:ind w:firstLine="720"/>
        <w:rPr>
          <w:ins w:id="600" w:author="Venera Gashaj" w:date="2023-05-04T20:24:00Z"/>
          <w:rFonts w:ascii="Times New Roman" w:eastAsia="Times New Roman" w:hAnsi="Times New Roman" w:cs="Times New Roman"/>
          <w:color w:val="131413"/>
          <w:sz w:val="24"/>
          <w:szCs w:val="24"/>
          <w:lang w:val="en-US"/>
        </w:rPr>
      </w:pPr>
      <w:moveToRangeStart w:id="601" w:author="Venera Gashaj" w:date="2023-05-04T20:24:00Z" w:name="move134124296"/>
      <w:moveTo w:id="602" w:author="Venera Gashaj" w:date="2023-05-04T20:24:00Z">
        <w:r>
          <w:rPr>
            <w:rFonts w:ascii="Times New Roman" w:eastAsia="Times New Roman" w:hAnsi="Times New Roman" w:cs="Times New Roman"/>
            <w:color w:val="131413"/>
            <w:sz w:val="24"/>
            <w:szCs w:val="24"/>
            <w:lang w:val="en-US"/>
          </w:rPr>
          <w:lastRenderedPageBreak/>
          <w:t>A</w:t>
        </w:r>
        <w:r w:rsidR="00437550" w:rsidRPr="00A20AEF">
          <w:rPr>
            <w:rFonts w:ascii="Times New Roman" w:eastAsia="Times New Roman" w:hAnsi="Times New Roman" w:cs="Times New Roman"/>
            <w:color w:val="131413"/>
            <w:sz w:val="24"/>
            <w:szCs w:val="24"/>
            <w:lang w:val="en-US"/>
          </w:rPr>
          <w:t xml:space="preserve">cquiring high gamma waves was impossible because of the experimental lab conditions and setup conditions. </w:t>
        </w:r>
      </w:moveTo>
      <w:moveFromRangeStart w:id="603" w:author="Venera Gashaj" w:date="2023-05-04T20:24:00Z" w:name="move134124296"/>
      <w:moveToRangeEnd w:id="601"/>
      <w:moveFrom w:id="604" w:author="Venera Gashaj" w:date="2023-05-04T20:24:00Z">
        <w:r>
          <w:rPr>
            <w:rFonts w:ascii="Times New Roman" w:eastAsia="Times New Roman" w:hAnsi="Times New Roman" w:cs="Times New Roman"/>
            <w:color w:val="131413"/>
            <w:sz w:val="24"/>
            <w:szCs w:val="24"/>
            <w:lang w:val="en-US"/>
          </w:rPr>
          <w:t>A</w:t>
        </w:r>
        <w:r w:rsidR="00437550" w:rsidRPr="00A20AEF">
          <w:rPr>
            <w:rFonts w:ascii="Times New Roman" w:eastAsia="Times New Roman" w:hAnsi="Times New Roman" w:cs="Times New Roman"/>
            <w:color w:val="131413"/>
            <w:sz w:val="24"/>
            <w:szCs w:val="24"/>
            <w:lang w:val="en-US"/>
          </w:rPr>
          <w:t xml:space="preserve">cquiring high gamma waves was impossible because of the experimental lab conditions and setup conditions. </w:t>
        </w:r>
      </w:moveFrom>
      <w:moveFromRangeEnd w:id="603"/>
      <w:r w:rsidR="004A58B4">
        <w:rPr>
          <w:rFonts w:ascii="Times New Roman" w:eastAsia="Times New Roman" w:hAnsi="Times New Roman" w:cs="Times New Roman"/>
          <w:color w:val="131413"/>
          <w:sz w:val="24"/>
          <w:szCs w:val="24"/>
          <w:lang w:val="en-US"/>
        </w:rPr>
        <w:t>To acquire high gamma</w:t>
      </w:r>
      <w:ins w:id="605" w:author="Venera Gashaj" w:date="2023-05-04T20:24:00Z">
        <w:r w:rsidR="00EE741F">
          <w:rPr>
            <w:rFonts w:ascii="Times New Roman" w:eastAsia="Times New Roman" w:hAnsi="Times New Roman" w:cs="Times New Roman"/>
            <w:color w:val="131413"/>
            <w:sz w:val="24"/>
            <w:szCs w:val="24"/>
            <w:lang w:val="en-US"/>
          </w:rPr>
          <w:t>,</w:t>
        </w:r>
      </w:ins>
      <w:r w:rsidR="004A58B4">
        <w:rPr>
          <w:rFonts w:ascii="Times New Roman" w:eastAsia="Times New Roman" w:hAnsi="Times New Roman" w:cs="Times New Roman"/>
          <w:color w:val="131413"/>
          <w:sz w:val="24"/>
          <w:szCs w:val="24"/>
          <w:lang w:val="en-US"/>
        </w:rPr>
        <w:t xml:space="preserve"> the experimental setup must be </w:t>
      </w:r>
      <w:del w:id="606" w:author="Venera Gashaj" w:date="2023-05-04T20:24:00Z">
        <w:r w:rsidR="004A58B4">
          <w:rPr>
            <w:rFonts w:ascii="Times New Roman" w:eastAsia="Times New Roman" w:hAnsi="Times New Roman" w:cs="Times New Roman"/>
            <w:color w:val="131413"/>
            <w:sz w:val="24"/>
            <w:szCs w:val="24"/>
            <w:lang w:val="en-US"/>
          </w:rPr>
          <w:delText>very</w:delText>
        </w:r>
      </w:del>
      <w:ins w:id="607" w:author="Venera Gashaj" w:date="2023-05-04T20:24:00Z">
        <w:r w:rsidR="009965FF">
          <w:rPr>
            <w:rFonts w:ascii="Times New Roman" w:eastAsia="Times New Roman" w:hAnsi="Times New Roman" w:cs="Times New Roman"/>
            <w:color w:val="131413"/>
            <w:sz w:val="24"/>
            <w:szCs w:val="24"/>
            <w:lang w:val="en-US"/>
          </w:rPr>
          <w:t>quite</w:t>
        </w:r>
      </w:ins>
      <w:r w:rsidR="009965FF">
        <w:rPr>
          <w:rFonts w:ascii="Times New Roman" w:eastAsia="Times New Roman" w:hAnsi="Times New Roman" w:cs="Times New Roman"/>
          <w:color w:val="131413"/>
          <w:sz w:val="24"/>
          <w:szCs w:val="24"/>
          <w:lang w:val="en-US"/>
        </w:rPr>
        <w:t xml:space="preserve"> </w:t>
      </w:r>
      <w:r w:rsidR="004A58B4">
        <w:rPr>
          <w:rFonts w:ascii="Times New Roman" w:eastAsia="Times New Roman" w:hAnsi="Times New Roman" w:cs="Times New Roman"/>
          <w:color w:val="131413"/>
          <w:sz w:val="24"/>
          <w:szCs w:val="24"/>
          <w:lang w:val="en-US"/>
        </w:rPr>
        <w:t>strict</w:t>
      </w:r>
      <w:r w:rsidR="009965FF">
        <w:rPr>
          <w:rFonts w:ascii="Times New Roman" w:eastAsia="Times New Roman" w:hAnsi="Times New Roman" w:cs="Times New Roman"/>
          <w:color w:val="131413"/>
          <w:sz w:val="24"/>
          <w:szCs w:val="24"/>
          <w:lang w:val="en-US"/>
        </w:rPr>
        <w:t xml:space="preserve"> </w:t>
      </w:r>
      <w:del w:id="608" w:author="Venera Gashaj" w:date="2023-05-04T20:24:00Z">
        <w:r w:rsidR="004A58B4">
          <w:rPr>
            <w:rFonts w:ascii="Times New Roman" w:eastAsia="Times New Roman" w:hAnsi="Times New Roman" w:cs="Times New Roman"/>
            <w:color w:val="131413"/>
            <w:sz w:val="24"/>
            <w:szCs w:val="24"/>
            <w:lang w:val="en-US"/>
          </w:rPr>
          <w:delText>allowing no</w:delText>
        </w:r>
      </w:del>
      <w:proofErr w:type="gramStart"/>
      <w:ins w:id="609" w:author="Venera Gashaj" w:date="2023-05-04T20:24:00Z">
        <w:r w:rsidR="009965FF">
          <w:rPr>
            <w:rFonts w:ascii="Times New Roman" w:eastAsia="Times New Roman" w:hAnsi="Times New Roman" w:cs="Times New Roman"/>
            <w:color w:val="131413"/>
            <w:sz w:val="24"/>
            <w:szCs w:val="24"/>
            <w:lang w:val="en-US"/>
          </w:rPr>
          <w:t>in order to</w:t>
        </w:r>
        <w:proofErr w:type="gramEnd"/>
        <w:r w:rsidR="009965FF">
          <w:rPr>
            <w:rFonts w:ascii="Times New Roman" w:eastAsia="Times New Roman" w:hAnsi="Times New Roman" w:cs="Times New Roman"/>
            <w:color w:val="131413"/>
            <w:sz w:val="24"/>
            <w:szCs w:val="24"/>
            <w:lang w:val="en-US"/>
          </w:rPr>
          <w:t xml:space="preserve"> eliminate</w:t>
        </w:r>
      </w:ins>
      <w:r w:rsidR="004A58B4">
        <w:rPr>
          <w:rFonts w:ascii="Times New Roman" w:eastAsia="Times New Roman" w:hAnsi="Times New Roman" w:cs="Times New Roman"/>
          <w:color w:val="131413"/>
          <w:sz w:val="24"/>
          <w:szCs w:val="24"/>
          <w:lang w:val="en-US"/>
        </w:rPr>
        <w:t xml:space="preserve"> auditive or motor noise in the data. </w:t>
      </w:r>
      <w:del w:id="610" w:author="Venera Gashaj" w:date="2023-05-04T20:24:00Z">
        <w:r w:rsidR="004A58B4">
          <w:rPr>
            <w:rFonts w:ascii="Times New Roman" w:eastAsia="Times New Roman" w:hAnsi="Times New Roman" w:cs="Times New Roman"/>
            <w:color w:val="131413"/>
            <w:sz w:val="24"/>
            <w:szCs w:val="24"/>
            <w:lang w:val="en-US"/>
          </w:rPr>
          <w:delText>Since</w:delText>
        </w:r>
      </w:del>
      <w:ins w:id="611" w:author="Venera Gashaj" w:date="2023-05-04T20:24:00Z">
        <w:r w:rsidR="009965FF">
          <w:rPr>
            <w:rFonts w:ascii="Times New Roman" w:eastAsia="Times New Roman" w:hAnsi="Times New Roman" w:cs="Times New Roman"/>
            <w:color w:val="131413"/>
            <w:sz w:val="24"/>
            <w:szCs w:val="24"/>
            <w:lang w:val="en-US"/>
          </w:rPr>
          <w:t>To</w:t>
        </w:r>
        <w:r w:rsidR="004A58B4">
          <w:rPr>
            <w:rFonts w:ascii="Times New Roman" w:eastAsia="Times New Roman" w:hAnsi="Times New Roman" w:cs="Times New Roman"/>
            <w:color w:val="131413"/>
            <w:sz w:val="24"/>
            <w:szCs w:val="24"/>
            <w:lang w:val="en-US"/>
          </w:rPr>
          <w:t xml:space="preserve"> set up</w:t>
        </w:r>
      </w:ins>
      <w:r w:rsidR="004A58B4">
        <w:rPr>
          <w:rFonts w:ascii="Times New Roman" w:eastAsia="Times New Roman" w:hAnsi="Times New Roman" w:cs="Times New Roman"/>
          <w:color w:val="131413"/>
          <w:sz w:val="24"/>
          <w:szCs w:val="24"/>
          <w:lang w:val="en-US"/>
        </w:rPr>
        <w:t xml:space="preserve"> </w:t>
      </w:r>
      <w:r w:rsidR="009965FF">
        <w:rPr>
          <w:rFonts w:ascii="Times New Roman" w:eastAsia="Times New Roman" w:hAnsi="Times New Roman" w:cs="Times New Roman"/>
          <w:color w:val="131413"/>
          <w:sz w:val="24"/>
          <w:szCs w:val="24"/>
          <w:lang w:val="en-US"/>
        </w:rPr>
        <w:t xml:space="preserve">our study </w:t>
      </w:r>
      <w:del w:id="612" w:author="Venera Gashaj" w:date="2023-05-04T20:24:00Z">
        <w:r w:rsidR="004A58B4">
          <w:rPr>
            <w:rFonts w:ascii="Times New Roman" w:eastAsia="Times New Roman" w:hAnsi="Times New Roman" w:cs="Times New Roman"/>
            <w:color w:val="131413"/>
            <w:sz w:val="24"/>
            <w:szCs w:val="24"/>
            <w:lang w:val="en-US"/>
          </w:rPr>
          <w:delText xml:space="preserve">was set up </w:delText>
        </w:r>
      </w:del>
      <w:r w:rsidR="004A58B4">
        <w:rPr>
          <w:rFonts w:ascii="Times New Roman" w:eastAsia="Times New Roman" w:hAnsi="Times New Roman" w:cs="Times New Roman"/>
          <w:color w:val="131413"/>
          <w:sz w:val="24"/>
          <w:szCs w:val="24"/>
          <w:lang w:val="en-US"/>
        </w:rPr>
        <w:t xml:space="preserve">in a more naturalistic </w:t>
      </w:r>
      <w:del w:id="613" w:author="Venera Gashaj" w:date="2023-05-04T20:24:00Z">
        <w:r w:rsidR="004A58B4">
          <w:rPr>
            <w:rFonts w:ascii="Times New Roman" w:eastAsia="Times New Roman" w:hAnsi="Times New Roman" w:cs="Times New Roman"/>
            <w:color w:val="131413"/>
            <w:sz w:val="24"/>
            <w:szCs w:val="24"/>
            <w:lang w:val="en-US"/>
          </w:rPr>
          <w:delText>way, we could not restrict the participants or their environment</w:delText>
        </w:r>
        <w:r w:rsidR="00F20403">
          <w:rPr>
            <w:rFonts w:ascii="Times New Roman" w:eastAsia="Times New Roman" w:hAnsi="Times New Roman" w:cs="Times New Roman"/>
            <w:color w:val="131413"/>
            <w:sz w:val="24"/>
            <w:szCs w:val="24"/>
            <w:lang w:val="en-US"/>
          </w:rPr>
          <w:delText xml:space="preserve"> in a strict </w:delText>
        </w:r>
      </w:del>
      <w:r w:rsidR="009965FF">
        <w:rPr>
          <w:rFonts w:ascii="Times New Roman" w:eastAsia="Times New Roman" w:hAnsi="Times New Roman" w:cs="Times New Roman"/>
          <w:color w:val="131413"/>
          <w:sz w:val="24"/>
          <w:szCs w:val="24"/>
          <w:lang w:val="en-US"/>
        </w:rPr>
        <w:t>manner</w:t>
      </w:r>
      <w:del w:id="614" w:author="Venera Gashaj" w:date="2023-05-04T20:24:00Z">
        <w:r w:rsidR="004A58B4">
          <w:rPr>
            <w:rFonts w:ascii="Times New Roman" w:eastAsia="Times New Roman" w:hAnsi="Times New Roman" w:cs="Times New Roman"/>
            <w:color w:val="131413"/>
            <w:sz w:val="24"/>
            <w:szCs w:val="24"/>
            <w:lang w:val="en-US"/>
          </w:rPr>
          <w:delText>.</w:delText>
        </w:r>
      </w:del>
      <w:ins w:id="615" w:author="Venera Gashaj" w:date="2023-05-04T20:24:00Z">
        <w:r w:rsidR="004A58B4">
          <w:rPr>
            <w:rFonts w:ascii="Times New Roman" w:eastAsia="Times New Roman" w:hAnsi="Times New Roman" w:cs="Times New Roman"/>
            <w:color w:val="131413"/>
            <w:sz w:val="24"/>
            <w:szCs w:val="24"/>
            <w:lang w:val="en-US"/>
          </w:rPr>
          <w:t xml:space="preserve">, we </w:t>
        </w:r>
        <w:r w:rsidR="009965FF">
          <w:rPr>
            <w:rFonts w:ascii="Times New Roman" w:eastAsia="Times New Roman" w:hAnsi="Times New Roman" w:cs="Times New Roman"/>
            <w:color w:val="131413"/>
            <w:sz w:val="24"/>
            <w:szCs w:val="24"/>
            <w:lang w:val="en-US"/>
          </w:rPr>
          <w:t>opted to relinquish this degree of control</w:t>
        </w:r>
        <w:r w:rsidR="004A58B4">
          <w:rPr>
            <w:rFonts w:ascii="Times New Roman" w:eastAsia="Times New Roman" w:hAnsi="Times New Roman" w:cs="Times New Roman"/>
            <w:color w:val="131413"/>
            <w:sz w:val="24"/>
            <w:szCs w:val="24"/>
            <w:lang w:val="en-US"/>
          </w:rPr>
          <w:t>.</w:t>
        </w:r>
      </w:ins>
      <w:r w:rsidR="004A58B4">
        <w:rPr>
          <w:rFonts w:ascii="Times New Roman" w:eastAsia="Times New Roman" w:hAnsi="Times New Roman" w:cs="Times New Roman"/>
          <w:color w:val="131413"/>
          <w:sz w:val="24"/>
          <w:szCs w:val="24"/>
          <w:lang w:val="en-US"/>
        </w:rPr>
        <w:t xml:space="preserve"> </w:t>
      </w:r>
      <w:r w:rsidR="00437550" w:rsidRPr="00A20AEF">
        <w:rPr>
          <w:rFonts w:ascii="Times New Roman" w:eastAsia="Times New Roman" w:hAnsi="Times New Roman" w:cs="Times New Roman"/>
          <w:color w:val="131413"/>
          <w:sz w:val="24"/>
          <w:szCs w:val="24"/>
          <w:lang w:val="en-US"/>
        </w:rPr>
        <w:t xml:space="preserve">Therefore, we used </w:t>
      </w:r>
      <w:r w:rsidR="00827105">
        <w:rPr>
          <w:rFonts w:ascii="Times New Roman" w:eastAsia="Times New Roman" w:hAnsi="Times New Roman" w:cs="Times New Roman"/>
          <w:color w:val="131413"/>
          <w:sz w:val="24"/>
          <w:szCs w:val="24"/>
          <w:lang w:val="en-US"/>
        </w:rPr>
        <w:t xml:space="preserve">low </w:t>
      </w:r>
      <w:r w:rsidR="00437550" w:rsidRPr="00A20AEF">
        <w:rPr>
          <w:rFonts w:ascii="Times New Roman" w:eastAsia="Times New Roman" w:hAnsi="Times New Roman" w:cs="Times New Roman"/>
          <w:color w:val="131413"/>
          <w:sz w:val="24"/>
          <w:szCs w:val="24"/>
          <w:lang w:val="en-US"/>
        </w:rPr>
        <w:t xml:space="preserve">gamma waves and compared the lower frequency band with earlier research. </w:t>
      </w:r>
      <w:del w:id="616" w:author="Venera Gashaj" w:date="2023-05-04T20:24:00Z">
        <w:r w:rsidR="00437550" w:rsidRPr="00A20AEF">
          <w:rPr>
            <w:rFonts w:ascii="Times New Roman" w:eastAsia="Times New Roman" w:hAnsi="Times New Roman" w:cs="Times New Roman"/>
            <w:color w:val="131413"/>
            <w:sz w:val="24"/>
            <w:szCs w:val="24"/>
            <w:lang w:val="en-US"/>
          </w:rPr>
          <w:delText xml:space="preserve">This might have led to the findings we obtained that could not replicate the earlier findings from Rubinsten and colleagues (2020). </w:delText>
        </w:r>
        <w:r w:rsidR="004A58B4">
          <w:rPr>
            <w:rFonts w:ascii="Times New Roman" w:eastAsia="Times New Roman" w:hAnsi="Times New Roman" w:cs="Times New Roman"/>
            <w:color w:val="131413"/>
            <w:sz w:val="24"/>
            <w:szCs w:val="24"/>
            <w:lang w:val="en-US"/>
          </w:rPr>
          <w:delText>In the present study</w:delText>
        </w:r>
        <w:r w:rsidR="00F20403">
          <w:rPr>
            <w:rFonts w:ascii="Times New Roman" w:eastAsia="Times New Roman" w:hAnsi="Times New Roman" w:cs="Times New Roman"/>
            <w:color w:val="131413"/>
            <w:sz w:val="24"/>
            <w:szCs w:val="24"/>
            <w:lang w:val="en-US"/>
          </w:rPr>
          <w:delText>,</w:delText>
        </w:r>
        <w:r w:rsidR="004A58B4">
          <w:rPr>
            <w:rFonts w:ascii="Times New Roman" w:eastAsia="Times New Roman" w:hAnsi="Times New Roman" w:cs="Times New Roman"/>
            <w:color w:val="131413"/>
            <w:sz w:val="24"/>
            <w:szCs w:val="24"/>
            <w:lang w:val="en-US"/>
          </w:rPr>
          <w:delText xml:space="preserve"> high gamma waves could not be dissociated from noise. </w:delText>
        </w:r>
      </w:del>
      <w:r w:rsidR="004A58B4">
        <w:rPr>
          <w:rFonts w:ascii="Times New Roman" w:eastAsia="Times New Roman" w:hAnsi="Times New Roman" w:cs="Times New Roman"/>
          <w:color w:val="131413"/>
          <w:sz w:val="24"/>
          <w:szCs w:val="24"/>
          <w:lang w:val="en-US"/>
        </w:rPr>
        <w:t xml:space="preserve">However, we think that future studies could </w:t>
      </w:r>
      <w:ins w:id="617" w:author="Venera Gashaj" w:date="2023-05-04T20:24:00Z">
        <w:r w:rsidR="00EE741F">
          <w:rPr>
            <w:rFonts w:ascii="Times New Roman" w:eastAsia="Times New Roman" w:hAnsi="Times New Roman" w:cs="Times New Roman"/>
            <w:color w:val="131413"/>
            <w:sz w:val="24"/>
            <w:szCs w:val="24"/>
            <w:lang w:val="en-US"/>
          </w:rPr>
          <w:t xml:space="preserve">attempt to </w:t>
        </w:r>
      </w:ins>
      <w:r w:rsidR="004A58B4">
        <w:rPr>
          <w:rFonts w:ascii="Times New Roman" w:eastAsia="Times New Roman" w:hAnsi="Times New Roman" w:cs="Times New Roman"/>
          <w:color w:val="131413"/>
          <w:sz w:val="24"/>
          <w:szCs w:val="24"/>
          <w:lang w:val="en-US"/>
        </w:rPr>
        <w:t>investigate high gamma in more complex mathematical stimuli</w:t>
      </w:r>
      <w:del w:id="618" w:author="Venera Gashaj" w:date="2023-05-04T20:24:00Z">
        <w:r w:rsidR="004A58B4">
          <w:rPr>
            <w:rFonts w:ascii="Times New Roman" w:eastAsia="Times New Roman" w:hAnsi="Times New Roman" w:cs="Times New Roman"/>
            <w:color w:val="131413"/>
            <w:sz w:val="24"/>
            <w:szCs w:val="24"/>
            <w:lang w:val="en-US"/>
          </w:rPr>
          <w:delText>,</w:delText>
        </w:r>
      </w:del>
      <w:r w:rsidR="004A58B4">
        <w:rPr>
          <w:rFonts w:ascii="Times New Roman" w:eastAsia="Times New Roman" w:hAnsi="Times New Roman" w:cs="Times New Roman"/>
          <w:color w:val="131413"/>
          <w:sz w:val="24"/>
          <w:szCs w:val="24"/>
          <w:lang w:val="en-US"/>
        </w:rPr>
        <w:t xml:space="preserve"> to see if the difference between symbolic and non-symbolic stimuli can be found in the upper frequencies. </w:t>
      </w:r>
      <w:moveToRangeStart w:id="619" w:author="Venera Gashaj" w:date="2023-05-04T20:24:00Z" w:name="move134124297"/>
      <w:moveTo w:id="620" w:author="Venera Gashaj" w:date="2023-05-04T20:24:00Z">
        <w:r w:rsidR="004A58B4">
          <w:rPr>
            <w:rFonts w:ascii="Times New Roman" w:eastAsia="Times New Roman" w:hAnsi="Times New Roman" w:cs="Times New Roman"/>
            <w:color w:val="131413"/>
            <w:sz w:val="24"/>
            <w:szCs w:val="24"/>
            <w:lang w:val="en-US"/>
          </w:rPr>
          <w:t>F</w:t>
        </w:r>
        <w:r w:rsidR="00437550" w:rsidRPr="00A20AEF">
          <w:rPr>
            <w:rFonts w:ascii="Times New Roman" w:eastAsia="Times New Roman" w:hAnsi="Times New Roman" w:cs="Times New Roman"/>
            <w:color w:val="131413"/>
            <w:sz w:val="24"/>
            <w:szCs w:val="24"/>
            <w:lang w:val="en-US"/>
          </w:rPr>
          <w:t>urthermore, we us</w:t>
        </w:r>
        <w:r>
          <w:rPr>
            <w:rFonts w:ascii="Times New Roman" w:eastAsia="Times New Roman" w:hAnsi="Times New Roman" w:cs="Times New Roman"/>
            <w:color w:val="131413"/>
            <w:sz w:val="24"/>
            <w:szCs w:val="24"/>
            <w:lang w:val="en-US"/>
          </w:rPr>
          <w:t>ed</w:t>
        </w:r>
        <w:r w:rsidR="00437550" w:rsidRPr="00A20AEF">
          <w:rPr>
            <w:rFonts w:ascii="Times New Roman" w:eastAsia="Times New Roman" w:hAnsi="Times New Roman" w:cs="Times New Roman"/>
            <w:color w:val="131413"/>
            <w:sz w:val="24"/>
            <w:szCs w:val="24"/>
            <w:lang w:val="en-US"/>
          </w:rPr>
          <w:t xml:space="preserve"> more complex mathematical tasks, which could have led to more overlapping cognitive skills necessary to engage in the task and understand the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 xml:space="preserve">s. </w:t>
        </w:r>
      </w:moveTo>
      <w:moveFromRangeStart w:id="621" w:author="Venera Gashaj" w:date="2023-05-04T20:24:00Z" w:name="move134124297"/>
      <w:moveToRangeEnd w:id="619"/>
      <w:moveFrom w:id="622" w:author="Venera Gashaj" w:date="2023-05-04T20:24:00Z">
        <w:r w:rsidR="004A58B4">
          <w:rPr>
            <w:rFonts w:ascii="Times New Roman" w:eastAsia="Times New Roman" w:hAnsi="Times New Roman" w:cs="Times New Roman"/>
            <w:color w:val="131413"/>
            <w:sz w:val="24"/>
            <w:szCs w:val="24"/>
            <w:lang w:val="en-US"/>
          </w:rPr>
          <w:t>F</w:t>
        </w:r>
        <w:r w:rsidR="00437550" w:rsidRPr="00A20AEF">
          <w:rPr>
            <w:rFonts w:ascii="Times New Roman" w:eastAsia="Times New Roman" w:hAnsi="Times New Roman" w:cs="Times New Roman"/>
            <w:color w:val="131413"/>
            <w:sz w:val="24"/>
            <w:szCs w:val="24"/>
            <w:lang w:val="en-US"/>
          </w:rPr>
          <w:t>urthermore, we us</w:t>
        </w:r>
        <w:r>
          <w:rPr>
            <w:rFonts w:ascii="Times New Roman" w:eastAsia="Times New Roman" w:hAnsi="Times New Roman" w:cs="Times New Roman"/>
            <w:color w:val="131413"/>
            <w:sz w:val="24"/>
            <w:szCs w:val="24"/>
            <w:lang w:val="en-US"/>
          </w:rPr>
          <w:t>ed</w:t>
        </w:r>
        <w:r w:rsidR="00437550" w:rsidRPr="00A20AEF">
          <w:rPr>
            <w:rFonts w:ascii="Times New Roman" w:eastAsia="Times New Roman" w:hAnsi="Times New Roman" w:cs="Times New Roman"/>
            <w:color w:val="131413"/>
            <w:sz w:val="24"/>
            <w:szCs w:val="24"/>
            <w:lang w:val="en-US"/>
          </w:rPr>
          <w:t xml:space="preserve"> more complex mathematical tasks, which could have led to more overlapping cognitive skills necessary to engage in the task and understand the </w:t>
        </w:r>
        <w:r w:rsidR="004A58B4">
          <w:rPr>
            <w:rFonts w:ascii="Times New Roman" w:eastAsia="Times New Roman" w:hAnsi="Times New Roman" w:cs="Times New Roman"/>
            <w:color w:val="131413"/>
            <w:sz w:val="24"/>
            <w:szCs w:val="24"/>
            <w:lang w:val="en-US"/>
          </w:rPr>
          <w:t>demonstration</w:t>
        </w:r>
        <w:r w:rsidR="00437550" w:rsidRPr="00A20AEF">
          <w:rPr>
            <w:rFonts w:ascii="Times New Roman" w:eastAsia="Times New Roman" w:hAnsi="Times New Roman" w:cs="Times New Roman"/>
            <w:color w:val="131413"/>
            <w:sz w:val="24"/>
            <w:szCs w:val="24"/>
            <w:lang w:val="en-US"/>
          </w:rPr>
          <w:t xml:space="preserve">s. </w:t>
        </w:r>
      </w:moveFrom>
      <w:moveFromRangeEnd w:id="621"/>
      <w:del w:id="623" w:author="Venera Gashaj" w:date="2023-05-04T20:24:00Z">
        <w:r w:rsidR="00437550" w:rsidRPr="00A20AEF">
          <w:rPr>
            <w:rFonts w:ascii="Times New Roman" w:eastAsia="Times New Roman" w:hAnsi="Times New Roman" w:cs="Times New Roman"/>
            <w:color w:val="131413"/>
            <w:sz w:val="24"/>
            <w:szCs w:val="24"/>
            <w:lang w:val="en-US"/>
          </w:rPr>
          <w:delText>This might have led to a less pure recording of symbolic</w:delText>
        </w:r>
      </w:del>
    </w:p>
    <w:p w14:paraId="5E9DA59F" w14:textId="077E2BE6" w:rsidR="00F3591D" w:rsidRDefault="00A033ED" w:rsidP="00471EED">
      <w:pPr>
        <w:spacing w:line="480" w:lineRule="auto"/>
        <w:ind w:firstLine="720"/>
        <w:rPr>
          <w:rFonts w:ascii="Times New Roman" w:eastAsia="Times New Roman" w:hAnsi="Times New Roman" w:cs="Times New Roman"/>
          <w:color w:val="131413"/>
          <w:sz w:val="24"/>
          <w:szCs w:val="24"/>
          <w:lang w:val="en-US"/>
        </w:rPr>
      </w:pPr>
      <w:ins w:id="624" w:author="Venera Gashaj" w:date="2023-05-04T20:24:00Z">
        <w:r w:rsidRPr="00A033ED">
          <w:rPr>
            <w:rFonts w:ascii="Times New Roman" w:eastAsia="Times New Roman" w:hAnsi="Times New Roman" w:cs="Times New Roman"/>
            <w:color w:val="131413"/>
            <w:sz w:val="24"/>
            <w:szCs w:val="24"/>
            <w:lang w:val="en-US"/>
          </w:rPr>
          <w:t>A suggested approach to overcome the limitations of naturalistic studies in future research would be to incorporate baseline conditions. Specifically</w:t>
        </w:r>
        <w:r w:rsidR="00EE741F">
          <w:rPr>
            <w:rFonts w:ascii="Times New Roman" w:eastAsia="Times New Roman" w:hAnsi="Times New Roman" w:cs="Times New Roman"/>
            <w:color w:val="131413"/>
            <w:sz w:val="24"/>
            <w:szCs w:val="24"/>
            <w:lang w:val="en-US"/>
          </w:rPr>
          <w:t xml:space="preserve">, </w:t>
        </w:r>
        <w:r w:rsidRPr="00A033ED">
          <w:rPr>
            <w:rFonts w:ascii="Times New Roman" w:eastAsia="Times New Roman" w:hAnsi="Times New Roman" w:cs="Times New Roman"/>
            <w:color w:val="131413"/>
            <w:sz w:val="24"/>
            <w:szCs w:val="24"/>
            <w:lang w:val="en-US"/>
          </w:rPr>
          <w:t>conditions in which participants view symbols or geometric figures with similar visual complexity as those present in the symbolic</w:t>
        </w:r>
      </w:ins>
      <w:r w:rsidRPr="00A033ED">
        <w:rPr>
          <w:rFonts w:ascii="Times New Roman" w:eastAsia="Times New Roman" w:hAnsi="Times New Roman" w:cs="Times New Roman"/>
          <w:color w:val="131413"/>
          <w:sz w:val="24"/>
          <w:szCs w:val="24"/>
          <w:lang w:val="en-US"/>
        </w:rPr>
        <w:t xml:space="preserve"> and non-symbolic </w:t>
      </w:r>
      <w:del w:id="625" w:author="Venera Gashaj" w:date="2023-05-04T20:24:00Z">
        <w:r w:rsidR="00437550" w:rsidRPr="00A20AEF">
          <w:rPr>
            <w:rFonts w:ascii="Times New Roman" w:eastAsia="Times New Roman" w:hAnsi="Times New Roman" w:cs="Times New Roman"/>
            <w:color w:val="131413"/>
            <w:sz w:val="24"/>
            <w:szCs w:val="24"/>
            <w:lang w:val="en-US"/>
          </w:rPr>
          <w:delText xml:space="preserve">processing. </w:delText>
        </w:r>
        <w:r w:rsidR="00827105">
          <w:rPr>
            <w:rFonts w:ascii="Times New Roman" w:eastAsia="Times New Roman" w:hAnsi="Times New Roman" w:cs="Times New Roman"/>
            <w:color w:val="131413"/>
            <w:sz w:val="24"/>
            <w:szCs w:val="24"/>
            <w:lang w:val="en-US"/>
          </w:rPr>
          <w:delText>Lastly, our results showed</w:delText>
        </w:r>
        <w:r w:rsidR="00827105" w:rsidRPr="00827105">
          <w:rPr>
            <w:rFonts w:ascii="Times New Roman" w:eastAsia="Times New Roman" w:hAnsi="Times New Roman" w:cs="Times New Roman"/>
            <w:color w:val="131413"/>
            <w:sz w:val="24"/>
            <w:szCs w:val="24"/>
            <w:lang w:val="en-US"/>
          </w:rPr>
          <w:delText xml:space="preserve"> </w:delText>
        </w:r>
        <w:r w:rsidR="00827105">
          <w:rPr>
            <w:rFonts w:ascii="Times New Roman" w:eastAsia="Times New Roman" w:hAnsi="Times New Roman" w:cs="Times New Roman"/>
            <w:color w:val="131413"/>
            <w:sz w:val="24"/>
            <w:szCs w:val="24"/>
            <w:lang w:val="en-US"/>
          </w:rPr>
          <w:delText>large</w:delText>
        </w:r>
        <w:r w:rsidR="00827105" w:rsidRPr="00827105">
          <w:rPr>
            <w:rFonts w:ascii="Times New Roman" w:eastAsia="Times New Roman" w:hAnsi="Times New Roman" w:cs="Times New Roman"/>
            <w:color w:val="131413"/>
            <w:sz w:val="24"/>
            <w:szCs w:val="24"/>
            <w:lang w:val="en-US"/>
          </w:rPr>
          <w:delText xml:space="preserve"> error bars </w:delText>
        </w:r>
        <w:r w:rsidR="00F20403">
          <w:rPr>
            <w:rFonts w:ascii="Times New Roman" w:eastAsia="Times New Roman" w:hAnsi="Times New Roman" w:cs="Times New Roman"/>
            <w:color w:val="131413"/>
            <w:sz w:val="24"/>
            <w:szCs w:val="24"/>
            <w:lang w:val="en-US"/>
          </w:rPr>
          <w:delText>that</w:delText>
        </w:r>
        <w:r w:rsidR="00827105" w:rsidRPr="00827105">
          <w:rPr>
            <w:rFonts w:ascii="Times New Roman" w:eastAsia="Times New Roman" w:hAnsi="Times New Roman" w:cs="Times New Roman"/>
            <w:color w:val="131413"/>
            <w:sz w:val="24"/>
            <w:szCs w:val="24"/>
            <w:lang w:val="en-US"/>
          </w:rPr>
          <w:delText xml:space="preserve"> indicate large variabilities between the participants.</w:delText>
        </w:r>
        <w:r w:rsidR="00827105">
          <w:rPr>
            <w:rFonts w:ascii="Times New Roman" w:eastAsia="Times New Roman" w:hAnsi="Times New Roman" w:cs="Times New Roman"/>
            <w:color w:val="131413"/>
            <w:sz w:val="24"/>
            <w:szCs w:val="24"/>
            <w:lang w:val="en-US"/>
          </w:rPr>
          <w:delText xml:space="preserve"> This might be</w:delText>
        </w:r>
        <w:r w:rsidR="00F20403">
          <w:rPr>
            <w:rFonts w:ascii="Times New Roman" w:eastAsia="Times New Roman" w:hAnsi="Times New Roman" w:cs="Times New Roman"/>
            <w:color w:val="131413"/>
            <w:sz w:val="24"/>
            <w:szCs w:val="24"/>
            <w:lang w:val="en-US"/>
          </w:rPr>
          <w:delText>—</w:delText>
        </w:r>
        <w:r w:rsidR="00827105">
          <w:rPr>
            <w:rFonts w:ascii="Times New Roman" w:eastAsia="Times New Roman" w:hAnsi="Times New Roman" w:cs="Times New Roman"/>
            <w:color w:val="131413"/>
            <w:sz w:val="24"/>
            <w:szCs w:val="24"/>
            <w:lang w:val="en-US"/>
          </w:rPr>
          <w:delText>in part</w:delText>
        </w:r>
        <w:r w:rsidR="00F20403">
          <w:rPr>
            <w:rFonts w:ascii="Times New Roman" w:eastAsia="Times New Roman" w:hAnsi="Times New Roman" w:cs="Times New Roman"/>
            <w:color w:val="131413"/>
            <w:sz w:val="24"/>
            <w:szCs w:val="24"/>
            <w:lang w:val="en-US"/>
          </w:rPr>
          <w:delText>—</w:delText>
        </w:r>
        <w:r w:rsidR="00827105">
          <w:rPr>
            <w:rFonts w:ascii="Times New Roman" w:eastAsia="Times New Roman" w:hAnsi="Times New Roman" w:cs="Times New Roman"/>
            <w:color w:val="131413"/>
            <w:sz w:val="24"/>
            <w:szCs w:val="24"/>
            <w:lang w:val="en-US"/>
          </w:rPr>
          <w:delText xml:space="preserve">due to wide range of </w:delText>
        </w:r>
        <w:r w:rsidR="00F20403">
          <w:rPr>
            <w:rFonts w:ascii="Times New Roman" w:eastAsia="Times New Roman" w:hAnsi="Times New Roman" w:cs="Times New Roman"/>
            <w:color w:val="131413"/>
            <w:sz w:val="24"/>
            <w:szCs w:val="24"/>
            <w:lang w:val="en-US"/>
          </w:rPr>
          <w:delText xml:space="preserve">self-reported </w:delText>
        </w:r>
        <w:r w:rsidR="00827105">
          <w:rPr>
            <w:rFonts w:ascii="Times New Roman" w:eastAsia="Times New Roman" w:hAnsi="Times New Roman" w:cs="Times New Roman"/>
            <w:color w:val="131413"/>
            <w:sz w:val="24"/>
            <w:szCs w:val="24"/>
            <w:lang w:val="en-US"/>
          </w:rPr>
          <w:delText xml:space="preserve">engagement with mathematics. While some students did </w:delText>
        </w:r>
        <w:r w:rsidR="00066724">
          <w:rPr>
            <w:rFonts w:ascii="Times New Roman" w:eastAsia="Times New Roman" w:hAnsi="Times New Roman" w:cs="Times New Roman"/>
            <w:color w:val="131413"/>
            <w:sz w:val="24"/>
            <w:szCs w:val="24"/>
            <w:lang w:val="en-US"/>
          </w:rPr>
          <w:delText>report</w:delText>
        </w:r>
        <w:r w:rsidR="00F20403">
          <w:rPr>
            <w:rFonts w:ascii="Times New Roman" w:eastAsia="Times New Roman" w:hAnsi="Times New Roman" w:cs="Times New Roman"/>
            <w:color w:val="131413"/>
            <w:sz w:val="24"/>
            <w:szCs w:val="24"/>
            <w:lang w:val="en-US"/>
          </w:rPr>
          <w:delText xml:space="preserve"> no </w:delText>
        </w:r>
        <w:r w:rsidR="00827105">
          <w:rPr>
            <w:rFonts w:ascii="Times New Roman" w:eastAsia="Times New Roman" w:hAnsi="Times New Roman" w:cs="Times New Roman"/>
            <w:color w:val="131413"/>
            <w:sz w:val="24"/>
            <w:szCs w:val="24"/>
            <w:lang w:val="en-US"/>
          </w:rPr>
          <w:delText>engag</w:delText>
        </w:r>
        <w:r w:rsidR="00F20403">
          <w:rPr>
            <w:rFonts w:ascii="Times New Roman" w:eastAsia="Times New Roman" w:hAnsi="Times New Roman" w:cs="Times New Roman"/>
            <w:color w:val="131413"/>
            <w:sz w:val="24"/>
            <w:szCs w:val="24"/>
            <w:lang w:val="en-US"/>
          </w:rPr>
          <w:delText>ement</w:delText>
        </w:r>
        <w:r w:rsidR="00827105">
          <w:rPr>
            <w:rFonts w:ascii="Times New Roman" w:eastAsia="Times New Roman" w:hAnsi="Times New Roman" w:cs="Times New Roman"/>
            <w:color w:val="131413"/>
            <w:sz w:val="24"/>
            <w:szCs w:val="24"/>
            <w:lang w:val="en-US"/>
          </w:rPr>
          <w:delText xml:space="preserve"> with mathematics, others spent </w:delText>
        </w:r>
        <w:r w:rsidR="00F20403">
          <w:rPr>
            <w:rFonts w:ascii="Times New Roman" w:eastAsia="Times New Roman" w:hAnsi="Times New Roman" w:cs="Times New Roman"/>
            <w:color w:val="131413"/>
            <w:sz w:val="24"/>
            <w:szCs w:val="24"/>
            <w:lang w:val="en-US"/>
          </w:rPr>
          <w:delText xml:space="preserve">up to </w:delText>
        </w:r>
        <w:r w:rsidR="00827105">
          <w:rPr>
            <w:rFonts w:ascii="Times New Roman" w:eastAsia="Times New Roman" w:hAnsi="Times New Roman" w:cs="Times New Roman"/>
            <w:color w:val="131413"/>
            <w:sz w:val="24"/>
            <w:szCs w:val="24"/>
            <w:lang w:val="en-US"/>
          </w:rPr>
          <w:delText>55 hours a week with some form of mathematical activity</w:delText>
        </w:r>
      </w:del>
      <w:ins w:id="626" w:author="Venera Gashaj" w:date="2023-05-04T20:24:00Z">
        <w:r w:rsidRPr="00A033ED">
          <w:rPr>
            <w:rFonts w:ascii="Times New Roman" w:eastAsia="Times New Roman" w:hAnsi="Times New Roman" w:cs="Times New Roman"/>
            <w:color w:val="131413"/>
            <w:sz w:val="24"/>
            <w:szCs w:val="24"/>
            <w:lang w:val="en-US"/>
          </w:rPr>
          <w:t>demonstrations, but lacking mathematical meaning</w:t>
        </w:r>
        <w:r w:rsidR="00EE741F">
          <w:rPr>
            <w:rFonts w:ascii="Times New Roman" w:eastAsia="Times New Roman" w:hAnsi="Times New Roman" w:cs="Times New Roman"/>
            <w:color w:val="131413"/>
            <w:sz w:val="24"/>
            <w:szCs w:val="24"/>
            <w:lang w:val="en-US"/>
          </w:rPr>
          <w:t>. This setup</w:t>
        </w:r>
        <w:r w:rsidRPr="00A033ED">
          <w:rPr>
            <w:rFonts w:ascii="Times New Roman" w:eastAsia="Times New Roman" w:hAnsi="Times New Roman" w:cs="Times New Roman"/>
            <w:color w:val="131413"/>
            <w:sz w:val="24"/>
            <w:szCs w:val="24"/>
            <w:lang w:val="en-US"/>
          </w:rPr>
          <w:t xml:space="preserve"> could serve as a viable control for the oscillatory activity observed during the demonstrations. By doing so, researchers would have </w:t>
        </w:r>
        <w:r w:rsidR="00EE741F">
          <w:rPr>
            <w:rFonts w:ascii="Times New Roman" w:eastAsia="Times New Roman" w:hAnsi="Times New Roman" w:cs="Times New Roman"/>
            <w:color w:val="131413"/>
            <w:sz w:val="24"/>
            <w:szCs w:val="24"/>
            <w:lang w:val="en-US"/>
          </w:rPr>
          <w:t xml:space="preserve">an </w:t>
        </w:r>
        <w:r w:rsidRPr="00A033ED">
          <w:rPr>
            <w:rFonts w:ascii="Times New Roman" w:eastAsia="Times New Roman" w:hAnsi="Times New Roman" w:cs="Times New Roman"/>
            <w:color w:val="131413"/>
            <w:sz w:val="24"/>
            <w:szCs w:val="24"/>
            <w:lang w:val="en-US"/>
          </w:rPr>
          <w:t>opportunity to differentiate neural activity that is specific to mathematical information processing from that which is simply a result of perceptual demands</w:t>
        </w:r>
      </w:ins>
      <w:r w:rsidRPr="00A033ED">
        <w:rPr>
          <w:rFonts w:ascii="Times New Roman" w:eastAsia="Times New Roman" w:hAnsi="Times New Roman" w:cs="Times New Roman"/>
          <w:color w:val="131413"/>
          <w:sz w:val="24"/>
          <w:szCs w:val="24"/>
          <w:lang w:val="en-US"/>
        </w:rPr>
        <w:t>.</w:t>
      </w:r>
    </w:p>
    <w:p w14:paraId="1E37E831" w14:textId="6A4486A5" w:rsidR="00471EED" w:rsidRPr="001022DE" w:rsidRDefault="00471EED" w:rsidP="0039776E">
      <w:pPr>
        <w:spacing w:line="480" w:lineRule="auto"/>
        <w:rPr>
          <w:rFonts w:ascii="Times New Roman" w:eastAsia="Times New Roman" w:hAnsi="Times New Roman" w:cs="Times New Roman"/>
          <w:b/>
          <w:bCs/>
          <w:color w:val="131413"/>
          <w:sz w:val="24"/>
          <w:szCs w:val="24"/>
          <w:lang w:val="en-US"/>
        </w:rPr>
      </w:pPr>
      <w:commentRangeStart w:id="627"/>
      <w:r>
        <w:rPr>
          <w:rFonts w:ascii="Times New Roman" w:eastAsia="Times New Roman" w:hAnsi="Times New Roman" w:cs="Times New Roman"/>
          <w:b/>
          <w:bCs/>
          <w:color w:val="131413"/>
          <w:sz w:val="24"/>
          <w:szCs w:val="24"/>
          <w:lang w:val="en-US"/>
        </w:rPr>
        <w:t>Conclusions</w:t>
      </w:r>
      <w:commentRangeEnd w:id="627"/>
      <w:r w:rsidR="00DD4F4C">
        <w:rPr>
          <w:rStyle w:val="CommentReference"/>
        </w:rPr>
        <w:commentReference w:id="627"/>
      </w:r>
    </w:p>
    <w:p w14:paraId="1C8B9AEE" w14:textId="77777777" w:rsidR="00471EED" w:rsidRDefault="00D1094C" w:rsidP="00471EED">
      <w:pPr>
        <w:spacing w:line="480" w:lineRule="auto"/>
        <w:ind w:firstLine="720"/>
        <w:rPr>
          <w:del w:id="628" w:author="Venera Gashaj" w:date="2023-05-04T20:24:00Z"/>
          <w:rFonts w:ascii="Times New Roman" w:eastAsia="Times New Roman" w:hAnsi="Times New Roman" w:cs="Times New Roman"/>
          <w:color w:val="131413"/>
          <w:sz w:val="24"/>
          <w:szCs w:val="24"/>
          <w:lang w:val="en-US"/>
        </w:rPr>
      </w:pPr>
      <w:del w:id="629" w:author="Venera Gashaj" w:date="2023-05-04T20:24:00Z">
        <w:r>
          <w:rPr>
            <w:rFonts w:ascii="Times New Roman" w:eastAsia="Times New Roman" w:hAnsi="Times New Roman" w:cs="Times New Roman"/>
            <w:color w:val="131413"/>
            <w:sz w:val="24"/>
            <w:szCs w:val="24"/>
            <w:lang w:val="en-US"/>
          </w:rPr>
          <w:delText xml:space="preserve">Established in </w:delText>
        </w:r>
        <w:r w:rsidR="00F3591D">
          <w:rPr>
            <w:rFonts w:ascii="Times New Roman" w:eastAsia="Times New Roman" w:hAnsi="Times New Roman" w:cs="Times New Roman"/>
            <w:color w:val="131413"/>
            <w:sz w:val="24"/>
            <w:szCs w:val="24"/>
            <w:lang w:val="en-US"/>
          </w:rPr>
          <w:delText xml:space="preserve">France in </w:delText>
        </w:r>
        <w:r>
          <w:rPr>
            <w:rFonts w:ascii="Times New Roman" w:eastAsia="Times New Roman" w:hAnsi="Times New Roman" w:cs="Times New Roman"/>
            <w:color w:val="131413"/>
            <w:sz w:val="24"/>
            <w:szCs w:val="24"/>
            <w:lang w:val="en-US"/>
          </w:rPr>
          <w:delText>1935,</w:delText>
        </w:r>
        <w:r w:rsidR="00F3591D">
          <w:rPr>
            <w:rFonts w:ascii="Times New Roman" w:eastAsia="Times New Roman" w:hAnsi="Times New Roman" w:cs="Times New Roman"/>
            <w:color w:val="131413"/>
            <w:sz w:val="24"/>
            <w:szCs w:val="24"/>
            <w:lang w:val="en-US"/>
          </w:rPr>
          <w:delText xml:space="preserve"> </w:delText>
        </w:r>
        <w:r w:rsidR="00F3591D" w:rsidRPr="00DE4599">
          <w:rPr>
            <w:rFonts w:ascii="Times New Roman" w:eastAsia="Times New Roman" w:hAnsi="Times New Roman" w:cs="Times New Roman"/>
            <w:color w:val="131413"/>
            <w:sz w:val="24"/>
            <w:szCs w:val="24"/>
            <w:lang w:val="en-US"/>
          </w:rPr>
          <w:delText>Nicolas Bourbaki</w:delText>
        </w:r>
        <w:r w:rsidR="00F3591D">
          <w:rPr>
            <w:rFonts w:ascii="Times New Roman" w:eastAsia="Times New Roman" w:hAnsi="Times New Roman" w:cs="Times New Roman"/>
            <w:color w:val="131413"/>
            <w:sz w:val="24"/>
            <w:szCs w:val="24"/>
            <w:lang w:val="en-US"/>
          </w:rPr>
          <w:delText>—</w:delText>
        </w:r>
        <w:r w:rsidR="00F3591D" w:rsidRPr="00DE4599">
          <w:rPr>
            <w:rFonts w:ascii="Times New Roman" w:eastAsia="Times New Roman" w:hAnsi="Times New Roman" w:cs="Times New Roman"/>
            <w:color w:val="131413"/>
            <w:sz w:val="24"/>
            <w:szCs w:val="24"/>
            <w:lang w:val="en-US"/>
          </w:rPr>
          <w:delText>the collective pseudonym of a</w:delText>
        </w:r>
        <w:r w:rsidR="00F3591D">
          <w:rPr>
            <w:rFonts w:ascii="Times New Roman" w:eastAsia="Times New Roman" w:hAnsi="Times New Roman" w:cs="Times New Roman"/>
            <w:color w:val="131413"/>
            <w:sz w:val="24"/>
            <w:szCs w:val="24"/>
            <w:lang w:val="en-US"/>
          </w:rPr>
          <w:delText>n influential</w:delText>
        </w:r>
        <w:r w:rsidR="00F3591D" w:rsidRPr="00DE4599">
          <w:rPr>
            <w:rFonts w:ascii="Times New Roman" w:eastAsia="Times New Roman" w:hAnsi="Times New Roman" w:cs="Times New Roman"/>
            <w:color w:val="131413"/>
            <w:sz w:val="24"/>
            <w:szCs w:val="24"/>
            <w:lang w:val="en-US"/>
          </w:rPr>
          <w:delText xml:space="preserve"> group of mathematicians</w:delText>
        </w:r>
        <w:r w:rsidR="00F3591D">
          <w:rPr>
            <w:rFonts w:ascii="Times New Roman" w:eastAsia="Times New Roman" w:hAnsi="Times New Roman" w:cs="Times New Roman"/>
            <w:color w:val="131413"/>
            <w:sz w:val="24"/>
            <w:szCs w:val="24"/>
            <w:lang w:val="en-US"/>
          </w:rPr>
          <w:delText>—s</w:delText>
        </w:r>
        <w:r>
          <w:rPr>
            <w:rFonts w:ascii="Times New Roman" w:eastAsia="Times New Roman" w:hAnsi="Times New Roman" w:cs="Times New Roman"/>
            <w:color w:val="131413"/>
            <w:sz w:val="24"/>
            <w:szCs w:val="24"/>
            <w:lang w:val="en-US"/>
          </w:rPr>
          <w:delText xml:space="preserve">ignificantly </w:delText>
        </w:r>
        <w:r w:rsidR="00F3591D">
          <w:rPr>
            <w:rFonts w:ascii="Times New Roman" w:eastAsia="Times New Roman" w:hAnsi="Times New Roman" w:cs="Times New Roman"/>
            <w:color w:val="131413"/>
            <w:sz w:val="24"/>
            <w:szCs w:val="24"/>
            <w:lang w:val="en-US"/>
          </w:rPr>
          <w:delText>impacted</w:delText>
        </w:r>
        <w:r w:rsidRPr="00DE4599">
          <w:rPr>
            <w:rFonts w:ascii="Times New Roman" w:eastAsia="Times New Roman" w:hAnsi="Times New Roman" w:cs="Times New Roman"/>
            <w:color w:val="131413"/>
            <w:sz w:val="24"/>
            <w:szCs w:val="24"/>
            <w:lang w:val="en-US"/>
          </w:rPr>
          <w:delText xml:space="preserve"> mathematics and mathematics education</w:delText>
        </w:r>
        <w:r w:rsidR="00F3591D">
          <w:rPr>
            <w:rFonts w:ascii="Times New Roman" w:eastAsia="Times New Roman" w:hAnsi="Times New Roman" w:cs="Times New Roman"/>
            <w:color w:val="131413"/>
            <w:sz w:val="24"/>
            <w:szCs w:val="24"/>
            <w:lang w:val="en-US"/>
          </w:rPr>
          <w:delText xml:space="preserve"> throughout the last century. For example,</w:delText>
        </w:r>
      </w:del>
      <w:moveFromRangeStart w:id="630" w:author="Venera Gashaj" w:date="2023-05-04T20:24:00Z" w:name="move134124293"/>
      <w:moveFrom w:id="631" w:author="Venera Gashaj" w:date="2023-05-04T20:24:00Z">
        <w:r w:rsidR="00F453C9">
          <w:rPr>
            <w:rFonts w:ascii="Times New Roman" w:eastAsia="Times New Roman" w:hAnsi="Times New Roman" w:cs="Times New Roman"/>
            <w:color w:val="131413"/>
            <w:sz w:val="24"/>
            <w:szCs w:val="24"/>
            <w:lang w:val="en-US"/>
          </w:rPr>
          <w:t xml:space="preserve"> Bourbaki was</w:t>
        </w:r>
        <w:r w:rsidR="00F453C9" w:rsidRPr="00DE4599">
          <w:rPr>
            <w:rFonts w:ascii="Times New Roman" w:eastAsia="Times New Roman" w:hAnsi="Times New Roman" w:cs="Times New Roman"/>
            <w:color w:val="131413"/>
            <w:sz w:val="24"/>
            <w:szCs w:val="24"/>
            <w:lang w:val="en-US"/>
          </w:rPr>
          <w:t xml:space="preserve"> instrumental in the </w:t>
        </w:r>
        <w:r w:rsidR="00F453C9" w:rsidRPr="001022DE">
          <w:rPr>
            <w:rFonts w:ascii="Times New Roman" w:eastAsia="Times New Roman" w:hAnsi="Times New Roman" w:cs="Times New Roman"/>
            <w:i/>
            <w:iCs/>
            <w:color w:val="131413"/>
            <w:sz w:val="24"/>
            <w:szCs w:val="24"/>
            <w:lang w:val="en-US"/>
          </w:rPr>
          <w:t>Moderne Mathématique</w:t>
        </w:r>
        <w:r w:rsidR="00F453C9" w:rsidRPr="00DE4599">
          <w:rPr>
            <w:rFonts w:ascii="Times New Roman" w:eastAsia="Times New Roman" w:hAnsi="Times New Roman" w:cs="Times New Roman"/>
            <w:color w:val="131413"/>
            <w:sz w:val="24"/>
            <w:szCs w:val="24"/>
            <w:lang w:val="en-US"/>
          </w:rPr>
          <w:t xml:space="preserve"> movement that modernized </w:t>
        </w:r>
        <w:r w:rsidR="00F453C9">
          <w:rPr>
            <w:rFonts w:ascii="Times New Roman" w:eastAsia="Times New Roman" w:hAnsi="Times New Roman" w:cs="Times New Roman"/>
            <w:color w:val="131413"/>
            <w:sz w:val="24"/>
            <w:szCs w:val="24"/>
            <w:lang w:val="en-US"/>
          </w:rPr>
          <w:t xml:space="preserve">mathematics education in France, and it influenced the </w:t>
        </w:r>
        <w:r w:rsidR="00F453C9" w:rsidRPr="001022DE">
          <w:rPr>
            <w:rFonts w:ascii="Times New Roman" w:eastAsia="Times New Roman" w:hAnsi="Times New Roman" w:cs="Times New Roman"/>
            <w:i/>
            <w:iCs/>
            <w:color w:val="131413"/>
            <w:sz w:val="24"/>
            <w:szCs w:val="24"/>
            <w:lang w:val="en-US"/>
          </w:rPr>
          <w:t>New Math</w:t>
        </w:r>
        <w:r w:rsidR="00F453C9">
          <w:rPr>
            <w:rFonts w:ascii="Times New Roman" w:eastAsia="Times New Roman" w:hAnsi="Times New Roman" w:cs="Times New Roman"/>
            <w:color w:val="131413"/>
            <w:sz w:val="24"/>
            <w:szCs w:val="24"/>
            <w:lang w:val="en-US"/>
          </w:rPr>
          <w:t xml:space="preserve"> movement in the United States (Munson, 2010). </w:t>
        </w:r>
      </w:moveFrom>
      <w:moveFromRangeEnd w:id="630"/>
      <w:del w:id="632" w:author="Venera Gashaj" w:date="2023-05-04T20:24:00Z">
        <w:r w:rsidR="004D79F0">
          <w:rPr>
            <w:rFonts w:ascii="Times New Roman" w:eastAsia="Times New Roman" w:hAnsi="Times New Roman" w:cs="Times New Roman"/>
            <w:color w:val="131413"/>
            <w:sz w:val="24"/>
            <w:szCs w:val="24"/>
            <w:lang w:val="en-US"/>
          </w:rPr>
          <w:delText>Core to Bourbaki’s approach was the emphasis of rigor and formal, symbolic argumentation. This came at the expense of illustrations and imagery</w:delText>
        </w:r>
        <w:r w:rsidR="003A1A83">
          <w:rPr>
            <w:rFonts w:ascii="Times New Roman" w:eastAsia="Times New Roman" w:hAnsi="Times New Roman" w:cs="Times New Roman"/>
            <w:color w:val="131413"/>
            <w:sz w:val="24"/>
            <w:szCs w:val="24"/>
            <w:lang w:val="en-US"/>
          </w:rPr>
          <w:delText>. I</w:delText>
        </w:r>
        <w:r w:rsidR="004D79F0">
          <w:rPr>
            <w:rFonts w:ascii="Times New Roman" w:eastAsia="Times New Roman" w:hAnsi="Times New Roman" w:cs="Times New Roman"/>
            <w:color w:val="131413"/>
            <w:sz w:val="24"/>
            <w:szCs w:val="24"/>
            <w:lang w:val="en-US"/>
          </w:rPr>
          <w:delText xml:space="preserve">n other words, an emphasis on symbolic rigor over non-symbolic intuition. This approach to mathematics spilled over to mathematics education, with approaches such as </w:delText>
        </w:r>
        <w:r w:rsidR="004D79F0" w:rsidRPr="001022DE">
          <w:rPr>
            <w:rFonts w:ascii="Times New Roman" w:eastAsia="Times New Roman" w:hAnsi="Times New Roman" w:cs="Times New Roman"/>
            <w:i/>
            <w:iCs/>
            <w:color w:val="131413"/>
            <w:sz w:val="24"/>
            <w:szCs w:val="24"/>
            <w:lang w:val="en-US"/>
          </w:rPr>
          <w:delText>New Math</w:delText>
        </w:r>
        <w:r w:rsidR="004D79F0">
          <w:rPr>
            <w:rFonts w:ascii="Times New Roman" w:eastAsia="Times New Roman" w:hAnsi="Times New Roman" w:cs="Times New Roman"/>
            <w:color w:val="131413"/>
            <w:sz w:val="24"/>
            <w:szCs w:val="24"/>
            <w:lang w:val="en-US"/>
          </w:rPr>
          <w:delText xml:space="preserve"> emphasizing an understanding of mathematical fundamentals even at the expense of more intuitive but less rigorous examples. </w:delText>
        </w:r>
      </w:del>
    </w:p>
    <w:p w14:paraId="3E89E739" w14:textId="5A39381A" w:rsidR="009965FF" w:rsidRDefault="00471EED" w:rsidP="009965FF">
      <w:pPr>
        <w:spacing w:line="480" w:lineRule="auto"/>
        <w:rPr>
          <w:ins w:id="633" w:author="Venera Gashaj" w:date="2023-05-04T20:24:00Z"/>
          <w:rFonts w:ascii="Times New Roman" w:eastAsia="Times New Roman" w:hAnsi="Times New Roman" w:cs="Times New Roman"/>
          <w:color w:val="131413"/>
          <w:sz w:val="24"/>
          <w:szCs w:val="24"/>
          <w:lang w:val="en-US"/>
        </w:rPr>
      </w:pPr>
      <w:del w:id="634" w:author="Venera Gashaj" w:date="2023-05-04T20:24:00Z">
        <w:r>
          <w:rPr>
            <w:rFonts w:ascii="Times New Roman" w:eastAsia="Times New Roman" w:hAnsi="Times New Roman" w:cs="Times New Roman"/>
            <w:color w:val="131413"/>
            <w:sz w:val="24"/>
            <w:szCs w:val="24"/>
            <w:lang w:val="en-US"/>
          </w:rPr>
          <w:delText>The arguments</w:delText>
        </w:r>
      </w:del>
      <w:moveFromRangeStart w:id="635" w:author="Venera Gashaj" w:date="2023-05-04T20:24:00Z" w:name="move134124294"/>
      <w:moveFrom w:id="636" w:author="Venera Gashaj" w:date="2023-05-04T20:24:00Z">
        <w:r w:rsidR="00F453C9">
          <w:rPr>
            <w:rFonts w:ascii="Times New Roman" w:eastAsia="Times New Roman" w:hAnsi="Times New Roman" w:cs="Times New Roman"/>
            <w:color w:val="131413"/>
            <w:sz w:val="24"/>
            <w:szCs w:val="24"/>
            <w:lang w:val="en-US"/>
          </w:rPr>
          <w:t xml:space="preserve"> regarding (symbolic) rigor over (non-symbolic) intuition in mathematics education continue to the present day (see, e.g., </w:t>
        </w:r>
        <w:r w:rsidR="00F453C9" w:rsidRPr="00471EED">
          <w:rPr>
            <w:rFonts w:ascii="Times New Roman" w:eastAsia="Times New Roman" w:hAnsi="Times New Roman" w:cs="Times New Roman"/>
            <w:color w:val="131413"/>
            <w:sz w:val="24"/>
            <w:szCs w:val="24"/>
            <w:lang w:val="en-US"/>
          </w:rPr>
          <w:t>Trninic,</w:t>
        </w:r>
        <w:r w:rsidR="00F453C9">
          <w:rPr>
            <w:rFonts w:ascii="Times New Roman" w:eastAsia="Times New Roman" w:hAnsi="Times New Roman" w:cs="Times New Roman"/>
            <w:color w:val="131413"/>
            <w:sz w:val="24"/>
            <w:szCs w:val="24"/>
            <w:lang w:val="en-US"/>
          </w:rPr>
          <w:t xml:space="preserve"> </w:t>
        </w:r>
        <w:r w:rsidR="00F453C9" w:rsidRPr="00471EED">
          <w:rPr>
            <w:rFonts w:ascii="Times New Roman" w:eastAsia="Times New Roman" w:hAnsi="Times New Roman" w:cs="Times New Roman"/>
            <w:color w:val="131413"/>
            <w:sz w:val="24"/>
            <w:szCs w:val="24"/>
            <w:lang w:val="en-US"/>
          </w:rPr>
          <w:t>Wagner, &amp; Kapur</w:t>
        </w:r>
        <w:r w:rsidR="00F453C9">
          <w:rPr>
            <w:rFonts w:ascii="Times New Roman" w:eastAsia="Times New Roman" w:hAnsi="Times New Roman" w:cs="Times New Roman"/>
            <w:color w:val="131413"/>
            <w:sz w:val="24"/>
            <w:szCs w:val="24"/>
            <w:lang w:val="en-US"/>
          </w:rPr>
          <w:t xml:space="preserve">, </w:t>
        </w:r>
        <w:r w:rsidR="00F453C9" w:rsidRPr="00471EED">
          <w:rPr>
            <w:rFonts w:ascii="Times New Roman" w:eastAsia="Times New Roman" w:hAnsi="Times New Roman" w:cs="Times New Roman"/>
            <w:color w:val="131413"/>
            <w:sz w:val="24"/>
            <w:szCs w:val="24"/>
            <w:lang w:val="en-US"/>
          </w:rPr>
          <w:t>2018</w:t>
        </w:r>
        <w:r w:rsidR="00F453C9">
          <w:rPr>
            <w:rFonts w:ascii="Times New Roman" w:eastAsia="Times New Roman" w:hAnsi="Times New Roman" w:cs="Times New Roman"/>
            <w:color w:val="131413"/>
            <w:sz w:val="24"/>
            <w:szCs w:val="24"/>
            <w:lang w:val="en-US"/>
          </w:rPr>
          <w:t xml:space="preserve">). </w:t>
        </w:r>
      </w:moveFrom>
      <w:moveFromRangeEnd w:id="635"/>
      <w:del w:id="637" w:author="Venera Gashaj" w:date="2023-05-04T20:24:00Z">
        <w:r w:rsidR="007439E0">
          <w:rPr>
            <w:rFonts w:ascii="Times New Roman" w:eastAsia="Times New Roman" w:hAnsi="Times New Roman" w:cs="Times New Roman"/>
            <w:color w:val="131413"/>
            <w:sz w:val="24"/>
            <w:szCs w:val="24"/>
            <w:lang w:val="en-US"/>
          </w:rPr>
          <w:delText xml:space="preserve">We believe that neuroimaging methods can provide a </w:delText>
        </w:r>
        <w:r w:rsidR="00F20403">
          <w:rPr>
            <w:rFonts w:ascii="Times New Roman" w:eastAsia="Times New Roman" w:hAnsi="Times New Roman" w:cs="Times New Roman"/>
            <w:color w:val="131413"/>
            <w:sz w:val="24"/>
            <w:szCs w:val="24"/>
            <w:lang w:val="en-US"/>
          </w:rPr>
          <w:delText xml:space="preserve">novel and </w:delText>
        </w:r>
        <w:r w:rsidR="007439E0">
          <w:rPr>
            <w:rFonts w:ascii="Times New Roman" w:eastAsia="Times New Roman" w:hAnsi="Times New Roman" w:cs="Times New Roman"/>
            <w:color w:val="131413"/>
            <w:sz w:val="24"/>
            <w:szCs w:val="24"/>
            <w:lang w:val="en-US"/>
          </w:rPr>
          <w:delText xml:space="preserve">powerful source of evidence in this debate. At the moment, however, </w:delText>
        </w:r>
        <w:r>
          <w:rPr>
            <w:rFonts w:ascii="Times New Roman" w:eastAsia="Times New Roman" w:hAnsi="Times New Roman" w:cs="Times New Roman"/>
            <w:color w:val="131413"/>
            <w:sz w:val="24"/>
            <w:szCs w:val="24"/>
            <w:lang w:val="en-US"/>
          </w:rPr>
          <w:delText xml:space="preserve">we </w:delText>
        </w:r>
        <w:r w:rsidR="007439E0">
          <w:rPr>
            <w:rFonts w:ascii="Times New Roman" w:eastAsia="Times New Roman" w:hAnsi="Times New Roman" w:cs="Times New Roman"/>
            <w:color w:val="131413"/>
            <w:sz w:val="24"/>
            <w:szCs w:val="24"/>
            <w:lang w:val="en-US"/>
          </w:rPr>
          <w:delText>know</w:delText>
        </w:r>
        <w:r>
          <w:rPr>
            <w:rFonts w:ascii="Times New Roman" w:eastAsia="Times New Roman" w:hAnsi="Times New Roman" w:cs="Times New Roman"/>
            <w:color w:val="131413"/>
            <w:sz w:val="24"/>
            <w:szCs w:val="24"/>
            <w:lang w:val="en-US"/>
          </w:rPr>
          <w:delText xml:space="preserve"> </w:delText>
        </w:r>
        <w:r w:rsidR="0039776E">
          <w:rPr>
            <w:rFonts w:ascii="Times New Roman" w:eastAsia="Times New Roman" w:hAnsi="Times New Roman" w:cs="Times New Roman"/>
            <w:color w:val="131413"/>
            <w:sz w:val="24"/>
            <w:szCs w:val="24"/>
            <w:lang w:val="en-US"/>
          </w:rPr>
          <w:delText>very</w:delText>
        </w:r>
      </w:del>
      <w:ins w:id="638" w:author="Venera Gashaj" w:date="2023-05-04T20:24:00Z">
        <w:r w:rsidR="009965FF" w:rsidRPr="00A20AEF">
          <w:rPr>
            <w:rFonts w:ascii="Times New Roman" w:eastAsia="Times New Roman" w:hAnsi="Times New Roman" w:cs="Times New Roman"/>
            <w:color w:val="131413"/>
            <w:sz w:val="24"/>
            <w:szCs w:val="24"/>
            <w:lang w:val="en-US"/>
          </w:rPr>
          <w:t xml:space="preserve">Tall (1998) claimed that </w:t>
        </w:r>
        <w:r w:rsidR="009965FF">
          <w:rPr>
            <w:rFonts w:ascii="Times New Roman" w:eastAsia="Times New Roman" w:hAnsi="Times New Roman" w:cs="Times New Roman"/>
            <w:color w:val="131413"/>
            <w:sz w:val="24"/>
            <w:szCs w:val="24"/>
            <w:lang w:val="en-US"/>
          </w:rPr>
          <w:t>mathematicians develop knowledge</w:t>
        </w:r>
        <w:r w:rsidR="009965FF" w:rsidRPr="00A20AEF">
          <w:rPr>
            <w:rFonts w:ascii="Times New Roman" w:eastAsia="Times New Roman" w:hAnsi="Times New Roman" w:cs="Times New Roman"/>
            <w:color w:val="131413"/>
            <w:sz w:val="24"/>
            <w:szCs w:val="24"/>
            <w:lang w:val="en-US"/>
          </w:rPr>
          <w:t xml:space="preserve"> in different ways</w:t>
        </w:r>
        <w:r w:rsidR="009965FF">
          <w:rPr>
            <w:rFonts w:ascii="Times New Roman" w:eastAsia="Times New Roman" w:hAnsi="Times New Roman" w:cs="Times New Roman"/>
            <w:color w:val="131413"/>
            <w:sz w:val="24"/>
            <w:szCs w:val="24"/>
            <w:lang w:val="en-US"/>
          </w:rPr>
          <w:t>:</w:t>
        </w:r>
        <w:r w:rsidR="009965FF" w:rsidRPr="00A20AEF">
          <w:rPr>
            <w:rFonts w:ascii="Times New Roman" w:eastAsia="Times New Roman" w:hAnsi="Times New Roman" w:cs="Times New Roman"/>
            <w:color w:val="131413"/>
            <w:sz w:val="24"/>
            <w:szCs w:val="24"/>
            <w:lang w:val="en-US"/>
          </w:rPr>
          <w:t xml:space="preserve"> some build up on imagery </w:t>
        </w:r>
        <w:r w:rsidR="009965FF">
          <w:rPr>
            <w:rFonts w:ascii="Times New Roman" w:eastAsia="Times New Roman" w:hAnsi="Times New Roman" w:cs="Times New Roman"/>
            <w:color w:val="131413"/>
            <w:sz w:val="24"/>
            <w:szCs w:val="24"/>
            <w:lang w:val="en-US"/>
          </w:rPr>
          <w:t xml:space="preserve">(i.e., </w:t>
        </w:r>
        <w:r w:rsidR="009965FF" w:rsidRPr="00A20AEF">
          <w:rPr>
            <w:rFonts w:ascii="Times New Roman" w:eastAsia="Times New Roman" w:hAnsi="Times New Roman" w:cs="Times New Roman"/>
            <w:color w:val="131413"/>
            <w:sz w:val="24"/>
            <w:szCs w:val="24"/>
            <w:lang w:val="en-US"/>
          </w:rPr>
          <w:t xml:space="preserve">more non-symbolic </w:t>
        </w:r>
        <w:r w:rsidR="009965FF">
          <w:rPr>
            <w:rFonts w:ascii="Times New Roman" w:eastAsia="Times New Roman" w:hAnsi="Times New Roman" w:cs="Times New Roman"/>
            <w:color w:val="131413"/>
            <w:sz w:val="24"/>
            <w:szCs w:val="24"/>
            <w:lang w:val="en-US"/>
          </w:rPr>
          <w:t>form</w:t>
        </w:r>
        <w:r w:rsidR="009965FF" w:rsidRPr="00A20AEF">
          <w:rPr>
            <w:rFonts w:ascii="Times New Roman" w:eastAsia="Times New Roman" w:hAnsi="Times New Roman" w:cs="Times New Roman"/>
            <w:color w:val="131413"/>
            <w:sz w:val="24"/>
            <w:szCs w:val="24"/>
            <w:lang w:val="en-US"/>
          </w:rPr>
          <w:t>s</w:t>
        </w:r>
        <w:r w:rsidR="009965FF">
          <w:rPr>
            <w:rFonts w:ascii="Times New Roman" w:eastAsia="Times New Roman" w:hAnsi="Times New Roman" w:cs="Times New Roman"/>
            <w:color w:val="131413"/>
            <w:sz w:val="24"/>
            <w:szCs w:val="24"/>
            <w:lang w:val="en-US"/>
          </w:rPr>
          <w:t>)</w:t>
        </w:r>
        <w:r w:rsidR="009965FF" w:rsidRPr="00A20AEF">
          <w:rPr>
            <w:rFonts w:ascii="Times New Roman" w:eastAsia="Times New Roman" w:hAnsi="Times New Roman" w:cs="Times New Roman"/>
            <w:color w:val="131413"/>
            <w:sz w:val="24"/>
            <w:szCs w:val="24"/>
            <w:lang w:val="en-US"/>
          </w:rPr>
          <w:t>, while others build a consistent theory of symbolic, more formal mathematics from the beginning</w:t>
        </w:r>
        <w:r w:rsidR="00A81251">
          <w:rPr>
            <w:rFonts w:ascii="Times New Roman" w:eastAsia="Times New Roman" w:hAnsi="Times New Roman" w:cs="Times New Roman"/>
            <w:color w:val="131413"/>
            <w:sz w:val="24"/>
            <w:szCs w:val="24"/>
            <w:lang w:val="en-US"/>
          </w:rPr>
          <w:t xml:space="preserve"> (see also Hadamard, </w:t>
        </w:r>
        <w:r w:rsidR="00B454D7">
          <w:rPr>
            <w:rFonts w:ascii="Times New Roman" w:eastAsia="Times New Roman" w:hAnsi="Times New Roman" w:cs="Times New Roman"/>
            <w:color w:val="131413"/>
            <w:sz w:val="24"/>
            <w:szCs w:val="24"/>
            <w:lang w:val="en-US"/>
          </w:rPr>
          <w:t>2020</w:t>
        </w:r>
        <w:r w:rsidR="00A81251">
          <w:rPr>
            <w:rFonts w:ascii="Times New Roman" w:eastAsia="Times New Roman" w:hAnsi="Times New Roman" w:cs="Times New Roman"/>
            <w:color w:val="131413"/>
            <w:sz w:val="24"/>
            <w:szCs w:val="24"/>
            <w:lang w:val="en-US"/>
          </w:rPr>
          <w:t>)</w:t>
        </w:r>
        <w:r w:rsidR="009965FF" w:rsidRPr="00A20AEF">
          <w:rPr>
            <w:rFonts w:ascii="Times New Roman" w:eastAsia="Times New Roman" w:hAnsi="Times New Roman" w:cs="Times New Roman"/>
            <w:color w:val="131413"/>
            <w:sz w:val="24"/>
            <w:szCs w:val="24"/>
            <w:lang w:val="en-US"/>
          </w:rPr>
          <w:t xml:space="preserve">. </w:t>
        </w:r>
        <w:r w:rsidR="009965FF">
          <w:rPr>
            <w:rFonts w:ascii="Times New Roman" w:eastAsia="Times New Roman" w:hAnsi="Times New Roman" w:cs="Times New Roman"/>
            <w:color w:val="131413"/>
            <w:sz w:val="24"/>
            <w:szCs w:val="24"/>
            <w:lang w:val="en-US"/>
          </w:rPr>
          <w:t>H</w:t>
        </w:r>
        <w:r w:rsidR="009965FF" w:rsidRPr="00A20AEF">
          <w:rPr>
            <w:rFonts w:ascii="Times New Roman" w:eastAsia="Times New Roman" w:hAnsi="Times New Roman" w:cs="Times New Roman"/>
            <w:color w:val="131413"/>
            <w:sz w:val="24"/>
            <w:szCs w:val="24"/>
            <w:lang w:val="en-US"/>
          </w:rPr>
          <w:t xml:space="preserve">e </w:t>
        </w:r>
        <w:commentRangeStart w:id="639"/>
        <w:r w:rsidR="009965FF" w:rsidRPr="00A20AEF">
          <w:rPr>
            <w:rFonts w:ascii="Times New Roman" w:eastAsia="Times New Roman" w:hAnsi="Times New Roman" w:cs="Times New Roman"/>
            <w:color w:val="131413"/>
            <w:sz w:val="24"/>
            <w:szCs w:val="24"/>
            <w:lang w:val="en-US"/>
          </w:rPr>
          <w:t>concludes</w:t>
        </w:r>
        <w:commentRangeEnd w:id="639"/>
        <w:r w:rsidR="009965FF">
          <w:rPr>
            <w:rStyle w:val="CommentReference"/>
          </w:rPr>
          <w:commentReference w:id="639"/>
        </w:r>
        <w:r w:rsidR="009965FF">
          <w:rPr>
            <w:rFonts w:ascii="Times New Roman" w:eastAsia="Times New Roman" w:hAnsi="Times New Roman" w:cs="Times New Roman"/>
            <w:color w:val="131413"/>
            <w:sz w:val="24"/>
            <w:szCs w:val="24"/>
            <w:lang w:val="en-US"/>
          </w:rPr>
          <w:t xml:space="preserve"> that “the </w:t>
        </w:r>
        <w:r w:rsidR="009965FF" w:rsidRPr="00A20AEF">
          <w:rPr>
            <w:rFonts w:ascii="Times New Roman" w:eastAsia="Times New Roman" w:hAnsi="Times New Roman" w:cs="Times New Roman"/>
            <w:color w:val="131413"/>
            <w:sz w:val="24"/>
            <w:szCs w:val="24"/>
            <w:lang w:val="en-US"/>
          </w:rPr>
          <w:t xml:space="preserve">cognitive development of students needs to be considered so that </w:t>
        </w:r>
        <w:r w:rsidR="009965FF">
          <w:rPr>
            <w:rFonts w:ascii="Times New Roman" w:eastAsia="Times New Roman" w:hAnsi="Times New Roman" w:cs="Times New Roman"/>
            <w:color w:val="131413"/>
            <w:sz w:val="24"/>
            <w:szCs w:val="24"/>
            <w:lang w:val="en-US"/>
          </w:rPr>
          <w:t>demonstration</w:t>
        </w:r>
        <w:r w:rsidR="009965FF" w:rsidRPr="00A20AEF">
          <w:rPr>
            <w:rFonts w:ascii="Times New Roman" w:eastAsia="Times New Roman" w:hAnsi="Times New Roman" w:cs="Times New Roman"/>
            <w:color w:val="131413"/>
            <w:sz w:val="24"/>
            <w:szCs w:val="24"/>
            <w:lang w:val="en-US"/>
          </w:rPr>
          <w:t>s are presented in forms that are potentially meaningful for them</w:t>
        </w:r>
        <w:r w:rsidR="009965FF">
          <w:rPr>
            <w:rFonts w:ascii="Times New Roman" w:eastAsia="Times New Roman" w:hAnsi="Times New Roman" w:cs="Times New Roman"/>
            <w:color w:val="131413"/>
            <w:sz w:val="24"/>
            <w:szCs w:val="24"/>
            <w:lang w:val="en-US"/>
          </w:rPr>
          <w:t>” (</w:t>
        </w:r>
        <w:r w:rsidR="009965FF" w:rsidRPr="00A20AEF">
          <w:rPr>
            <w:rFonts w:ascii="Times New Roman" w:eastAsia="Times New Roman" w:hAnsi="Times New Roman" w:cs="Times New Roman"/>
            <w:color w:val="131413"/>
            <w:sz w:val="24"/>
            <w:szCs w:val="24"/>
            <w:lang w:val="en-US"/>
          </w:rPr>
          <w:t>p.18</w:t>
        </w:r>
        <w:r w:rsidR="009965FF">
          <w:rPr>
            <w:rFonts w:ascii="Times New Roman" w:eastAsia="Times New Roman" w:hAnsi="Times New Roman" w:cs="Times New Roman"/>
            <w:color w:val="131413"/>
            <w:sz w:val="24"/>
            <w:szCs w:val="24"/>
            <w:lang w:val="en-US"/>
          </w:rPr>
          <w:t>).</w:t>
        </w:r>
        <w:r w:rsidR="00A81251">
          <w:rPr>
            <w:rFonts w:ascii="Times New Roman" w:eastAsia="Times New Roman" w:hAnsi="Times New Roman" w:cs="Times New Roman"/>
            <w:color w:val="131413"/>
            <w:sz w:val="24"/>
            <w:szCs w:val="24"/>
            <w:lang w:val="en-US"/>
          </w:rPr>
          <w:t xml:space="preserve"> A better understanding of neural processing of symbolic and non-symbolic mathematics is </w:t>
        </w:r>
        <w:r w:rsidR="00A81251">
          <w:rPr>
            <w:rFonts w:ascii="Times New Roman" w:eastAsia="Times New Roman" w:hAnsi="Times New Roman" w:cs="Times New Roman"/>
            <w:color w:val="131413"/>
            <w:sz w:val="24"/>
            <w:szCs w:val="24"/>
            <w:lang w:val="en-US"/>
          </w:rPr>
          <w:lastRenderedPageBreak/>
          <w:t>valuable to not only basic cognitive research, but also to the practice of mathematics education. In mathematics education, the success of symbolic formalism in mathematics proper became the reason for the formalization of mathematics education, yet—in terms of cognition and learning—this may be putting the cart before the horse.</w:t>
        </w:r>
      </w:ins>
    </w:p>
    <w:p w14:paraId="43C30870" w14:textId="24727E89" w:rsidR="00B454D7" w:rsidRDefault="009965FF" w:rsidP="009965FF">
      <w:pPr>
        <w:spacing w:line="480" w:lineRule="auto"/>
        <w:ind w:firstLine="720"/>
        <w:rPr>
          <w:ins w:id="640" w:author="Venera Gashaj" w:date="2023-05-04T20:24:00Z"/>
          <w:rFonts w:ascii="Times New Roman" w:eastAsia="Times New Roman" w:hAnsi="Times New Roman" w:cs="Times New Roman"/>
          <w:color w:val="131413"/>
          <w:sz w:val="24"/>
          <w:szCs w:val="24"/>
          <w:lang w:val="en-US"/>
        </w:rPr>
      </w:pPr>
      <w:ins w:id="641" w:author="Venera Gashaj" w:date="2023-05-04T20:24:00Z">
        <w:r>
          <w:rPr>
            <w:rFonts w:ascii="Times New Roman" w:eastAsia="Times New Roman" w:hAnsi="Times New Roman" w:cs="Times New Roman"/>
            <w:color w:val="131413"/>
            <w:sz w:val="24"/>
            <w:szCs w:val="24"/>
            <w:lang w:val="en-US"/>
          </w:rPr>
          <w:t>From a neuroimaging perspective, we know relatively</w:t>
        </w:r>
      </w:ins>
      <w:r>
        <w:rPr>
          <w:rFonts w:ascii="Times New Roman" w:eastAsia="Times New Roman" w:hAnsi="Times New Roman" w:cs="Times New Roman"/>
          <w:color w:val="131413"/>
          <w:sz w:val="24"/>
          <w:szCs w:val="24"/>
          <w:lang w:val="en-US"/>
        </w:rPr>
        <w:t xml:space="preserve"> little about what goes on in the brains of students when they engage with symbolic or non-symbolic mathematics. Our study makes initial strides in this direction</w:t>
      </w:r>
      <w:del w:id="642" w:author="Venera Gashaj" w:date="2023-05-04T20:24:00Z">
        <w:r w:rsidR="00B2023E">
          <w:rPr>
            <w:rFonts w:ascii="Times New Roman" w:eastAsia="Times New Roman" w:hAnsi="Times New Roman" w:cs="Times New Roman"/>
            <w:color w:val="131413"/>
            <w:sz w:val="24"/>
            <w:szCs w:val="24"/>
            <w:lang w:val="en-US"/>
          </w:rPr>
          <w:delText>,</w:delText>
        </w:r>
      </w:del>
      <w:ins w:id="643" w:author="Venera Gashaj" w:date="2023-05-04T20:24:00Z">
        <w:r w:rsidR="00A81251">
          <w:rPr>
            <w:rFonts w:ascii="Times New Roman" w:eastAsia="Times New Roman" w:hAnsi="Times New Roman" w:cs="Times New Roman"/>
            <w:color w:val="131413"/>
            <w:sz w:val="24"/>
            <w:szCs w:val="24"/>
            <w:lang w:val="en-US"/>
          </w:rPr>
          <w:t xml:space="preserve">. </w:t>
        </w:r>
        <w:r w:rsidR="00B454D7">
          <w:rPr>
            <w:rFonts w:ascii="Times New Roman" w:eastAsia="Times New Roman" w:hAnsi="Times New Roman" w:cs="Times New Roman"/>
            <w:color w:val="131413"/>
            <w:sz w:val="24"/>
            <w:szCs w:val="24"/>
            <w:lang w:val="en-US"/>
          </w:rPr>
          <w:t>While we replicated the original</w:t>
        </w:r>
      </w:ins>
      <w:r w:rsidR="00B454D7">
        <w:rPr>
          <w:rFonts w:ascii="Times New Roman" w:eastAsia="Times New Roman" w:hAnsi="Times New Roman" w:cs="Times New Roman"/>
          <w:color w:val="131413"/>
          <w:sz w:val="24"/>
          <w:szCs w:val="24"/>
          <w:lang w:val="en-US"/>
        </w:rPr>
        <w:t xml:space="preserve"> finding </w:t>
      </w:r>
      <w:del w:id="644" w:author="Venera Gashaj" w:date="2023-05-04T20:24:00Z">
        <w:r w:rsidR="00B2023E">
          <w:rPr>
            <w:rFonts w:ascii="Times New Roman" w:eastAsia="Times New Roman" w:hAnsi="Times New Roman" w:cs="Times New Roman"/>
            <w:color w:val="131413"/>
            <w:sz w:val="24"/>
            <w:szCs w:val="24"/>
            <w:lang w:val="en-US"/>
          </w:rPr>
          <w:delText>no</w:delText>
        </w:r>
      </w:del>
      <w:ins w:id="645" w:author="Venera Gashaj" w:date="2023-05-04T20:24:00Z">
        <w:r w:rsidR="00E41BCB">
          <w:rPr>
            <w:rFonts w:ascii="Times New Roman" w:eastAsia="Times New Roman" w:hAnsi="Times New Roman" w:cs="Times New Roman"/>
            <w:color w:val="131413"/>
            <w:sz w:val="24"/>
            <w:szCs w:val="24"/>
            <w:lang w:val="en-US"/>
          </w:rPr>
          <w:t>(</w:t>
        </w:r>
        <w:proofErr w:type="spellStart"/>
        <w:r w:rsidR="00E41BCB">
          <w:rPr>
            <w:rFonts w:ascii="Times New Roman" w:eastAsia="Times New Roman" w:hAnsi="Times New Roman" w:cs="Times New Roman"/>
            <w:color w:val="131413"/>
            <w:sz w:val="24"/>
            <w:szCs w:val="24"/>
            <w:lang w:val="en-US"/>
          </w:rPr>
          <w:t>Rubinsten</w:t>
        </w:r>
        <w:proofErr w:type="spellEnd"/>
        <w:r w:rsidR="00E41BCB">
          <w:rPr>
            <w:rFonts w:ascii="Times New Roman" w:eastAsia="Times New Roman" w:hAnsi="Times New Roman" w:cs="Times New Roman"/>
            <w:color w:val="131413"/>
            <w:sz w:val="24"/>
            <w:szCs w:val="24"/>
            <w:lang w:val="en-US"/>
          </w:rPr>
          <w:t xml:space="preserve"> et al., 2020) </w:t>
        </w:r>
        <w:r w:rsidR="00B454D7">
          <w:rPr>
            <w:rFonts w:ascii="Times New Roman" w:eastAsia="Times New Roman" w:hAnsi="Times New Roman" w:cs="Times New Roman"/>
            <w:color w:val="131413"/>
            <w:sz w:val="24"/>
            <w:szCs w:val="24"/>
            <w:lang w:val="en-US"/>
          </w:rPr>
          <w:t>with regards to</w:t>
        </w:r>
        <w:r w:rsidR="00E41BCB">
          <w:rPr>
            <w:rFonts w:ascii="Times New Roman" w:eastAsia="Times New Roman" w:hAnsi="Times New Roman" w:cs="Times New Roman"/>
            <w:color w:val="131413"/>
            <w:sz w:val="24"/>
            <w:szCs w:val="24"/>
            <w:lang w:val="en-US"/>
          </w:rPr>
          <w:t xml:space="preserve"> the </w:t>
        </w:r>
        <w:r w:rsidR="00E41BCB" w:rsidRPr="00F26248">
          <w:rPr>
            <w:rFonts w:ascii="Times New Roman" w:eastAsia="Times New Roman" w:hAnsi="Times New Roman" w:cs="Times New Roman"/>
            <w:i/>
            <w:iCs/>
            <w:color w:val="131413"/>
            <w:sz w:val="24"/>
            <w:szCs w:val="24"/>
            <w:lang w:val="en-US"/>
          </w:rPr>
          <w:t>initial</w:t>
        </w:r>
      </w:ins>
      <w:r w:rsidR="00E41BCB">
        <w:rPr>
          <w:rFonts w:ascii="Times New Roman" w:eastAsia="Times New Roman" w:hAnsi="Times New Roman" w:cs="Times New Roman"/>
          <w:color w:val="131413"/>
          <w:sz w:val="24"/>
          <w:szCs w:val="24"/>
          <w:lang w:val="en-US"/>
        </w:rPr>
        <w:t xml:space="preserve"> difference </w:t>
      </w:r>
      <w:del w:id="646" w:author="Venera Gashaj" w:date="2023-05-04T20:24:00Z">
        <w:r w:rsidR="00B2023E">
          <w:rPr>
            <w:rFonts w:ascii="Times New Roman" w:eastAsia="Times New Roman" w:hAnsi="Times New Roman" w:cs="Times New Roman"/>
            <w:color w:val="131413"/>
            <w:sz w:val="24"/>
            <w:szCs w:val="24"/>
            <w:lang w:val="en-US"/>
          </w:rPr>
          <w:delText>between</w:delText>
        </w:r>
      </w:del>
      <w:ins w:id="647" w:author="Venera Gashaj" w:date="2023-05-04T20:24:00Z">
        <w:r w:rsidR="00E41BCB">
          <w:rPr>
            <w:rFonts w:ascii="Times New Roman" w:eastAsia="Times New Roman" w:hAnsi="Times New Roman" w:cs="Times New Roman"/>
            <w:color w:val="131413"/>
            <w:sz w:val="24"/>
            <w:szCs w:val="24"/>
            <w:lang w:val="en-US"/>
          </w:rPr>
          <w:t>in</w:t>
        </w:r>
      </w:ins>
      <w:r w:rsidR="00E41BCB">
        <w:rPr>
          <w:rFonts w:ascii="Times New Roman" w:eastAsia="Times New Roman" w:hAnsi="Times New Roman" w:cs="Times New Roman"/>
          <w:color w:val="131413"/>
          <w:sz w:val="24"/>
          <w:szCs w:val="24"/>
          <w:lang w:val="en-US"/>
        </w:rPr>
        <w:t xml:space="preserve"> neural processing of symbolic and non-symbolic </w:t>
      </w:r>
      <w:del w:id="648" w:author="Venera Gashaj" w:date="2023-05-04T20:24:00Z">
        <w:r w:rsidR="00B2023E">
          <w:rPr>
            <w:rFonts w:ascii="Times New Roman" w:eastAsia="Times New Roman" w:hAnsi="Times New Roman" w:cs="Times New Roman"/>
            <w:color w:val="131413"/>
            <w:sz w:val="24"/>
            <w:szCs w:val="24"/>
            <w:lang w:val="en-US"/>
          </w:rPr>
          <w:delText xml:space="preserve">arguments. </w:delText>
        </w:r>
        <w:r w:rsidR="00A50282">
          <w:rPr>
            <w:rFonts w:ascii="Times New Roman" w:eastAsia="Times New Roman" w:hAnsi="Times New Roman" w:cs="Times New Roman"/>
            <w:color w:val="131413"/>
            <w:sz w:val="24"/>
            <w:szCs w:val="24"/>
            <w:lang w:val="en-US"/>
          </w:rPr>
          <w:delText>Our</w:delText>
        </w:r>
      </w:del>
      <w:ins w:id="649" w:author="Venera Gashaj" w:date="2023-05-04T20:24:00Z">
        <w:r w:rsidR="00E41BCB">
          <w:rPr>
            <w:rFonts w:ascii="Times New Roman" w:eastAsia="Times New Roman" w:hAnsi="Times New Roman" w:cs="Times New Roman"/>
            <w:color w:val="131413"/>
            <w:sz w:val="24"/>
            <w:szCs w:val="24"/>
            <w:lang w:val="en-US"/>
          </w:rPr>
          <w:t>stimuli, our</w:t>
        </w:r>
      </w:ins>
      <w:r w:rsidR="00E41BCB">
        <w:rPr>
          <w:rFonts w:ascii="Times New Roman" w:eastAsia="Times New Roman" w:hAnsi="Times New Roman" w:cs="Times New Roman"/>
          <w:color w:val="131413"/>
          <w:sz w:val="24"/>
          <w:szCs w:val="24"/>
          <w:lang w:val="en-US"/>
        </w:rPr>
        <w:t xml:space="preserve"> study found </w:t>
      </w:r>
      <w:ins w:id="650" w:author="Venera Gashaj" w:date="2023-05-04T20:24:00Z">
        <w:r w:rsidR="00E41BCB">
          <w:rPr>
            <w:rFonts w:ascii="Times New Roman" w:eastAsia="Times New Roman" w:hAnsi="Times New Roman" w:cs="Times New Roman"/>
            <w:color w:val="131413"/>
            <w:sz w:val="24"/>
            <w:szCs w:val="24"/>
            <w:lang w:val="en-US"/>
          </w:rPr>
          <w:t>no difference when considering mathematical reasoning over more naturalistic time scales.</w:t>
        </w:r>
      </w:ins>
    </w:p>
    <w:p w14:paraId="4B785E62" w14:textId="6BD1A4E4" w:rsidR="009965FF" w:rsidRDefault="00E41BCB" w:rsidP="009965FF">
      <w:pPr>
        <w:spacing w:line="480" w:lineRule="auto"/>
        <w:ind w:firstLine="720"/>
        <w:rPr>
          <w:rFonts w:ascii="Times New Roman" w:eastAsia="Times New Roman" w:hAnsi="Times New Roman" w:cs="Times New Roman"/>
          <w:color w:val="131413"/>
          <w:sz w:val="24"/>
          <w:szCs w:val="24"/>
          <w:lang w:val="en-US"/>
        </w:rPr>
      </w:pPr>
      <w:ins w:id="651" w:author="Venera Gashaj" w:date="2023-05-04T20:24:00Z">
        <w:r>
          <w:rPr>
            <w:rFonts w:ascii="Times New Roman" w:eastAsia="Times New Roman" w:hAnsi="Times New Roman" w:cs="Times New Roman"/>
            <w:color w:val="131413"/>
            <w:sz w:val="24"/>
            <w:szCs w:val="24"/>
            <w:lang w:val="en-US"/>
          </w:rPr>
          <w:t>Behaviorally, we</w:t>
        </w:r>
        <w:r w:rsidR="00A81251">
          <w:rPr>
            <w:rFonts w:ascii="Times New Roman" w:eastAsia="Times New Roman" w:hAnsi="Times New Roman" w:cs="Times New Roman"/>
            <w:color w:val="131413"/>
            <w:sz w:val="24"/>
            <w:szCs w:val="24"/>
            <w:lang w:val="en-US"/>
          </w:rPr>
          <w:t xml:space="preserve"> found </w:t>
        </w:r>
      </w:ins>
      <w:r w:rsidR="00A81251">
        <w:rPr>
          <w:rFonts w:ascii="Times New Roman" w:eastAsia="Times New Roman" w:hAnsi="Times New Roman" w:cs="Times New Roman"/>
          <w:color w:val="131413"/>
          <w:sz w:val="24"/>
          <w:szCs w:val="24"/>
          <w:lang w:val="en-US"/>
        </w:rPr>
        <w:t>that s</w:t>
      </w:r>
      <w:r w:rsidR="009965FF">
        <w:rPr>
          <w:rFonts w:ascii="Times New Roman" w:eastAsia="Times New Roman" w:hAnsi="Times New Roman" w:cs="Times New Roman"/>
          <w:color w:val="131413"/>
          <w:sz w:val="24"/>
          <w:szCs w:val="24"/>
          <w:lang w:val="en-US"/>
        </w:rPr>
        <w:t>tudents rated symbolic math demonstrations as more familiar</w:t>
      </w:r>
      <w:del w:id="652" w:author="Venera Gashaj" w:date="2023-05-04T20:24:00Z">
        <w:r w:rsidR="00A50282">
          <w:rPr>
            <w:rFonts w:ascii="Times New Roman" w:eastAsia="Times New Roman" w:hAnsi="Times New Roman" w:cs="Times New Roman"/>
            <w:color w:val="131413"/>
            <w:sz w:val="24"/>
            <w:szCs w:val="24"/>
            <w:lang w:val="en-US"/>
          </w:rPr>
          <w:delText>,</w:delText>
        </w:r>
      </w:del>
      <w:r w:rsidR="009965FF">
        <w:rPr>
          <w:rFonts w:ascii="Times New Roman" w:eastAsia="Times New Roman" w:hAnsi="Times New Roman" w:cs="Times New Roman"/>
          <w:color w:val="131413"/>
          <w:sz w:val="24"/>
          <w:szCs w:val="24"/>
          <w:lang w:val="en-US"/>
        </w:rPr>
        <w:t xml:space="preserve"> and </w:t>
      </w:r>
      <w:del w:id="653" w:author="Venera Gashaj" w:date="2023-05-04T20:24:00Z">
        <w:r w:rsidR="00A50282">
          <w:rPr>
            <w:rFonts w:ascii="Times New Roman" w:eastAsia="Times New Roman" w:hAnsi="Times New Roman" w:cs="Times New Roman"/>
            <w:color w:val="131413"/>
            <w:sz w:val="24"/>
            <w:szCs w:val="24"/>
            <w:lang w:val="en-US"/>
          </w:rPr>
          <w:delText>better understood</w:delText>
        </w:r>
      </w:del>
      <w:ins w:id="654" w:author="Venera Gashaj" w:date="2023-05-04T20:24:00Z">
        <w:r w:rsidR="00A81251">
          <w:rPr>
            <w:rFonts w:ascii="Times New Roman" w:eastAsia="Times New Roman" w:hAnsi="Times New Roman" w:cs="Times New Roman"/>
            <w:color w:val="131413"/>
            <w:sz w:val="24"/>
            <w:szCs w:val="24"/>
            <w:lang w:val="en-US"/>
          </w:rPr>
          <w:t>more understandable</w:t>
        </w:r>
      </w:ins>
      <w:r w:rsidR="009965FF">
        <w:rPr>
          <w:rFonts w:ascii="Times New Roman" w:eastAsia="Times New Roman" w:hAnsi="Times New Roman" w:cs="Times New Roman"/>
          <w:color w:val="131413"/>
          <w:sz w:val="24"/>
          <w:szCs w:val="24"/>
          <w:lang w:val="en-US"/>
        </w:rPr>
        <w:t xml:space="preserve"> compared to the non-symbolic demonstrations. </w:t>
      </w:r>
      <w:del w:id="655" w:author="Venera Gashaj" w:date="2023-05-04T20:24:00Z">
        <w:r w:rsidR="00A50282">
          <w:rPr>
            <w:rFonts w:ascii="Times New Roman" w:eastAsia="Times New Roman" w:hAnsi="Times New Roman" w:cs="Times New Roman"/>
            <w:color w:val="131413"/>
            <w:sz w:val="24"/>
            <w:szCs w:val="24"/>
            <w:lang w:val="en-US"/>
          </w:rPr>
          <w:delText>These results</w:delText>
        </w:r>
      </w:del>
      <w:ins w:id="656" w:author="Venera Gashaj" w:date="2023-05-04T20:24:00Z">
        <w:r w:rsidR="009965FF">
          <w:rPr>
            <w:rFonts w:ascii="Times New Roman" w:eastAsia="Times New Roman" w:hAnsi="Times New Roman" w:cs="Times New Roman"/>
            <w:color w:val="131413"/>
            <w:sz w:val="24"/>
            <w:szCs w:val="24"/>
            <w:lang w:val="en-US"/>
          </w:rPr>
          <w:t>This result</w:t>
        </w:r>
      </w:ins>
      <w:r w:rsidR="009965FF">
        <w:rPr>
          <w:rFonts w:ascii="Times New Roman" w:eastAsia="Times New Roman" w:hAnsi="Times New Roman" w:cs="Times New Roman"/>
          <w:color w:val="131413"/>
          <w:sz w:val="24"/>
          <w:szCs w:val="24"/>
          <w:lang w:val="en-US"/>
        </w:rPr>
        <w:t xml:space="preserve">, however, might </w:t>
      </w:r>
      <w:del w:id="657" w:author="Venera Gashaj" w:date="2023-05-04T20:24:00Z">
        <w:r w:rsidR="00F20403">
          <w:rPr>
            <w:rFonts w:ascii="Times New Roman" w:eastAsia="Times New Roman" w:hAnsi="Times New Roman" w:cs="Times New Roman"/>
            <w:color w:val="131413"/>
            <w:sz w:val="24"/>
            <w:szCs w:val="24"/>
            <w:lang w:val="en-US"/>
          </w:rPr>
          <w:delText>largely</w:delText>
        </w:r>
      </w:del>
      <w:ins w:id="658" w:author="Venera Gashaj" w:date="2023-05-04T20:24:00Z">
        <w:r w:rsidR="009965FF">
          <w:rPr>
            <w:rFonts w:ascii="Times New Roman" w:eastAsia="Times New Roman" w:hAnsi="Times New Roman" w:cs="Times New Roman"/>
            <w:color w:val="131413"/>
            <w:sz w:val="24"/>
            <w:szCs w:val="24"/>
            <w:lang w:val="en-US"/>
          </w:rPr>
          <w:t>only</w:t>
        </w:r>
      </w:ins>
      <w:r w:rsidR="009965FF">
        <w:rPr>
          <w:rFonts w:ascii="Times New Roman" w:eastAsia="Times New Roman" w:hAnsi="Times New Roman" w:cs="Times New Roman"/>
          <w:color w:val="131413"/>
          <w:sz w:val="24"/>
          <w:szCs w:val="24"/>
          <w:lang w:val="en-US"/>
        </w:rPr>
        <w:t xml:space="preserve"> reflect the prevalence of above-mentioned educational approaches, that is, of emphasizing symbolic examples at the expense of non-symbolic ones.</w:t>
      </w:r>
      <w:del w:id="659" w:author="Venera Gashaj" w:date="2023-05-04T20:24:00Z">
        <w:r w:rsidR="009B1F24">
          <w:rPr>
            <w:rFonts w:ascii="Times New Roman" w:eastAsia="Times New Roman" w:hAnsi="Times New Roman" w:cs="Times New Roman"/>
            <w:color w:val="131413"/>
            <w:sz w:val="24"/>
            <w:szCs w:val="24"/>
            <w:lang w:val="en-US"/>
          </w:rPr>
          <w:delText xml:space="preserve"> Summarized, our findings suggest that there is no difference between symbolic and non-symbolic demonstrations at the neural level, and that students</w:delText>
        </w:r>
        <w:r w:rsidR="00F20403">
          <w:rPr>
            <w:rFonts w:ascii="Times New Roman" w:eastAsia="Times New Roman" w:hAnsi="Times New Roman" w:cs="Times New Roman"/>
            <w:color w:val="131413"/>
            <w:sz w:val="24"/>
            <w:szCs w:val="24"/>
            <w:lang w:val="en-US"/>
          </w:rPr>
          <w:delText>—</w:delText>
        </w:r>
        <w:r w:rsidR="009B1F24">
          <w:rPr>
            <w:rFonts w:ascii="Times New Roman" w:eastAsia="Times New Roman" w:hAnsi="Times New Roman" w:cs="Times New Roman"/>
            <w:color w:val="131413"/>
            <w:sz w:val="24"/>
            <w:szCs w:val="24"/>
            <w:lang w:val="en-US"/>
          </w:rPr>
          <w:delText>even when the demonstration is less familiar</w:delText>
        </w:r>
        <w:r w:rsidR="00F20403">
          <w:rPr>
            <w:rFonts w:ascii="Times New Roman" w:eastAsia="Times New Roman" w:hAnsi="Times New Roman" w:cs="Times New Roman"/>
            <w:color w:val="131413"/>
            <w:sz w:val="24"/>
            <w:szCs w:val="24"/>
            <w:lang w:val="en-US"/>
          </w:rPr>
          <w:delText>—report an adequate understanding of</w:delText>
        </w:r>
        <w:r w:rsidR="009B1F24">
          <w:rPr>
            <w:rFonts w:ascii="Times New Roman" w:eastAsia="Times New Roman" w:hAnsi="Times New Roman" w:cs="Times New Roman"/>
            <w:color w:val="131413"/>
            <w:sz w:val="24"/>
            <w:szCs w:val="24"/>
            <w:lang w:val="en-US"/>
          </w:rPr>
          <w:delText xml:space="preserve"> non-symbolic demonstrations, even if they understand them less than the familiar symbolic demonstrations.</w:delText>
        </w:r>
      </w:del>
    </w:p>
    <w:p w14:paraId="7A2DAF17" w14:textId="24EBF8F7" w:rsidR="00A81251" w:rsidRDefault="007F1F7B" w:rsidP="009965FF">
      <w:pPr>
        <w:spacing w:line="480" w:lineRule="auto"/>
        <w:ind w:firstLine="720"/>
        <w:rPr>
          <w:ins w:id="660" w:author="Venera Gashaj" w:date="2023-05-04T20:24:00Z"/>
          <w:rFonts w:ascii="Times New Roman" w:eastAsia="Times New Roman" w:hAnsi="Times New Roman" w:cs="Times New Roman"/>
          <w:color w:val="131413"/>
          <w:sz w:val="24"/>
          <w:szCs w:val="24"/>
          <w:lang w:val="en-US"/>
        </w:rPr>
      </w:pPr>
      <w:ins w:id="661" w:author="Venera Gashaj" w:date="2023-05-04T20:24:00Z">
        <w:r>
          <w:rPr>
            <w:rFonts w:ascii="Times New Roman" w:eastAsia="Times New Roman" w:hAnsi="Times New Roman" w:cs="Times New Roman"/>
            <w:color w:val="131413"/>
            <w:sz w:val="24"/>
            <w:szCs w:val="24"/>
            <w:lang w:val="en-US"/>
          </w:rPr>
          <w:t>Our study</w:t>
        </w:r>
        <w:r w:rsidRPr="007F1F7B">
          <w:rPr>
            <w:rFonts w:ascii="Times New Roman" w:eastAsia="Times New Roman" w:hAnsi="Times New Roman" w:cs="Times New Roman"/>
            <w:color w:val="131413"/>
            <w:sz w:val="24"/>
            <w:szCs w:val="24"/>
            <w:lang w:val="en-US"/>
          </w:rPr>
          <w:t xml:space="preserve"> highlight</w:t>
        </w:r>
        <w:r>
          <w:rPr>
            <w:rFonts w:ascii="Times New Roman" w:eastAsia="Times New Roman" w:hAnsi="Times New Roman" w:cs="Times New Roman"/>
            <w:color w:val="131413"/>
            <w:sz w:val="24"/>
            <w:szCs w:val="24"/>
            <w:lang w:val="en-US"/>
          </w:rPr>
          <w:t>s some of</w:t>
        </w:r>
        <w:r w:rsidRPr="007F1F7B">
          <w:rPr>
            <w:rFonts w:ascii="Times New Roman" w:eastAsia="Times New Roman" w:hAnsi="Times New Roman" w:cs="Times New Roman"/>
            <w:color w:val="131413"/>
            <w:sz w:val="24"/>
            <w:szCs w:val="24"/>
            <w:lang w:val="en-US"/>
          </w:rPr>
          <w:t xml:space="preserve"> the challenges associated with using EEG methods to investigate mathematical reasoning in ecologically valid settings. </w:t>
        </w:r>
        <w:r>
          <w:rPr>
            <w:rFonts w:ascii="Times New Roman" w:eastAsia="Times New Roman" w:hAnsi="Times New Roman" w:cs="Times New Roman"/>
            <w:color w:val="131413"/>
            <w:sz w:val="24"/>
            <w:szCs w:val="24"/>
            <w:lang w:val="en-US"/>
          </w:rPr>
          <w:t>Although</w:t>
        </w:r>
        <w:r w:rsidRPr="007F1F7B">
          <w:rPr>
            <w:rFonts w:ascii="Times New Roman" w:eastAsia="Times New Roman" w:hAnsi="Times New Roman" w:cs="Times New Roman"/>
            <w:color w:val="131413"/>
            <w:sz w:val="24"/>
            <w:szCs w:val="24"/>
            <w:lang w:val="en-US"/>
          </w:rPr>
          <w:t xml:space="preserve"> </w:t>
        </w:r>
        <w:r>
          <w:rPr>
            <w:rFonts w:ascii="Times New Roman" w:eastAsia="Times New Roman" w:hAnsi="Times New Roman" w:cs="Times New Roman"/>
            <w:color w:val="131413"/>
            <w:sz w:val="24"/>
            <w:szCs w:val="24"/>
            <w:lang w:val="en-US"/>
          </w:rPr>
          <w:t>l</w:t>
        </w:r>
        <w:r w:rsidRPr="007F1F7B">
          <w:rPr>
            <w:rFonts w:ascii="Times New Roman" w:eastAsia="Times New Roman" w:hAnsi="Times New Roman" w:cs="Times New Roman"/>
            <w:color w:val="131413"/>
            <w:sz w:val="24"/>
            <w:szCs w:val="24"/>
            <w:lang w:val="en-US"/>
          </w:rPr>
          <w:t xml:space="preserve">aboratory studies have provided insights into the neural mechanisms underlying mathematical cognition, the use of </w:t>
        </w:r>
        <w:r>
          <w:rPr>
            <w:rFonts w:ascii="Times New Roman" w:eastAsia="Times New Roman" w:hAnsi="Times New Roman" w:cs="Times New Roman"/>
            <w:color w:val="131413"/>
            <w:sz w:val="24"/>
            <w:szCs w:val="24"/>
            <w:lang w:val="en-US"/>
          </w:rPr>
          <w:t xml:space="preserve">more </w:t>
        </w:r>
        <w:r w:rsidRPr="007F1F7B">
          <w:rPr>
            <w:rFonts w:ascii="Times New Roman" w:eastAsia="Times New Roman" w:hAnsi="Times New Roman" w:cs="Times New Roman"/>
            <w:color w:val="131413"/>
            <w:sz w:val="24"/>
            <w:szCs w:val="24"/>
            <w:lang w:val="en-US"/>
          </w:rPr>
          <w:t xml:space="preserve">controlled and simplified stimuli may not adequately represent </w:t>
        </w:r>
        <w:r>
          <w:rPr>
            <w:rFonts w:ascii="Times New Roman" w:eastAsia="Times New Roman" w:hAnsi="Times New Roman" w:cs="Times New Roman"/>
            <w:color w:val="131413"/>
            <w:sz w:val="24"/>
            <w:szCs w:val="24"/>
            <w:lang w:val="en-US"/>
          </w:rPr>
          <w:t>real-</w:t>
        </w:r>
        <w:r w:rsidRPr="007F1F7B">
          <w:rPr>
            <w:rFonts w:ascii="Times New Roman" w:eastAsia="Times New Roman" w:hAnsi="Times New Roman" w:cs="Times New Roman"/>
            <w:color w:val="131413"/>
            <w:sz w:val="24"/>
            <w:szCs w:val="24"/>
            <w:lang w:val="en-US"/>
          </w:rPr>
          <w:t xml:space="preserve">world mathematical problem-solving complexity and variability. </w:t>
        </w:r>
        <w:r>
          <w:rPr>
            <w:rFonts w:ascii="Times New Roman" w:eastAsia="Times New Roman" w:hAnsi="Times New Roman" w:cs="Times New Roman"/>
            <w:color w:val="131413"/>
            <w:sz w:val="24"/>
            <w:szCs w:val="24"/>
            <w:lang w:val="en-US"/>
          </w:rPr>
          <w:t>F</w:t>
        </w:r>
        <w:r w:rsidRPr="007F1F7B">
          <w:rPr>
            <w:rFonts w:ascii="Times New Roman" w:eastAsia="Times New Roman" w:hAnsi="Times New Roman" w:cs="Times New Roman"/>
            <w:color w:val="131413"/>
            <w:sz w:val="24"/>
            <w:szCs w:val="24"/>
            <w:lang w:val="en-US"/>
          </w:rPr>
          <w:t>uture research should</w:t>
        </w:r>
        <w:r>
          <w:rPr>
            <w:rFonts w:ascii="Times New Roman" w:eastAsia="Times New Roman" w:hAnsi="Times New Roman" w:cs="Times New Roman"/>
            <w:color w:val="131413"/>
            <w:sz w:val="24"/>
            <w:szCs w:val="24"/>
            <w:lang w:val="en-US"/>
          </w:rPr>
          <w:t>, in addition to more controlled experiments, thus also pursue</w:t>
        </w:r>
        <w:r w:rsidRPr="007F1F7B">
          <w:rPr>
            <w:rFonts w:ascii="Times New Roman" w:eastAsia="Times New Roman" w:hAnsi="Times New Roman" w:cs="Times New Roman"/>
            <w:color w:val="131413"/>
            <w:sz w:val="24"/>
            <w:szCs w:val="24"/>
            <w:lang w:val="en-US"/>
          </w:rPr>
          <w:t xml:space="preserve"> more naturalistic paradigms. </w:t>
        </w:r>
        <w:r>
          <w:rPr>
            <w:rFonts w:ascii="Times New Roman" w:eastAsia="Times New Roman" w:hAnsi="Times New Roman" w:cs="Times New Roman"/>
            <w:color w:val="131413"/>
            <w:sz w:val="24"/>
            <w:szCs w:val="24"/>
            <w:lang w:val="en-US"/>
          </w:rPr>
          <w:t>By combining more naturalistic approaches with more controlled experiments, it</w:t>
        </w:r>
        <w:r w:rsidRPr="007F1F7B">
          <w:rPr>
            <w:rFonts w:ascii="Times New Roman" w:eastAsia="Times New Roman" w:hAnsi="Times New Roman" w:cs="Times New Roman"/>
            <w:color w:val="131413"/>
            <w:sz w:val="24"/>
            <w:szCs w:val="24"/>
            <w:lang w:val="en-US"/>
          </w:rPr>
          <w:t xml:space="preserve"> </w:t>
        </w:r>
        <w:r>
          <w:rPr>
            <w:rFonts w:ascii="Times New Roman" w:eastAsia="Times New Roman" w:hAnsi="Times New Roman" w:cs="Times New Roman"/>
            <w:color w:val="131413"/>
            <w:sz w:val="24"/>
            <w:szCs w:val="24"/>
            <w:lang w:val="en-US"/>
          </w:rPr>
          <w:t>may be</w:t>
        </w:r>
        <w:r w:rsidRPr="007F1F7B">
          <w:rPr>
            <w:rFonts w:ascii="Times New Roman" w:eastAsia="Times New Roman" w:hAnsi="Times New Roman" w:cs="Times New Roman"/>
            <w:color w:val="131413"/>
            <w:sz w:val="24"/>
            <w:szCs w:val="24"/>
            <w:lang w:val="en-US"/>
          </w:rPr>
          <w:t xml:space="preserve"> possible to </w:t>
        </w:r>
        <w:r>
          <w:rPr>
            <w:rFonts w:ascii="Times New Roman" w:eastAsia="Times New Roman" w:hAnsi="Times New Roman" w:cs="Times New Roman"/>
            <w:color w:val="131413"/>
            <w:sz w:val="24"/>
            <w:szCs w:val="24"/>
            <w:lang w:val="en-US"/>
          </w:rPr>
          <w:t>develop</w:t>
        </w:r>
        <w:r w:rsidRPr="007F1F7B">
          <w:rPr>
            <w:rFonts w:ascii="Times New Roman" w:eastAsia="Times New Roman" w:hAnsi="Times New Roman" w:cs="Times New Roman"/>
            <w:color w:val="131413"/>
            <w:sz w:val="24"/>
            <w:szCs w:val="24"/>
            <w:lang w:val="en-US"/>
          </w:rPr>
          <w:t xml:space="preserve"> a more </w:t>
        </w:r>
        <w:r>
          <w:rPr>
            <w:rFonts w:ascii="Times New Roman" w:eastAsia="Times New Roman" w:hAnsi="Times New Roman" w:cs="Times New Roman"/>
            <w:color w:val="131413"/>
            <w:sz w:val="24"/>
            <w:szCs w:val="24"/>
            <w:lang w:val="en-US"/>
          </w:rPr>
          <w:t>nuanced</w:t>
        </w:r>
        <w:r w:rsidRPr="007F1F7B">
          <w:rPr>
            <w:rFonts w:ascii="Times New Roman" w:eastAsia="Times New Roman" w:hAnsi="Times New Roman" w:cs="Times New Roman"/>
            <w:color w:val="131413"/>
            <w:sz w:val="24"/>
            <w:szCs w:val="24"/>
            <w:lang w:val="en-US"/>
          </w:rPr>
          <w:t xml:space="preserve"> and thorough understanding of the neural basis of </w:t>
        </w:r>
        <w:r w:rsidR="00304D1B">
          <w:rPr>
            <w:rFonts w:ascii="Times New Roman" w:eastAsia="Times New Roman" w:hAnsi="Times New Roman" w:cs="Times New Roman"/>
            <w:color w:val="131413"/>
            <w:sz w:val="24"/>
            <w:szCs w:val="24"/>
            <w:lang w:val="en-US"/>
          </w:rPr>
          <w:t xml:space="preserve">authentic </w:t>
        </w:r>
        <w:r w:rsidRPr="007F1F7B">
          <w:rPr>
            <w:rFonts w:ascii="Times New Roman" w:eastAsia="Times New Roman" w:hAnsi="Times New Roman" w:cs="Times New Roman"/>
            <w:color w:val="131413"/>
            <w:sz w:val="24"/>
            <w:szCs w:val="24"/>
            <w:lang w:val="en-US"/>
          </w:rPr>
          <w:t xml:space="preserve">mathematical </w:t>
        </w:r>
        <w:r>
          <w:rPr>
            <w:rFonts w:ascii="Times New Roman" w:eastAsia="Times New Roman" w:hAnsi="Times New Roman" w:cs="Times New Roman"/>
            <w:color w:val="131413"/>
            <w:sz w:val="24"/>
            <w:szCs w:val="24"/>
            <w:lang w:val="en-US"/>
          </w:rPr>
          <w:t>reasoning</w:t>
        </w:r>
        <w:r w:rsidRPr="007F1F7B">
          <w:rPr>
            <w:rFonts w:ascii="Times New Roman" w:eastAsia="Times New Roman" w:hAnsi="Times New Roman" w:cs="Times New Roman"/>
            <w:color w:val="131413"/>
            <w:sz w:val="24"/>
            <w:szCs w:val="24"/>
            <w:lang w:val="en-US"/>
          </w:rPr>
          <w:t xml:space="preserve">. </w:t>
        </w:r>
      </w:ins>
    </w:p>
    <w:p w14:paraId="5E60AB8F" w14:textId="77777777" w:rsidR="001022DE" w:rsidRDefault="001022DE">
      <w:pPr>
        <w:rPr>
          <w:rFonts w:ascii="Times New Roman" w:eastAsia="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rPr>
        <w:br w:type="page"/>
      </w:r>
    </w:p>
    <w:p w14:paraId="361A07D8" w14:textId="00EB4FCA" w:rsidR="0023368E" w:rsidRPr="00E41BCB" w:rsidRDefault="00437550">
      <w:pPr>
        <w:spacing w:line="480" w:lineRule="auto"/>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lastRenderedPageBreak/>
        <w:t>References</w:t>
      </w:r>
    </w:p>
    <w:p w14:paraId="43C583E5"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Ansari, D. (2007). Does the parietal cortex distinguish between “10”, “ten,” and ten dots? </w:t>
      </w:r>
      <w:r w:rsidRPr="00E41BCB">
        <w:rPr>
          <w:rFonts w:ascii="Times New Roman" w:eastAsia="Times New Roman" w:hAnsi="Times New Roman" w:cs="Times New Roman"/>
          <w:i/>
          <w:iCs/>
          <w:sz w:val="24"/>
          <w:szCs w:val="24"/>
          <w:lang w:val="en-US"/>
        </w:rPr>
        <w:t>Neuron, 53</w:t>
      </w:r>
      <w:r w:rsidRPr="00E41BCB">
        <w:rPr>
          <w:rFonts w:ascii="Times New Roman" w:eastAsia="Times New Roman" w:hAnsi="Times New Roman" w:cs="Times New Roman"/>
          <w:sz w:val="24"/>
          <w:szCs w:val="24"/>
          <w:lang w:val="en-US"/>
        </w:rPr>
        <w:t>(2), 165-167.</w:t>
      </w:r>
    </w:p>
    <w:p w14:paraId="0B61C82E"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F26248">
        <w:rPr>
          <w:rFonts w:ascii="Times New Roman" w:hAnsi="Times New Roman"/>
          <w:sz w:val="24"/>
          <w:lang w:val="en-US"/>
          <w:rPrChange w:id="662" w:author="Venera Gashaj" w:date="2023-05-04T20:24:00Z">
            <w:rPr>
              <w:rFonts w:ascii="Times New Roman" w:hAnsi="Times New Roman"/>
              <w:sz w:val="24"/>
              <w:lang w:val="es-ES"/>
            </w:rPr>
          </w:rPrChange>
        </w:rPr>
        <w:t>Arsalidou</w:t>
      </w:r>
      <w:proofErr w:type="spellEnd"/>
      <w:r w:rsidRPr="00F26248">
        <w:rPr>
          <w:rFonts w:ascii="Times New Roman" w:hAnsi="Times New Roman"/>
          <w:sz w:val="24"/>
          <w:lang w:val="en-US"/>
          <w:rPrChange w:id="663" w:author="Venera Gashaj" w:date="2023-05-04T20:24:00Z">
            <w:rPr>
              <w:rFonts w:ascii="Times New Roman" w:hAnsi="Times New Roman"/>
              <w:sz w:val="24"/>
              <w:lang w:val="es-ES"/>
            </w:rPr>
          </w:rPrChange>
        </w:rPr>
        <w:t xml:space="preserve">, M., &amp; Taylor, M. J. (2011). </w:t>
      </w:r>
      <w:r w:rsidRPr="00E41BCB">
        <w:rPr>
          <w:rFonts w:ascii="Times New Roman" w:eastAsia="Times New Roman" w:hAnsi="Times New Roman" w:cs="Times New Roman"/>
          <w:sz w:val="24"/>
          <w:szCs w:val="24"/>
          <w:lang w:val="en-US"/>
        </w:rPr>
        <w:t xml:space="preserve">Is 2+2=4? Meta-analyses of brain areas needed for numbers and calculations. </w:t>
      </w:r>
      <w:r w:rsidRPr="00E41BCB">
        <w:rPr>
          <w:rFonts w:ascii="Times New Roman" w:eastAsia="Times New Roman" w:hAnsi="Times New Roman" w:cs="Times New Roman"/>
          <w:i/>
          <w:sz w:val="24"/>
          <w:szCs w:val="24"/>
          <w:lang w:val="en-US"/>
        </w:rPr>
        <w:t>Neuroimage, 54</w:t>
      </w:r>
      <w:r w:rsidRPr="00E41BCB">
        <w:rPr>
          <w:rFonts w:ascii="Times New Roman" w:eastAsia="Times New Roman" w:hAnsi="Times New Roman" w:cs="Times New Roman"/>
          <w:sz w:val="24"/>
          <w:szCs w:val="24"/>
          <w:lang w:val="en-US"/>
        </w:rPr>
        <w:t xml:space="preserve">(3), 2382-2393. </w:t>
      </w:r>
      <w:proofErr w:type="gramStart"/>
      <w:r w:rsidRPr="00E41BCB">
        <w:rPr>
          <w:rFonts w:ascii="Times New Roman" w:eastAsia="Times New Roman" w:hAnsi="Times New Roman" w:cs="Times New Roman"/>
          <w:sz w:val="24"/>
          <w:szCs w:val="24"/>
          <w:lang w:val="en-US"/>
        </w:rPr>
        <w:t>doi:10.1016/j.neuroimage</w:t>
      </w:r>
      <w:proofErr w:type="gramEnd"/>
      <w:r w:rsidRPr="00E41BCB">
        <w:rPr>
          <w:rFonts w:ascii="Times New Roman" w:eastAsia="Times New Roman" w:hAnsi="Times New Roman" w:cs="Times New Roman"/>
          <w:sz w:val="24"/>
          <w:szCs w:val="24"/>
          <w:lang w:val="en-US"/>
        </w:rPr>
        <w:t>.2010.10.009</w:t>
      </w:r>
    </w:p>
    <w:p w14:paraId="414933F9"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Arsalidou</w:t>
      </w:r>
      <w:proofErr w:type="spellEnd"/>
      <w:r w:rsidRPr="00E41BCB">
        <w:rPr>
          <w:rFonts w:ascii="Times New Roman" w:eastAsia="Times New Roman" w:hAnsi="Times New Roman" w:cs="Times New Roman"/>
          <w:sz w:val="24"/>
          <w:szCs w:val="24"/>
          <w:lang w:val="en-US"/>
        </w:rPr>
        <w:t xml:space="preserve">, M., </w:t>
      </w:r>
      <w:proofErr w:type="spellStart"/>
      <w:r w:rsidRPr="00E41BCB">
        <w:rPr>
          <w:rFonts w:ascii="Times New Roman" w:eastAsia="Times New Roman" w:hAnsi="Times New Roman" w:cs="Times New Roman"/>
          <w:sz w:val="24"/>
          <w:szCs w:val="24"/>
          <w:lang w:val="en-US"/>
        </w:rPr>
        <w:t>Pawliw-Levac</w:t>
      </w:r>
      <w:proofErr w:type="spellEnd"/>
      <w:r w:rsidRPr="00E41BCB">
        <w:rPr>
          <w:rFonts w:ascii="Times New Roman" w:eastAsia="Times New Roman" w:hAnsi="Times New Roman" w:cs="Times New Roman"/>
          <w:sz w:val="24"/>
          <w:szCs w:val="24"/>
          <w:lang w:val="en-US"/>
        </w:rPr>
        <w:t xml:space="preserve">, M., Sadeghi, M., &amp; Pascual-Leone, J. (2018). Brain areas associated with numbers and calculations in children: Meta-analyses of fMRI studies. </w:t>
      </w:r>
      <w:r w:rsidRPr="00E41BCB">
        <w:rPr>
          <w:rFonts w:ascii="Times New Roman" w:eastAsia="Times New Roman" w:hAnsi="Times New Roman" w:cs="Times New Roman"/>
          <w:i/>
          <w:iCs/>
          <w:sz w:val="24"/>
          <w:szCs w:val="24"/>
          <w:lang w:val="en-US"/>
        </w:rPr>
        <w:t>Developmental Cognitive Neuroscience, 30</w:t>
      </w:r>
      <w:r w:rsidRPr="00E41BCB">
        <w:rPr>
          <w:rFonts w:ascii="Times New Roman" w:eastAsia="Times New Roman" w:hAnsi="Times New Roman" w:cs="Times New Roman"/>
          <w:sz w:val="24"/>
          <w:szCs w:val="24"/>
          <w:lang w:val="en-US"/>
        </w:rPr>
        <w:t xml:space="preserve">, 239-250. </w:t>
      </w:r>
      <w:proofErr w:type="gramStart"/>
      <w:r w:rsidRPr="00E41BCB">
        <w:rPr>
          <w:rFonts w:ascii="Times New Roman" w:eastAsia="Times New Roman" w:hAnsi="Times New Roman" w:cs="Times New Roman"/>
          <w:sz w:val="24"/>
          <w:szCs w:val="24"/>
          <w:lang w:val="en-US"/>
        </w:rPr>
        <w:t>doi:10.1016/j.dcn</w:t>
      </w:r>
      <w:proofErr w:type="gramEnd"/>
      <w:r w:rsidRPr="00E41BCB">
        <w:rPr>
          <w:rFonts w:ascii="Times New Roman" w:eastAsia="Times New Roman" w:hAnsi="Times New Roman" w:cs="Times New Roman"/>
          <w:sz w:val="24"/>
          <w:szCs w:val="24"/>
          <w:lang w:val="en-US"/>
        </w:rPr>
        <w:t>.2017.08.002</w:t>
      </w:r>
    </w:p>
    <w:p w14:paraId="305BB831" w14:textId="77777777" w:rsidR="00C724C0" w:rsidRPr="00F26248" w:rsidRDefault="00C724C0">
      <w:pPr>
        <w:pBdr>
          <w:top w:val="nil"/>
          <w:left w:val="nil"/>
          <w:bottom w:val="nil"/>
          <w:right w:val="nil"/>
          <w:between w:val="nil"/>
        </w:pBdr>
        <w:spacing w:line="360" w:lineRule="auto"/>
        <w:ind w:left="708" w:hanging="708"/>
        <w:rPr>
          <w:rFonts w:ascii="Times New Roman" w:hAnsi="Times New Roman"/>
          <w:sz w:val="24"/>
          <w:lang w:val="de-CH"/>
          <w:rPrChange w:id="664" w:author="Venera Gashaj" w:date="2023-05-04T20:24:00Z">
            <w:rPr>
              <w:rFonts w:ascii="Times New Roman" w:hAnsi="Times New Roman"/>
              <w:sz w:val="24"/>
              <w:lang w:val="en-US"/>
            </w:rPr>
          </w:rPrChange>
        </w:rPr>
      </w:pPr>
      <w:proofErr w:type="spellStart"/>
      <w:r w:rsidRPr="00E41BCB">
        <w:rPr>
          <w:rFonts w:ascii="Times New Roman" w:eastAsia="Times New Roman" w:hAnsi="Times New Roman" w:cs="Times New Roman"/>
          <w:sz w:val="24"/>
          <w:szCs w:val="24"/>
          <w:lang w:val="en-US"/>
        </w:rPr>
        <w:t>Avancini</w:t>
      </w:r>
      <w:proofErr w:type="spellEnd"/>
      <w:r w:rsidRPr="00E41BCB">
        <w:rPr>
          <w:rFonts w:ascii="Times New Roman" w:eastAsia="Times New Roman" w:hAnsi="Times New Roman" w:cs="Times New Roman"/>
          <w:sz w:val="24"/>
          <w:szCs w:val="24"/>
          <w:lang w:val="en-US"/>
        </w:rPr>
        <w:t xml:space="preserve">, C., </w:t>
      </w:r>
      <w:proofErr w:type="spellStart"/>
      <w:r w:rsidRPr="00E41BCB">
        <w:rPr>
          <w:rFonts w:ascii="Times New Roman" w:eastAsia="Times New Roman" w:hAnsi="Times New Roman" w:cs="Times New Roman"/>
          <w:sz w:val="24"/>
          <w:szCs w:val="24"/>
          <w:lang w:val="en-US"/>
        </w:rPr>
        <w:t>Soltész</w:t>
      </w:r>
      <w:proofErr w:type="spellEnd"/>
      <w:r w:rsidRPr="00E41BCB">
        <w:rPr>
          <w:rFonts w:ascii="Times New Roman" w:eastAsia="Times New Roman" w:hAnsi="Times New Roman" w:cs="Times New Roman"/>
          <w:sz w:val="24"/>
          <w:szCs w:val="24"/>
          <w:lang w:val="en-US"/>
        </w:rPr>
        <w:t xml:space="preserve">, F., &amp; </w:t>
      </w:r>
      <w:proofErr w:type="spellStart"/>
      <w:r w:rsidRPr="00E41BCB">
        <w:rPr>
          <w:rFonts w:ascii="Times New Roman" w:eastAsia="Times New Roman" w:hAnsi="Times New Roman" w:cs="Times New Roman"/>
          <w:sz w:val="24"/>
          <w:szCs w:val="24"/>
          <w:lang w:val="en-US"/>
        </w:rPr>
        <w:t>Szűcs</w:t>
      </w:r>
      <w:proofErr w:type="spellEnd"/>
      <w:r w:rsidRPr="00E41BCB">
        <w:rPr>
          <w:rFonts w:ascii="Times New Roman" w:eastAsia="Times New Roman" w:hAnsi="Times New Roman" w:cs="Times New Roman"/>
          <w:sz w:val="24"/>
          <w:szCs w:val="24"/>
          <w:lang w:val="en-US"/>
        </w:rPr>
        <w:t xml:space="preserve">, D. (2015). Separating stages of arithmetic verification: An ERP study with a novel paradigm. </w:t>
      </w:r>
      <w:proofErr w:type="spellStart"/>
      <w:r w:rsidRPr="00F26248">
        <w:rPr>
          <w:rFonts w:ascii="Times New Roman" w:hAnsi="Times New Roman"/>
          <w:i/>
          <w:sz w:val="24"/>
          <w:lang w:val="de-CH"/>
          <w:rPrChange w:id="665" w:author="Venera Gashaj" w:date="2023-05-04T20:24:00Z">
            <w:rPr>
              <w:rFonts w:ascii="Times New Roman" w:hAnsi="Times New Roman"/>
              <w:i/>
              <w:sz w:val="24"/>
              <w:lang w:val="en-US"/>
            </w:rPr>
          </w:rPrChange>
        </w:rPr>
        <w:t>Neuropsychologia</w:t>
      </w:r>
      <w:proofErr w:type="spellEnd"/>
      <w:r w:rsidRPr="00F26248">
        <w:rPr>
          <w:rFonts w:ascii="Times New Roman" w:hAnsi="Times New Roman"/>
          <w:i/>
          <w:sz w:val="24"/>
          <w:lang w:val="de-CH"/>
          <w:rPrChange w:id="666" w:author="Venera Gashaj" w:date="2023-05-04T20:24:00Z">
            <w:rPr>
              <w:rFonts w:ascii="Times New Roman" w:hAnsi="Times New Roman"/>
              <w:i/>
              <w:sz w:val="24"/>
              <w:lang w:val="en-US"/>
            </w:rPr>
          </w:rPrChange>
        </w:rPr>
        <w:t>, 75</w:t>
      </w:r>
      <w:r w:rsidRPr="00F26248">
        <w:rPr>
          <w:rFonts w:ascii="Times New Roman" w:hAnsi="Times New Roman"/>
          <w:sz w:val="24"/>
          <w:lang w:val="de-CH"/>
          <w:rPrChange w:id="667" w:author="Venera Gashaj" w:date="2023-05-04T20:24:00Z">
            <w:rPr>
              <w:rFonts w:ascii="Times New Roman" w:hAnsi="Times New Roman"/>
              <w:sz w:val="24"/>
              <w:lang w:val="en-US"/>
            </w:rPr>
          </w:rPrChange>
        </w:rPr>
        <w:t>, 322-329.</w:t>
      </w:r>
    </w:p>
    <w:p w14:paraId="64AFB417" w14:textId="77777777" w:rsidR="0023368E" w:rsidRPr="00A20AEF" w:rsidRDefault="00437550">
      <w:pPr>
        <w:pBdr>
          <w:top w:val="nil"/>
          <w:left w:val="nil"/>
          <w:bottom w:val="nil"/>
          <w:right w:val="nil"/>
          <w:between w:val="nil"/>
        </w:pBdr>
        <w:spacing w:line="360" w:lineRule="auto"/>
        <w:ind w:left="708" w:hanging="708"/>
        <w:rPr>
          <w:del w:id="668" w:author="Venera Gashaj" w:date="2023-05-04T20:24:00Z"/>
          <w:rFonts w:ascii="Times New Roman" w:eastAsia="Times New Roman" w:hAnsi="Times New Roman" w:cs="Times New Roman"/>
          <w:sz w:val="24"/>
          <w:szCs w:val="24"/>
          <w:lang w:val="en-US"/>
        </w:rPr>
      </w:pPr>
      <w:del w:id="669" w:author="Venera Gashaj" w:date="2023-05-04T20:24:00Z">
        <w:r w:rsidRPr="00A20AEF">
          <w:rPr>
            <w:rFonts w:ascii="Times New Roman" w:eastAsia="Times New Roman" w:hAnsi="Times New Roman" w:cs="Times New Roman"/>
            <w:sz w:val="24"/>
            <w:szCs w:val="24"/>
            <w:lang w:val="en-US"/>
          </w:rPr>
          <w:delText>Baranzini, D. (2018). SPSS single dataframe aggregating SPSS multiply imputed split files. doi:10.13140/rg.2.2.33750.70722</w:delText>
        </w:r>
      </w:del>
    </w:p>
    <w:p w14:paraId="49B5F662" w14:textId="67FDBE90" w:rsidR="00C724C0" w:rsidRPr="00E41BCB" w:rsidDel="00F26248" w:rsidRDefault="00C724C0" w:rsidP="00A20AEF">
      <w:pPr>
        <w:pBdr>
          <w:top w:val="nil"/>
          <w:left w:val="nil"/>
          <w:bottom w:val="nil"/>
          <w:right w:val="nil"/>
          <w:between w:val="nil"/>
        </w:pBdr>
        <w:spacing w:line="360" w:lineRule="auto"/>
        <w:ind w:left="708" w:hanging="708"/>
        <w:rPr>
          <w:del w:id="670" w:author="Venera Gashaj" w:date="2023-05-04T20:29:00Z"/>
          <w:rFonts w:ascii="Times New Roman" w:eastAsia="Times New Roman" w:hAnsi="Times New Roman" w:cs="Times New Roman"/>
          <w:sz w:val="24"/>
          <w:szCs w:val="24"/>
          <w:lang w:val="en-US"/>
        </w:rPr>
      </w:pPr>
      <w:del w:id="671" w:author="Venera Gashaj" w:date="2023-05-04T20:29:00Z">
        <w:r w:rsidRPr="000377F8" w:rsidDel="00F26248">
          <w:rPr>
            <w:rFonts w:ascii="Times New Roman" w:hAnsi="Times New Roman"/>
            <w:sz w:val="24"/>
            <w:lang w:val="de-CH"/>
            <w:rPrChange w:id="672" w:author="Venera Gashaj" w:date="2023-05-04T20:24:00Z">
              <w:rPr>
                <w:rFonts w:ascii="Times New Roman" w:hAnsi="Times New Roman"/>
                <w:sz w:val="24"/>
                <w:lang w:val="en-US"/>
              </w:rPr>
            </w:rPrChange>
          </w:rPr>
          <w:delText xml:space="preserve">Blum, S., Jacobsen, N. S., Bleichner, M. G., &amp; Debener, S. (2019). </w:delText>
        </w:r>
        <w:r w:rsidRPr="00E41BCB" w:rsidDel="00F26248">
          <w:rPr>
            <w:rFonts w:ascii="Times New Roman" w:eastAsia="Times New Roman" w:hAnsi="Times New Roman" w:cs="Times New Roman"/>
            <w:sz w:val="24"/>
            <w:szCs w:val="24"/>
            <w:lang w:val="en-US"/>
          </w:rPr>
          <w:delText xml:space="preserve">A Riemannian modification of artifact subspace reconstruction for EEG artifact handling. Frontiers </w:delText>
        </w:r>
        <w:r w:rsidRPr="00E41BCB" w:rsidDel="00F26248">
          <w:rPr>
            <w:rFonts w:ascii="Times New Roman" w:eastAsia="Times New Roman" w:hAnsi="Times New Roman" w:cs="Times New Roman"/>
            <w:i/>
            <w:sz w:val="24"/>
            <w:szCs w:val="24"/>
            <w:lang w:val="en-US"/>
          </w:rPr>
          <w:delText>in Human Neuroscience, 13</w:delText>
        </w:r>
        <w:r w:rsidRPr="00E41BCB" w:rsidDel="00F26248">
          <w:rPr>
            <w:rFonts w:ascii="Times New Roman" w:eastAsia="Times New Roman" w:hAnsi="Times New Roman" w:cs="Times New Roman"/>
            <w:sz w:val="24"/>
            <w:szCs w:val="24"/>
            <w:lang w:val="en-US"/>
          </w:rPr>
          <w:delText>, 141.</w:delText>
        </w:r>
      </w:del>
    </w:p>
    <w:p w14:paraId="64B9EB7C"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Brainard, D. H. (1997) The Psychophysics Toolbox, </w:t>
      </w:r>
      <w:r w:rsidRPr="00E41BCB">
        <w:rPr>
          <w:rFonts w:ascii="Times New Roman" w:eastAsia="Times New Roman" w:hAnsi="Times New Roman" w:cs="Times New Roman"/>
          <w:i/>
          <w:sz w:val="24"/>
          <w:szCs w:val="24"/>
          <w:lang w:val="en-US"/>
        </w:rPr>
        <w:t>Spatial Vision 10</w:t>
      </w:r>
      <w:r w:rsidRPr="00E41BCB">
        <w:rPr>
          <w:rFonts w:ascii="Times New Roman" w:eastAsia="Times New Roman" w:hAnsi="Times New Roman" w:cs="Times New Roman"/>
          <w:sz w:val="24"/>
          <w:szCs w:val="24"/>
          <w:lang w:val="en-US"/>
        </w:rPr>
        <w:t>:433-436.</w:t>
      </w:r>
    </w:p>
    <w:p w14:paraId="4B8BE4BD" w14:textId="77777777" w:rsidR="00C724C0" w:rsidRPr="000377F8"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fr-CH"/>
        </w:rPr>
      </w:pPr>
      <w:r w:rsidRPr="00E41BCB">
        <w:rPr>
          <w:rFonts w:ascii="Times New Roman" w:eastAsia="Times New Roman" w:hAnsi="Times New Roman" w:cs="Times New Roman"/>
          <w:sz w:val="24"/>
          <w:szCs w:val="24"/>
          <w:lang w:val="en-US"/>
        </w:rPr>
        <w:t xml:space="preserve">Britton, J. C., Phan, K. L., Taylor, S. F., Welsh, R. C., </w:t>
      </w:r>
      <w:proofErr w:type="spellStart"/>
      <w:r w:rsidRPr="00E41BCB">
        <w:rPr>
          <w:rFonts w:ascii="Times New Roman" w:eastAsia="Times New Roman" w:hAnsi="Times New Roman" w:cs="Times New Roman"/>
          <w:sz w:val="24"/>
          <w:szCs w:val="24"/>
          <w:lang w:val="en-US"/>
        </w:rPr>
        <w:t>Berridge</w:t>
      </w:r>
      <w:proofErr w:type="spellEnd"/>
      <w:r w:rsidRPr="00E41BCB">
        <w:rPr>
          <w:rFonts w:ascii="Times New Roman" w:eastAsia="Times New Roman" w:hAnsi="Times New Roman" w:cs="Times New Roman"/>
          <w:sz w:val="24"/>
          <w:szCs w:val="24"/>
          <w:lang w:val="en-US"/>
        </w:rPr>
        <w:t xml:space="preserve">, K. C., &amp; </w:t>
      </w:r>
      <w:proofErr w:type="spellStart"/>
      <w:r w:rsidRPr="00E41BCB">
        <w:rPr>
          <w:rFonts w:ascii="Times New Roman" w:eastAsia="Times New Roman" w:hAnsi="Times New Roman" w:cs="Times New Roman"/>
          <w:sz w:val="24"/>
          <w:szCs w:val="24"/>
          <w:lang w:val="en-US"/>
        </w:rPr>
        <w:t>Liberzon</w:t>
      </w:r>
      <w:proofErr w:type="spellEnd"/>
      <w:r w:rsidRPr="00E41BCB">
        <w:rPr>
          <w:rFonts w:ascii="Times New Roman" w:eastAsia="Times New Roman" w:hAnsi="Times New Roman" w:cs="Times New Roman"/>
          <w:sz w:val="24"/>
          <w:szCs w:val="24"/>
          <w:lang w:val="en-US"/>
        </w:rPr>
        <w:t xml:space="preserve">, I. (2006). Neural correlates of social and nonsocial emotions: An fMRI study. </w:t>
      </w:r>
      <w:proofErr w:type="spellStart"/>
      <w:r w:rsidRPr="000377F8">
        <w:rPr>
          <w:rFonts w:ascii="Times New Roman" w:eastAsia="Times New Roman" w:hAnsi="Times New Roman" w:cs="Times New Roman"/>
          <w:i/>
          <w:sz w:val="24"/>
          <w:szCs w:val="24"/>
          <w:lang w:val="fr-CH"/>
        </w:rPr>
        <w:t>Neuroimage</w:t>
      </w:r>
      <w:proofErr w:type="spellEnd"/>
      <w:r w:rsidRPr="000377F8">
        <w:rPr>
          <w:rFonts w:ascii="Times New Roman" w:eastAsia="Times New Roman" w:hAnsi="Times New Roman" w:cs="Times New Roman"/>
          <w:i/>
          <w:sz w:val="24"/>
          <w:szCs w:val="24"/>
          <w:lang w:val="fr-CH"/>
        </w:rPr>
        <w:t>, 31</w:t>
      </w:r>
      <w:r w:rsidRPr="000377F8">
        <w:rPr>
          <w:rFonts w:ascii="Times New Roman" w:eastAsia="Times New Roman" w:hAnsi="Times New Roman" w:cs="Times New Roman"/>
          <w:sz w:val="24"/>
          <w:szCs w:val="24"/>
          <w:lang w:val="fr-CH"/>
        </w:rPr>
        <w:t xml:space="preserve">(1), 397-409. </w:t>
      </w:r>
      <w:proofErr w:type="gramStart"/>
      <w:r w:rsidRPr="000377F8">
        <w:rPr>
          <w:rFonts w:ascii="Times New Roman" w:eastAsia="Times New Roman" w:hAnsi="Times New Roman" w:cs="Times New Roman"/>
          <w:sz w:val="24"/>
          <w:szCs w:val="24"/>
          <w:lang w:val="fr-CH"/>
        </w:rPr>
        <w:t>doi:10.1016/j.neuroimage</w:t>
      </w:r>
      <w:proofErr w:type="gramEnd"/>
      <w:r w:rsidRPr="000377F8">
        <w:rPr>
          <w:rFonts w:ascii="Times New Roman" w:eastAsia="Times New Roman" w:hAnsi="Times New Roman" w:cs="Times New Roman"/>
          <w:sz w:val="24"/>
          <w:szCs w:val="24"/>
          <w:lang w:val="fr-CH"/>
        </w:rPr>
        <w:t>.2005.11.027</w:t>
      </w:r>
    </w:p>
    <w:p w14:paraId="50D307B1" w14:textId="77777777" w:rsidR="00C724C0" w:rsidRPr="00F26248" w:rsidRDefault="00C724C0" w:rsidP="00F26248">
      <w:pPr>
        <w:pBdr>
          <w:top w:val="nil"/>
          <w:left w:val="nil"/>
          <w:bottom w:val="nil"/>
          <w:right w:val="nil"/>
          <w:between w:val="nil"/>
        </w:pBdr>
        <w:spacing w:line="360" w:lineRule="auto"/>
        <w:ind w:left="708" w:hanging="708"/>
        <w:rPr>
          <w:ins w:id="673" w:author="Venera Gashaj" w:date="2023-05-04T20:24:00Z"/>
          <w:rFonts w:ascii="Times New Roman" w:eastAsia="Times New Roman" w:hAnsi="Times New Roman" w:cs="Times New Roman"/>
          <w:sz w:val="24"/>
          <w:szCs w:val="24"/>
          <w:lang w:val="en-US"/>
        </w:rPr>
      </w:pPr>
      <w:proofErr w:type="spellStart"/>
      <w:ins w:id="674" w:author="Venera Gashaj" w:date="2023-05-04T20:24:00Z">
        <w:r w:rsidRPr="00F26248">
          <w:rPr>
            <w:rFonts w:ascii="Times New Roman" w:eastAsia="Times New Roman" w:hAnsi="Times New Roman" w:cs="Times New Roman"/>
            <w:sz w:val="24"/>
            <w:szCs w:val="24"/>
            <w:lang w:val="fr-CH"/>
          </w:rPr>
          <w:t>Bulthé</w:t>
        </w:r>
        <w:proofErr w:type="spellEnd"/>
        <w:r w:rsidRPr="00F26248">
          <w:rPr>
            <w:rFonts w:ascii="Times New Roman" w:eastAsia="Times New Roman" w:hAnsi="Times New Roman" w:cs="Times New Roman"/>
            <w:sz w:val="24"/>
            <w:szCs w:val="24"/>
            <w:lang w:val="fr-CH"/>
          </w:rPr>
          <w:t xml:space="preserve">, J., De Smedt, B., &amp; Op de Beeck, H. P. (2018). </w:t>
        </w:r>
        <w:r w:rsidRPr="00F26248">
          <w:rPr>
            <w:rFonts w:ascii="Times New Roman" w:eastAsia="Times New Roman" w:hAnsi="Times New Roman" w:cs="Times New Roman"/>
            <w:sz w:val="24"/>
            <w:szCs w:val="24"/>
            <w:lang w:val="en-US"/>
          </w:rPr>
          <w:t xml:space="preserve">Arithmetic skills correlate negatively with the overlap of symbolic and non-symbolic number representations in the brain. </w:t>
        </w:r>
        <w:r w:rsidRPr="00F26248">
          <w:rPr>
            <w:rFonts w:ascii="Times New Roman" w:eastAsia="Times New Roman" w:hAnsi="Times New Roman" w:cs="Times New Roman"/>
            <w:i/>
            <w:iCs/>
            <w:sz w:val="24"/>
            <w:szCs w:val="24"/>
            <w:lang w:val="en-US"/>
          </w:rPr>
          <w:t>Cortex</w:t>
        </w:r>
        <w:r w:rsidRPr="00F26248">
          <w:rPr>
            <w:rFonts w:ascii="Times New Roman" w:eastAsia="Times New Roman" w:hAnsi="Times New Roman" w:cs="Times New Roman"/>
            <w:sz w:val="24"/>
            <w:szCs w:val="24"/>
            <w:lang w:val="en-US"/>
          </w:rPr>
          <w:t>, 101, 306‑308. </w:t>
        </w:r>
        <w:r w:rsidRPr="00F26248">
          <w:rPr>
            <w:rFonts w:ascii="Times New Roman" w:eastAsia="Times New Roman" w:hAnsi="Times New Roman" w:cs="Times New Roman"/>
            <w:sz w:val="24"/>
            <w:szCs w:val="24"/>
            <w:lang w:val="en-US"/>
          </w:rPr>
          <w:fldChar w:fldCharType="begin"/>
        </w:r>
        <w:r w:rsidRPr="00F26248">
          <w:rPr>
            <w:rFonts w:ascii="Times New Roman" w:eastAsia="Times New Roman" w:hAnsi="Times New Roman" w:cs="Times New Roman"/>
            <w:sz w:val="24"/>
            <w:szCs w:val="24"/>
            <w:lang w:val="en-US"/>
          </w:rPr>
          <w:instrText>HYPERLINK "https://doi.org/10.1016/j.cortex.2018.01.008"</w:instrText>
        </w:r>
        <w:r w:rsidRPr="00F26248">
          <w:rPr>
            <w:rFonts w:ascii="Times New Roman" w:eastAsia="Times New Roman" w:hAnsi="Times New Roman" w:cs="Times New Roman"/>
            <w:sz w:val="24"/>
            <w:szCs w:val="24"/>
            <w:lang w:val="en-US"/>
          </w:rPr>
        </w:r>
        <w:r w:rsidRPr="000377F8">
          <w:rPr>
            <w:rFonts w:ascii="Times New Roman" w:eastAsia="Times New Roman" w:hAnsi="Times New Roman" w:cs="Times New Roman"/>
            <w:sz w:val="24"/>
            <w:szCs w:val="24"/>
            <w:lang w:val="en-US"/>
          </w:rPr>
          <w:fldChar w:fldCharType="separate"/>
        </w:r>
        <w:r w:rsidRPr="00F26248">
          <w:rPr>
            <w:rStyle w:val="Hyperlink"/>
            <w:rFonts w:ascii="Times New Roman" w:eastAsia="Times New Roman" w:hAnsi="Times New Roman" w:cs="Times New Roman"/>
            <w:sz w:val="24"/>
            <w:szCs w:val="24"/>
            <w:lang w:val="en-US"/>
          </w:rPr>
          <w:t>https://doi.org/10.1016/j.cortex.2018.01.008</w:t>
        </w:r>
        <w:r w:rsidRPr="000377F8">
          <w:rPr>
            <w:rFonts w:ascii="Times New Roman" w:eastAsia="Times New Roman" w:hAnsi="Times New Roman" w:cs="Times New Roman"/>
            <w:sz w:val="24"/>
            <w:szCs w:val="24"/>
            <w:lang w:val="en-US"/>
          </w:rPr>
          <w:fldChar w:fldCharType="end"/>
        </w:r>
      </w:ins>
    </w:p>
    <w:p w14:paraId="4ADAF3C2"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F26248">
        <w:rPr>
          <w:rFonts w:ascii="Times New Roman" w:hAnsi="Times New Roman"/>
          <w:sz w:val="24"/>
          <w:lang w:val="en-US"/>
          <w:rPrChange w:id="675" w:author="Venera Gashaj" w:date="2023-05-04T20:24:00Z">
            <w:rPr>
              <w:rFonts w:ascii="Times New Roman" w:hAnsi="Times New Roman"/>
              <w:sz w:val="24"/>
              <w:lang w:val="fr-CH"/>
            </w:rPr>
          </w:rPrChange>
        </w:rPr>
        <w:t xml:space="preserve">Caplan, J. B., Madsen, J. R., </w:t>
      </w:r>
      <w:proofErr w:type="spellStart"/>
      <w:r w:rsidRPr="00F26248">
        <w:rPr>
          <w:rFonts w:ascii="Times New Roman" w:hAnsi="Times New Roman"/>
          <w:sz w:val="24"/>
          <w:lang w:val="en-US"/>
          <w:rPrChange w:id="676" w:author="Venera Gashaj" w:date="2023-05-04T20:24:00Z">
            <w:rPr>
              <w:rFonts w:ascii="Times New Roman" w:hAnsi="Times New Roman"/>
              <w:sz w:val="24"/>
              <w:lang w:val="fr-CH"/>
            </w:rPr>
          </w:rPrChange>
        </w:rPr>
        <w:t>Raghavachari</w:t>
      </w:r>
      <w:proofErr w:type="spellEnd"/>
      <w:r w:rsidRPr="00F26248">
        <w:rPr>
          <w:rFonts w:ascii="Times New Roman" w:hAnsi="Times New Roman"/>
          <w:sz w:val="24"/>
          <w:lang w:val="en-US"/>
          <w:rPrChange w:id="677" w:author="Venera Gashaj" w:date="2023-05-04T20:24:00Z">
            <w:rPr>
              <w:rFonts w:ascii="Times New Roman" w:hAnsi="Times New Roman"/>
              <w:sz w:val="24"/>
              <w:lang w:val="fr-CH"/>
            </w:rPr>
          </w:rPrChange>
        </w:rPr>
        <w:t xml:space="preserve">, S., &amp; </w:t>
      </w:r>
      <w:proofErr w:type="spellStart"/>
      <w:r w:rsidRPr="00F26248">
        <w:rPr>
          <w:rFonts w:ascii="Times New Roman" w:hAnsi="Times New Roman"/>
          <w:sz w:val="24"/>
          <w:lang w:val="en-US"/>
          <w:rPrChange w:id="678" w:author="Venera Gashaj" w:date="2023-05-04T20:24:00Z">
            <w:rPr>
              <w:rFonts w:ascii="Times New Roman" w:hAnsi="Times New Roman"/>
              <w:sz w:val="24"/>
              <w:lang w:val="fr-CH"/>
            </w:rPr>
          </w:rPrChange>
        </w:rPr>
        <w:t>Kahana</w:t>
      </w:r>
      <w:proofErr w:type="spellEnd"/>
      <w:r w:rsidRPr="00F26248">
        <w:rPr>
          <w:rFonts w:ascii="Times New Roman" w:hAnsi="Times New Roman"/>
          <w:sz w:val="24"/>
          <w:lang w:val="en-US"/>
          <w:rPrChange w:id="679" w:author="Venera Gashaj" w:date="2023-05-04T20:24:00Z">
            <w:rPr>
              <w:rFonts w:ascii="Times New Roman" w:hAnsi="Times New Roman"/>
              <w:sz w:val="24"/>
              <w:lang w:val="fr-CH"/>
            </w:rPr>
          </w:rPrChange>
        </w:rPr>
        <w:t xml:space="preserve">, M. J. (2001). </w:t>
      </w:r>
      <w:r w:rsidRPr="00E41BCB">
        <w:rPr>
          <w:rFonts w:ascii="Times New Roman" w:eastAsia="Times New Roman" w:hAnsi="Times New Roman" w:cs="Times New Roman"/>
          <w:sz w:val="24"/>
          <w:szCs w:val="24"/>
          <w:lang w:val="en-US"/>
        </w:rPr>
        <w:t>Distinct patterns of brain oscillations underlie two basic parameters of human maze learning.</w:t>
      </w:r>
      <w:r w:rsidRPr="00E41BCB">
        <w:rPr>
          <w:rFonts w:ascii="Times New Roman" w:eastAsia="Times New Roman" w:hAnsi="Times New Roman" w:cs="Times New Roman"/>
          <w:i/>
          <w:sz w:val="24"/>
          <w:szCs w:val="24"/>
          <w:lang w:val="en-US"/>
        </w:rPr>
        <w:t xml:space="preserve"> Journal of neurophysiology, 86</w:t>
      </w:r>
      <w:r w:rsidRPr="00E41BCB">
        <w:rPr>
          <w:rFonts w:ascii="Times New Roman" w:eastAsia="Times New Roman" w:hAnsi="Times New Roman" w:cs="Times New Roman"/>
          <w:sz w:val="24"/>
          <w:szCs w:val="24"/>
          <w:lang w:val="en-US"/>
        </w:rPr>
        <w:t>(1), 368-380.</w:t>
      </w:r>
    </w:p>
    <w:p w14:paraId="4CC626E1" w14:textId="12BF3B66" w:rsidR="00C724C0" w:rsidRPr="00E41BCB" w:rsidDel="00F26248" w:rsidRDefault="00C724C0">
      <w:pPr>
        <w:pBdr>
          <w:top w:val="nil"/>
          <w:left w:val="nil"/>
          <w:bottom w:val="nil"/>
          <w:right w:val="nil"/>
          <w:between w:val="nil"/>
        </w:pBdr>
        <w:spacing w:line="360" w:lineRule="auto"/>
        <w:ind w:left="708" w:hanging="708"/>
        <w:rPr>
          <w:del w:id="680" w:author="Venera Gashaj" w:date="2023-05-04T20:29:00Z"/>
          <w:rFonts w:ascii="Times New Roman" w:eastAsia="Times New Roman" w:hAnsi="Times New Roman" w:cs="Times New Roman"/>
          <w:sz w:val="24"/>
          <w:szCs w:val="24"/>
          <w:lang w:val="en-US"/>
        </w:rPr>
      </w:pPr>
      <w:del w:id="681" w:author="Venera Gashaj" w:date="2023-05-04T20:29:00Z">
        <w:r w:rsidRPr="00E41BCB" w:rsidDel="00F26248">
          <w:rPr>
            <w:rFonts w:ascii="Times New Roman" w:eastAsia="Times New Roman" w:hAnsi="Times New Roman" w:cs="Times New Roman"/>
            <w:sz w:val="24"/>
            <w:szCs w:val="24"/>
            <w:lang w:val="en-US"/>
          </w:rPr>
          <w:delText xml:space="preserve">Chang, C.-Y., Hsu, S.-H., Pion-Tonachini, L., and Jung, T.-P. (2018). “Evaluation of artifact subspace reconstruction for automatic EEG artifact removal,” in </w:delText>
        </w:r>
        <w:r w:rsidRPr="00E41BCB" w:rsidDel="00F26248">
          <w:rPr>
            <w:rFonts w:ascii="Times New Roman" w:eastAsia="Times New Roman" w:hAnsi="Times New Roman" w:cs="Times New Roman"/>
            <w:i/>
            <w:sz w:val="24"/>
            <w:szCs w:val="24"/>
            <w:lang w:val="en-US"/>
          </w:rPr>
          <w:delText>Proceedings of the 40th Annual International Conference of the IEEE Engineering in Medicine and Biology Society (EMBC)</w:delText>
        </w:r>
        <w:r w:rsidRPr="00E41BCB" w:rsidDel="00F26248">
          <w:rPr>
            <w:rFonts w:ascii="Times New Roman" w:eastAsia="Times New Roman" w:hAnsi="Times New Roman" w:cs="Times New Roman"/>
            <w:sz w:val="24"/>
            <w:szCs w:val="24"/>
            <w:lang w:val="en-US"/>
          </w:rPr>
          <w:delText>, (Honolulu, HI: IEEE).</w:delText>
        </w:r>
      </w:del>
    </w:p>
    <w:p w14:paraId="68CE5190"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Cirino</w:t>
      </w:r>
      <w:proofErr w:type="spellEnd"/>
      <w:r w:rsidRPr="00E41BCB">
        <w:rPr>
          <w:rFonts w:ascii="Times New Roman" w:eastAsia="Times New Roman" w:hAnsi="Times New Roman" w:cs="Times New Roman"/>
          <w:sz w:val="24"/>
          <w:szCs w:val="24"/>
          <w:lang w:val="en-US"/>
        </w:rPr>
        <w:t xml:space="preserve">, P. T. (2011). The interrelationships of mathematical precursors in kindergarten. </w:t>
      </w:r>
      <w:r w:rsidRPr="00E41BCB">
        <w:rPr>
          <w:rFonts w:ascii="Times New Roman" w:eastAsia="Times New Roman" w:hAnsi="Times New Roman" w:cs="Times New Roman"/>
          <w:i/>
          <w:sz w:val="24"/>
          <w:szCs w:val="24"/>
          <w:lang w:val="en-US"/>
        </w:rPr>
        <w:t>Journal of experimental child psychology</w:t>
      </w:r>
      <w:r w:rsidRPr="00E41BCB">
        <w:rPr>
          <w:rFonts w:ascii="Times New Roman" w:eastAsia="Times New Roman" w:hAnsi="Times New Roman" w:cs="Times New Roman"/>
          <w:sz w:val="24"/>
          <w:szCs w:val="24"/>
          <w:lang w:val="en-US"/>
        </w:rPr>
        <w:t xml:space="preserve">, </w:t>
      </w:r>
      <w:r w:rsidRPr="00E41BCB">
        <w:rPr>
          <w:rFonts w:ascii="Times New Roman" w:eastAsia="Times New Roman" w:hAnsi="Times New Roman" w:cs="Times New Roman"/>
          <w:i/>
          <w:sz w:val="24"/>
          <w:szCs w:val="24"/>
          <w:lang w:val="en-US"/>
        </w:rPr>
        <w:t>108</w:t>
      </w:r>
      <w:r w:rsidRPr="00E41BCB">
        <w:rPr>
          <w:rFonts w:ascii="Times New Roman" w:eastAsia="Times New Roman" w:hAnsi="Times New Roman" w:cs="Times New Roman"/>
          <w:sz w:val="24"/>
          <w:szCs w:val="24"/>
          <w:lang w:val="en-US"/>
        </w:rPr>
        <w:t>(4), 713-733.</w:t>
      </w:r>
    </w:p>
    <w:p w14:paraId="4E1BFA9F"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Costa, G. N., Duarte, J. V., Martins, R., </w:t>
      </w:r>
      <w:proofErr w:type="spellStart"/>
      <w:r w:rsidRPr="00E41BCB">
        <w:rPr>
          <w:rFonts w:ascii="Times New Roman" w:eastAsia="Times New Roman" w:hAnsi="Times New Roman" w:cs="Times New Roman"/>
          <w:sz w:val="24"/>
          <w:szCs w:val="24"/>
          <w:lang w:val="en-US"/>
        </w:rPr>
        <w:t>Wibral</w:t>
      </w:r>
      <w:proofErr w:type="spellEnd"/>
      <w:r w:rsidRPr="00E41BCB">
        <w:rPr>
          <w:rFonts w:ascii="Times New Roman" w:eastAsia="Times New Roman" w:hAnsi="Times New Roman" w:cs="Times New Roman"/>
          <w:sz w:val="24"/>
          <w:szCs w:val="24"/>
          <w:lang w:val="en-US"/>
        </w:rPr>
        <w:t xml:space="preserve">, M., &amp; Castelo-Branco, M. (2017). Interhemispheric binding of ambiguous visual motion is associated with changes in beta oscillatory activity but not with gamma range synchrony. </w:t>
      </w:r>
      <w:r w:rsidRPr="00E41BCB">
        <w:rPr>
          <w:rFonts w:ascii="Times New Roman" w:eastAsia="Times New Roman" w:hAnsi="Times New Roman" w:cs="Times New Roman"/>
          <w:i/>
          <w:sz w:val="24"/>
          <w:szCs w:val="24"/>
          <w:lang w:val="en-US"/>
        </w:rPr>
        <w:t>Journal of cognitive neuroscience, 29</w:t>
      </w:r>
      <w:r w:rsidRPr="00E41BCB">
        <w:rPr>
          <w:rFonts w:ascii="Times New Roman" w:eastAsia="Times New Roman" w:hAnsi="Times New Roman" w:cs="Times New Roman"/>
          <w:sz w:val="24"/>
          <w:szCs w:val="24"/>
          <w:lang w:val="en-US"/>
        </w:rPr>
        <w:t>(11), 1829-1844.</w:t>
      </w:r>
    </w:p>
    <w:p w14:paraId="226A8286"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De </w:t>
      </w:r>
      <w:proofErr w:type="spellStart"/>
      <w:r w:rsidRPr="00E41BCB">
        <w:rPr>
          <w:rFonts w:ascii="Times New Roman" w:eastAsia="Times New Roman" w:hAnsi="Times New Roman" w:cs="Times New Roman"/>
          <w:sz w:val="24"/>
          <w:szCs w:val="24"/>
          <w:lang w:val="en-US"/>
        </w:rPr>
        <w:t>Smedt</w:t>
      </w:r>
      <w:proofErr w:type="spellEnd"/>
      <w:r w:rsidRPr="00E41BCB">
        <w:rPr>
          <w:rFonts w:ascii="Times New Roman" w:eastAsia="Times New Roman" w:hAnsi="Times New Roman" w:cs="Times New Roman"/>
          <w:sz w:val="24"/>
          <w:szCs w:val="24"/>
          <w:lang w:val="en-US"/>
        </w:rPr>
        <w:t xml:space="preserve">, B., &amp; Gilmore, C. K. (2011). Defective number module or impaired access? Numerical magnitude processing in first graders with mathematical difficulties. </w:t>
      </w:r>
      <w:r w:rsidRPr="00E41BCB">
        <w:rPr>
          <w:rFonts w:ascii="Times New Roman" w:eastAsia="Times New Roman" w:hAnsi="Times New Roman" w:cs="Times New Roman"/>
          <w:i/>
          <w:sz w:val="24"/>
          <w:szCs w:val="24"/>
          <w:lang w:val="en-US"/>
        </w:rPr>
        <w:t>Journal of experimental child psychology</w:t>
      </w:r>
      <w:r w:rsidRPr="00E41BCB">
        <w:rPr>
          <w:rFonts w:ascii="Times New Roman" w:eastAsia="Times New Roman" w:hAnsi="Times New Roman" w:cs="Times New Roman"/>
          <w:sz w:val="24"/>
          <w:szCs w:val="24"/>
          <w:lang w:val="en-US"/>
        </w:rPr>
        <w:t xml:space="preserve">, </w:t>
      </w:r>
      <w:r w:rsidRPr="00E41BCB">
        <w:rPr>
          <w:rFonts w:ascii="Times New Roman" w:eastAsia="Times New Roman" w:hAnsi="Times New Roman" w:cs="Times New Roman"/>
          <w:i/>
          <w:sz w:val="24"/>
          <w:szCs w:val="24"/>
          <w:lang w:val="en-US"/>
        </w:rPr>
        <w:t>108</w:t>
      </w:r>
      <w:r w:rsidRPr="00E41BCB">
        <w:rPr>
          <w:rFonts w:ascii="Times New Roman" w:eastAsia="Times New Roman" w:hAnsi="Times New Roman" w:cs="Times New Roman"/>
          <w:sz w:val="24"/>
          <w:szCs w:val="24"/>
          <w:lang w:val="en-US"/>
        </w:rPr>
        <w:t>(2), 278-292.</w:t>
      </w:r>
    </w:p>
    <w:p w14:paraId="6B1E2392" w14:textId="77777777" w:rsidR="00C724C0" w:rsidRPr="00F26248" w:rsidRDefault="00C724C0" w:rsidP="00A20AEF">
      <w:pPr>
        <w:pBdr>
          <w:top w:val="nil"/>
          <w:left w:val="nil"/>
          <w:bottom w:val="nil"/>
          <w:right w:val="nil"/>
          <w:between w:val="nil"/>
        </w:pBdr>
        <w:spacing w:line="360" w:lineRule="auto"/>
        <w:ind w:left="708" w:hanging="708"/>
        <w:rPr>
          <w:moveTo w:id="682" w:author="Venera Gashaj" w:date="2023-05-04T20:24:00Z"/>
          <w:rFonts w:ascii="Times New Roman" w:hAnsi="Times New Roman"/>
          <w:sz w:val="24"/>
          <w:lang w:val="it-CH"/>
          <w:rPrChange w:id="683" w:author="Venera Gashaj" w:date="2023-05-04T20:24:00Z">
            <w:rPr>
              <w:moveTo w:id="684" w:author="Venera Gashaj" w:date="2023-05-04T20:24:00Z"/>
              <w:rFonts w:ascii="Times New Roman" w:hAnsi="Times New Roman"/>
              <w:sz w:val="24"/>
              <w:lang w:val="en-US"/>
            </w:rPr>
          </w:rPrChange>
        </w:rPr>
      </w:pPr>
      <w:proofErr w:type="spellStart"/>
      <w:r w:rsidRPr="00E41BCB">
        <w:rPr>
          <w:rFonts w:ascii="Times New Roman" w:hAnsi="Times New Roman"/>
          <w:sz w:val="24"/>
          <w:lang w:val="en-US"/>
          <w:rPrChange w:id="685" w:author="Venera Gashaj" w:date="2023-05-04T20:24:00Z">
            <w:rPr>
              <w:rFonts w:ascii="Times New Roman" w:hAnsi="Times New Roman"/>
              <w:sz w:val="24"/>
              <w:lang w:val="it-CH"/>
            </w:rPr>
          </w:rPrChange>
        </w:rPr>
        <w:t>Dehaene</w:t>
      </w:r>
      <w:proofErr w:type="spellEnd"/>
      <w:r w:rsidRPr="00E41BCB">
        <w:rPr>
          <w:rFonts w:ascii="Times New Roman" w:hAnsi="Times New Roman"/>
          <w:sz w:val="24"/>
          <w:lang w:val="en-US"/>
          <w:rPrChange w:id="686" w:author="Venera Gashaj" w:date="2023-05-04T20:24:00Z">
            <w:rPr>
              <w:rFonts w:ascii="Times New Roman" w:hAnsi="Times New Roman"/>
              <w:sz w:val="24"/>
              <w:lang w:val="it-CH"/>
            </w:rPr>
          </w:rPrChange>
        </w:rPr>
        <w:t xml:space="preserve">, S., </w:t>
      </w:r>
      <w:moveToRangeStart w:id="687" w:author="Venera Gashaj" w:date="2023-05-04T20:24:00Z" w:name="move134124298"/>
      <w:moveTo w:id="688" w:author="Venera Gashaj" w:date="2023-05-04T20:24:00Z">
        <w:r w:rsidRPr="00E41BCB">
          <w:rPr>
            <w:rFonts w:ascii="Times New Roman" w:eastAsia="Times New Roman" w:hAnsi="Times New Roman" w:cs="Times New Roman"/>
            <w:sz w:val="24"/>
            <w:szCs w:val="24"/>
            <w:lang w:val="en-US"/>
          </w:rPr>
          <w:t xml:space="preserve">&amp; Cohen, L. Towards an Anatomical and Functional Model of Number Processing. </w:t>
        </w:r>
        <w:r w:rsidRPr="00F26248">
          <w:rPr>
            <w:rFonts w:ascii="Times New Roman" w:hAnsi="Times New Roman"/>
            <w:i/>
            <w:sz w:val="24"/>
            <w:lang w:val="it-CH"/>
            <w:rPrChange w:id="689" w:author="Venera Gashaj" w:date="2023-05-04T20:24:00Z">
              <w:rPr>
                <w:rFonts w:ascii="Times New Roman" w:hAnsi="Times New Roman"/>
                <w:i/>
                <w:sz w:val="24"/>
                <w:lang w:val="en-US"/>
              </w:rPr>
            </w:rPrChange>
          </w:rPr>
          <w:t>Mathematical Cognition</w:t>
        </w:r>
        <w:r w:rsidRPr="00F26248">
          <w:rPr>
            <w:rFonts w:ascii="Times New Roman" w:hAnsi="Times New Roman"/>
            <w:sz w:val="24"/>
            <w:lang w:val="it-CH"/>
            <w:rPrChange w:id="690" w:author="Venera Gashaj" w:date="2023-05-04T20:24:00Z">
              <w:rPr>
                <w:rFonts w:ascii="Times New Roman" w:hAnsi="Times New Roman"/>
                <w:sz w:val="24"/>
                <w:lang w:val="en-US"/>
              </w:rPr>
            </w:rPrChange>
          </w:rPr>
          <w:t xml:space="preserve">, </w:t>
        </w:r>
        <w:r w:rsidRPr="00F26248">
          <w:rPr>
            <w:rFonts w:ascii="Times New Roman" w:hAnsi="Times New Roman"/>
            <w:i/>
            <w:sz w:val="24"/>
            <w:lang w:val="it-CH"/>
            <w:rPrChange w:id="691" w:author="Venera Gashaj" w:date="2023-05-04T20:24:00Z">
              <w:rPr>
                <w:rFonts w:ascii="Times New Roman" w:hAnsi="Times New Roman"/>
                <w:i/>
                <w:sz w:val="24"/>
                <w:lang w:val="en-US"/>
              </w:rPr>
            </w:rPrChange>
          </w:rPr>
          <w:t>1</w:t>
        </w:r>
        <w:r w:rsidRPr="00F26248">
          <w:rPr>
            <w:rFonts w:ascii="Times New Roman" w:hAnsi="Times New Roman"/>
            <w:sz w:val="24"/>
            <w:lang w:val="it-CH"/>
            <w:rPrChange w:id="692" w:author="Venera Gashaj" w:date="2023-05-04T20:24:00Z">
              <w:rPr>
                <w:rFonts w:ascii="Times New Roman" w:hAnsi="Times New Roman"/>
                <w:sz w:val="24"/>
                <w:lang w:val="en-US"/>
              </w:rPr>
            </w:rPrChange>
          </w:rPr>
          <w:t>, 83-120.</w:t>
        </w:r>
      </w:moveTo>
    </w:p>
    <w:p w14:paraId="7E479085"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moveToRangeStart w:id="693" w:author="Venera Gashaj" w:date="2023-05-04T20:24:00Z" w:name="move134124299"/>
      <w:moveToRangeEnd w:id="687"/>
      <w:moveTo w:id="694" w:author="Venera Gashaj" w:date="2023-05-04T20:24:00Z">
        <w:r w:rsidRPr="000377F8">
          <w:rPr>
            <w:rFonts w:ascii="Times New Roman" w:hAnsi="Times New Roman"/>
            <w:sz w:val="24"/>
            <w:lang w:val="it-CH"/>
            <w:rPrChange w:id="695" w:author="Venera Gashaj" w:date="2023-05-04T20:24:00Z">
              <w:rPr>
                <w:rFonts w:ascii="Times New Roman" w:hAnsi="Times New Roman"/>
                <w:sz w:val="24"/>
                <w:lang w:val="en-US"/>
              </w:rPr>
            </w:rPrChange>
          </w:rPr>
          <w:lastRenderedPageBreak/>
          <w:t xml:space="preserve">Dehaene, S., </w:t>
        </w:r>
      </w:moveTo>
      <w:moveToRangeEnd w:id="693"/>
      <w:r w:rsidRPr="000377F8">
        <w:rPr>
          <w:rFonts w:ascii="Times New Roman" w:eastAsia="Times New Roman" w:hAnsi="Times New Roman" w:cs="Times New Roman"/>
          <w:sz w:val="24"/>
          <w:szCs w:val="24"/>
          <w:lang w:val="it-CH"/>
        </w:rPr>
        <w:t xml:space="preserve">Piazza, M., Pinel, P., &amp; Cohen, L. (2003). </w:t>
      </w:r>
      <w:r w:rsidRPr="00E41BCB">
        <w:rPr>
          <w:rFonts w:ascii="Times New Roman" w:eastAsia="Times New Roman" w:hAnsi="Times New Roman" w:cs="Times New Roman"/>
          <w:sz w:val="24"/>
          <w:szCs w:val="24"/>
          <w:lang w:val="en-US"/>
        </w:rPr>
        <w:t xml:space="preserve">Three parietal circuits for number processing. </w:t>
      </w:r>
      <w:r w:rsidRPr="00E41BCB">
        <w:rPr>
          <w:rFonts w:ascii="Times New Roman" w:eastAsia="Times New Roman" w:hAnsi="Times New Roman" w:cs="Times New Roman"/>
          <w:i/>
          <w:sz w:val="24"/>
          <w:szCs w:val="24"/>
          <w:lang w:val="en-US"/>
        </w:rPr>
        <w:t>Cognitive Neuropsychology, 20</w:t>
      </w:r>
      <w:r w:rsidRPr="00E41BCB">
        <w:rPr>
          <w:rFonts w:ascii="Times New Roman" w:eastAsia="Times New Roman" w:hAnsi="Times New Roman" w:cs="Times New Roman"/>
          <w:sz w:val="24"/>
          <w:szCs w:val="24"/>
          <w:lang w:val="en-US"/>
        </w:rPr>
        <w:t>(3), 487-506. doi:10.1080/02643290244000239</w:t>
      </w:r>
    </w:p>
    <w:p w14:paraId="6EACEDFD" w14:textId="77777777" w:rsidR="00C724C0" w:rsidRPr="00F26248" w:rsidRDefault="00C724C0" w:rsidP="00A20AEF">
      <w:pPr>
        <w:pBdr>
          <w:top w:val="nil"/>
          <w:left w:val="nil"/>
          <w:bottom w:val="nil"/>
          <w:right w:val="nil"/>
          <w:between w:val="nil"/>
        </w:pBdr>
        <w:spacing w:line="360" w:lineRule="auto"/>
        <w:ind w:left="708" w:hanging="708"/>
        <w:rPr>
          <w:moveFrom w:id="696" w:author="Venera Gashaj" w:date="2023-05-04T20:24:00Z"/>
          <w:rFonts w:ascii="Times New Roman" w:hAnsi="Times New Roman"/>
          <w:sz w:val="24"/>
          <w:lang w:val="it-CH"/>
          <w:rPrChange w:id="697" w:author="Venera Gashaj" w:date="2023-05-04T20:24:00Z">
            <w:rPr>
              <w:moveFrom w:id="698" w:author="Venera Gashaj" w:date="2023-05-04T20:24:00Z"/>
              <w:rFonts w:ascii="Times New Roman" w:hAnsi="Times New Roman"/>
              <w:sz w:val="24"/>
              <w:lang w:val="en-US"/>
            </w:rPr>
          </w:rPrChange>
        </w:rPr>
      </w:pPr>
      <w:moveFromRangeStart w:id="699" w:author="Venera Gashaj" w:date="2023-05-04T20:24:00Z" w:name="move134124299"/>
      <w:moveFrom w:id="700" w:author="Venera Gashaj" w:date="2023-05-04T20:24:00Z">
        <w:r w:rsidRPr="000377F8">
          <w:rPr>
            <w:rFonts w:ascii="Times New Roman" w:hAnsi="Times New Roman"/>
            <w:sz w:val="24"/>
            <w:lang w:val="it-CH"/>
            <w:rPrChange w:id="701" w:author="Venera Gashaj" w:date="2023-05-04T20:24:00Z">
              <w:rPr>
                <w:rFonts w:ascii="Times New Roman" w:hAnsi="Times New Roman"/>
                <w:sz w:val="24"/>
                <w:lang w:val="en-US"/>
              </w:rPr>
            </w:rPrChange>
          </w:rPr>
          <w:t xml:space="preserve">Dehaene, S., </w:t>
        </w:r>
        <w:moveFromRangeStart w:id="702" w:author="Venera Gashaj" w:date="2023-05-04T20:24:00Z" w:name="move134124298"/>
        <w:moveFromRangeEnd w:id="699"/>
        <w:r w:rsidRPr="00E41BCB">
          <w:rPr>
            <w:rFonts w:ascii="Times New Roman" w:eastAsia="Times New Roman" w:hAnsi="Times New Roman" w:cs="Times New Roman"/>
            <w:sz w:val="24"/>
            <w:szCs w:val="24"/>
            <w:lang w:val="en-US"/>
          </w:rPr>
          <w:t xml:space="preserve">&amp; Cohen, L. Towards an Anatomical and Functional Model of Number Processing. </w:t>
        </w:r>
        <w:r w:rsidRPr="00F26248">
          <w:rPr>
            <w:rFonts w:ascii="Times New Roman" w:hAnsi="Times New Roman"/>
            <w:i/>
            <w:sz w:val="24"/>
            <w:lang w:val="it-CH"/>
            <w:rPrChange w:id="703" w:author="Venera Gashaj" w:date="2023-05-04T20:24:00Z">
              <w:rPr>
                <w:rFonts w:ascii="Times New Roman" w:hAnsi="Times New Roman"/>
                <w:i/>
                <w:sz w:val="24"/>
                <w:lang w:val="en-US"/>
              </w:rPr>
            </w:rPrChange>
          </w:rPr>
          <w:t>Mathematical Cognition</w:t>
        </w:r>
        <w:r w:rsidRPr="00F26248">
          <w:rPr>
            <w:rFonts w:ascii="Times New Roman" w:hAnsi="Times New Roman"/>
            <w:sz w:val="24"/>
            <w:lang w:val="it-CH"/>
            <w:rPrChange w:id="704" w:author="Venera Gashaj" w:date="2023-05-04T20:24:00Z">
              <w:rPr>
                <w:rFonts w:ascii="Times New Roman" w:hAnsi="Times New Roman"/>
                <w:sz w:val="24"/>
                <w:lang w:val="en-US"/>
              </w:rPr>
            </w:rPrChange>
          </w:rPr>
          <w:t xml:space="preserve">, </w:t>
        </w:r>
        <w:r w:rsidRPr="00F26248">
          <w:rPr>
            <w:rFonts w:ascii="Times New Roman" w:hAnsi="Times New Roman"/>
            <w:i/>
            <w:sz w:val="24"/>
            <w:lang w:val="it-CH"/>
            <w:rPrChange w:id="705" w:author="Venera Gashaj" w:date="2023-05-04T20:24:00Z">
              <w:rPr>
                <w:rFonts w:ascii="Times New Roman" w:hAnsi="Times New Roman"/>
                <w:i/>
                <w:sz w:val="24"/>
                <w:lang w:val="en-US"/>
              </w:rPr>
            </w:rPrChange>
          </w:rPr>
          <w:t>1</w:t>
        </w:r>
        <w:r w:rsidRPr="00F26248">
          <w:rPr>
            <w:rFonts w:ascii="Times New Roman" w:hAnsi="Times New Roman"/>
            <w:sz w:val="24"/>
            <w:lang w:val="it-CH"/>
            <w:rPrChange w:id="706" w:author="Venera Gashaj" w:date="2023-05-04T20:24:00Z">
              <w:rPr>
                <w:rFonts w:ascii="Times New Roman" w:hAnsi="Times New Roman"/>
                <w:sz w:val="24"/>
                <w:lang w:val="en-US"/>
              </w:rPr>
            </w:rPrChange>
          </w:rPr>
          <w:t>, 83-120.</w:t>
        </w:r>
      </w:moveFrom>
    </w:p>
    <w:moveFromRangeEnd w:id="702"/>
    <w:p w14:paraId="1A804185" w14:textId="7B32E30A"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F26248">
        <w:rPr>
          <w:rFonts w:ascii="Times New Roman" w:hAnsi="Times New Roman"/>
          <w:sz w:val="24"/>
          <w:lang w:val="de-CH"/>
        </w:rPr>
        <w:t>DeLoache</w:t>
      </w:r>
      <w:proofErr w:type="spellEnd"/>
      <w:r w:rsidRPr="00F26248">
        <w:rPr>
          <w:rFonts w:ascii="Times New Roman" w:hAnsi="Times New Roman"/>
          <w:sz w:val="24"/>
          <w:lang w:val="de-CH"/>
        </w:rPr>
        <w:t xml:space="preserve">, J. S., Miller, K. F., &amp; Rosengren, K. S. (1997). </w:t>
      </w:r>
      <w:r w:rsidRPr="00E41BCB">
        <w:rPr>
          <w:rFonts w:ascii="Times New Roman" w:eastAsia="Times New Roman" w:hAnsi="Times New Roman" w:cs="Times New Roman"/>
          <w:sz w:val="24"/>
          <w:szCs w:val="24"/>
          <w:lang w:val="en-US"/>
        </w:rPr>
        <w:t xml:space="preserve">The Credible Shrinking Room: Very Young Children’s Performance </w:t>
      </w:r>
      <w:proofErr w:type="gramStart"/>
      <w:r w:rsidRPr="00E41BCB">
        <w:rPr>
          <w:rFonts w:ascii="Times New Roman" w:eastAsia="Times New Roman" w:hAnsi="Times New Roman" w:cs="Times New Roman"/>
          <w:sz w:val="24"/>
          <w:szCs w:val="24"/>
          <w:lang w:val="en-US"/>
        </w:rPr>
        <w:t>With</w:t>
      </w:r>
      <w:proofErr w:type="gramEnd"/>
      <w:r w:rsidRPr="00E41BCB">
        <w:rPr>
          <w:rFonts w:ascii="Times New Roman" w:eastAsia="Times New Roman" w:hAnsi="Times New Roman" w:cs="Times New Roman"/>
          <w:sz w:val="24"/>
          <w:szCs w:val="24"/>
          <w:lang w:val="en-US"/>
        </w:rPr>
        <w:t xml:space="preserve"> Symbolic and </w:t>
      </w:r>
      <w:proofErr w:type="spellStart"/>
      <w:r w:rsidRPr="00E41BCB">
        <w:rPr>
          <w:rFonts w:ascii="Times New Roman" w:eastAsia="Times New Roman" w:hAnsi="Times New Roman" w:cs="Times New Roman"/>
          <w:sz w:val="24"/>
          <w:szCs w:val="24"/>
          <w:lang w:val="en-US"/>
        </w:rPr>
        <w:t>Nonsymbolic</w:t>
      </w:r>
      <w:proofErr w:type="spellEnd"/>
      <w:r w:rsidRPr="00E41BCB">
        <w:rPr>
          <w:rFonts w:ascii="Times New Roman" w:eastAsia="Times New Roman" w:hAnsi="Times New Roman" w:cs="Times New Roman"/>
          <w:sz w:val="24"/>
          <w:szCs w:val="24"/>
          <w:lang w:val="en-US"/>
        </w:rPr>
        <w:t xml:space="preserve"> Relations. </w:t>
      </w:r>
      <w:r w:rsidRPr="00E41BCB">
        <w:rPr>
          <w:rFonts w:ascii="Times New Roman" w:eastAsia="Times New Roman" w:hAnsi="Times New Roman" w:cs="Times New Roman"/>
          <w:i/>
          <w:sz w:val="24"/>
          <w:szCs w:val="24"/>
          <w:lang w:val="en-US"/>
        </w:rPr>
        <w:t>Psychological Science, 8</w:t>
      </w:r>
      <w:r w:rsidRPr="00E41BCB">
        <w:rPr>
          <w:rFonts w:ascii="Times New Roman" w:eastAsia="Times New Roman" w:hAnsi="Times New Roman" w:cs="Times New Roman"/>
          <w:sz w:val="24"/>
          <w:szCs w:val="24"/>
          <w:lang w:val="en-US"/>
        </w:rPr>
        <w:t xml:space="preserve">(4), 308–313. </w:t>
      </w:r>
      <w:proofErr w:type="spellStart"/>
      <w:r w:rsidRPr="00E41BCB">
        <w:rPr>
          <w:rFonts w:ascii="Times New Roman" w:eastAsia="Times New Roman" w:hAnsi="Times New Roman" w:cs="Times New Roman"/>
          <w:sz w:val="24"/>
          <w:szCs w:val="24"/>
          <w:lang w:val="en-US"/>
        </w:rPr>
        <w:t>doi</w:t>
      </w:r>
      <w:proofErr w:type="spellEnd"/>
      <w:r w:rsidRPr="00E41BCB">
        <w:rPr>
          <w:rFonts w:ascii="Times New Roman" w:eastAsia="Times New Roman" w:hAnsi="Times New Roman" w:cs="Times New Roman"/>
          <w:sz w:val="24"/>
          <w:szCs w:val="24"/>
          <w:lang w:val="en-US"/>
        </w:rPr>
        <w:t>: 10.1111/j.1467-</w:t>
      </w:r>
      <w:proofErr w:type="gramStart"/>
      <w:r w:rsidRPr="00E41BCB">
        <w:rPr>
          <w:rFonts w:ascii="Times New Roman" w:eastAsia="Times New Roman" w:hAnsi="Times New Roman" w:cs="Times New Roman"/>
          <w:sz w:val="24"/>
          <w:szCs w:val="24"/>
          <w:lang w:val="en-US"/>
        </w:rPr>
        <w:t>9280.1997.tb</w:t>
      </w:r>
      <w:proofErr w:type="gramEnd"/>
      <w:r w:rsidRPr="00E41BCB">
        <w:rPr>
          <w:rFonts w:ascii="Times New Roman" w:eastAsia="Times New Roman" w:hAnsi="Times New Roman" w:cs="Times New Roman"/>
          <w:sz w:val="24"/>
          <w:szCs w:val="24"/>
          <w:lang w:val="en-US"/>
        </w:rPr>
        <w:t>00443.x</w:t>
      </w:r>
    </w:p>
    <w:p w14:paraId="455E40E4"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Delorme A &amp; </w:t>
      </w:r>
      <w:proofErr w:type="spellStart"/>
      <w:r w:rsidRPr="00E41BCB">
        <w:rPr>
          <w:rFonts w:ascii="Times New Roman" w:eastAsia="Times New Roman" w:hAnsi="Times New Roman" w:cs="Times New Roman"/>
          <w:sz w:val="24"/>
          <w:szCs w:val="24"/>
          <w:lang w:val="en-US"/>
        </w:rPr>
        <w:t>Makeig</w:t>
      </w:r>
      <w:proofErr w:type="spellEnd"/>
      <w:r w:rsidRPr="00E41BCB">
        <w:rPr>
          <w:rFonts w:ascii="Times New Roman" w:eastAsia="Times New Roman" w:hAnsi="Times New Roman" w:cs="Times New Roman"/>
          <w:sz w:val="24"/>
          <w:szCs w:val="24"/>
          <w:lang w:val="en-US"/>
        </w:rPr>
        <w:t xml:space="preserve"> S (2004) EEGLAB: an open-source toolbox for analysis of single-trial EEG dynamics, </w:t>
      </w:r>
      <w:r w:rsidRPr="00E41BCB">
        <w:rPr>
          <w:rFonts w:ascii="Times New Roman" w:eastAsia="Times New Roman" w:hAnsi="Times New Roman" w:cs="Times New Roman"/>
          <w:i/>
          <w:sz w:val="24"/>
          <w:szCs w:val="24"/>
          <w:lang w:val="en-US"/>
        </w:rPr>
        <w:t>Journal of Neuroscience Methods 134</w:t>
      </w:r>
      <w:r w:rsidRPr="00E41BCB">
        <w:rPr>
          <w:rFonts w:ascii="Times New Roman" w:eastAsia="Times New Roman" w:hAnsi="Times New Roman" w:cs="Times New Roman"/>
          <w:sz w:val="24"/>
          <w:szCs w:val="24"/>
          <w:lang w:val="en-US"/>
        </w:rPr>
        <w:t>:9-21.</w:t>
      </w:r>
    </w:p>
    <w:p w14:paraId="4BEC3FCC" w14:textId="32F8C927" w:rsidR="00C724C0" w:rsidRPr="00E41BCB" w:rsidDel="00F26248" w:rsidRDefault="00C724C0" w:rsidP="00A20AEF">
      <w:pPr>
        <w:pBdr>
          <w:top w:val="nil"/>
          <w:left w:val="nil"/>
          <w:bottom w:val="nil"/>
          <w:right w:val="nil"/>
          <w:between w:val="nil"/>
        </w:pBdr>
        <w:spacing w:line="360" w:lineRule="auto"/>
        <w:ind w:left="708" w:hanging="708"/>
        <w:rPr>
          <w:del w:id="707" w:author="Venera Gashaj" w:date="2023-05-04T20:29:00Z"/>
          <w:rFonts w:ascii="Times New Roman" w:eastAsia="Times New Roman" w:hAnsi="Times New Roman" w:cs="Times New Roman"/>
          <w:sz w:val="24"/>
          <w:szCs w:val="24"/>
          <w:lang w:val="en-US"/>
        </w:rPr>
      </w:pPr>
      <w:del w:id="708" w:author="Venera Gashaj" w:date="2023-05-04T20:29:00Z">
        <w:r w:rsidRPr="00E41BCB" w:rsidDel="00F26248">
          <w:rPr>
            <w:rFonts w:ascii="Times New Roman" w:eastAsia="Times New Roman" w:hAnsi="Times New Roman" w:cs="Times New Roman"/>
            <w:sz w:val="24"/>
            <w:szCs w:val="24"/>
            <w:lang w:val="en-US"/>
          </w:rPr>
          <w:delText xml:space="preserve">Delorme, A., Sejnowski, T., Makeig, S. (2007) Improved rejection of artifacts from EEG data using high-order statistics and independent component analysis. </w:delText>
        </w:r>
        <w:r w:rsidRPr="00E41BCB" w:rsidDel="00F26248">
          <w:rPr>
            <w:rFonts w:ascii="Times New Roman" w:eastAsia="Times New Roman" w:hAnsi="Times New Roman" w:cs="Times New Roman"/>
            <w:i/>
            <w:sz w:val="24"/>
            <w:szCs w:val="24"/>
            <w:lang w:val="en-US"/>
          </w:rPr>
          <w:delText>Neuroimage. 34</w:delText>
        </w:r>
        <w:r w:rsidRPr="00E41BCB" w:rsidDel="00F26248">
          <w:rPr>
            <w:rFonts w:ascii="Times New Roman" w:eastAsia="Times New Roman" w:hAnsi="Times New Roman" w:cs="Times New Roman"/>
            <w:sz w:val="24"/>
            <w:szCs w:val="24"/>
            <w:lang w:val="en-US"/>
          </w:rPr>
          <w:delText>, 1443-1449.</w:delText>
        </w:r>
      </w:del>
    </w:p>
    <w:p w14:paraId="41584E33"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Gallistel</w:t>
      </w:r>
      <w:proofErr w:type="spellEnd"/>
      <w:r w:rsidRPr="00E41BCB">
        <w:rPr>
          <w:rFonts w:ascii="Times New Roman" w:eastAsia="Times New Roman" w:hAnsi="Times New Roman" w:cs="Times New Roman"/>
          <w:sz w:val="24"/>
          <w:szCs w:val="24"/>
          <w:lang w:val="en-US"/>
        </w:rPr>
        <w:t xml:space="preserve">, C. R., &amp; Gelman, R. (2000). Non-verbal numerical cognition: From reals to integers. </w:t>
      </w:r>
      <w:r w:rsidRPr="00E41BCB">
        <w:rPr>
          <w:rFonts w:ascii="Times New Roman" w:eastAsia="Times New Roman" w:hAnsi="Times New Roman" w:cs="Times New Roman"/>
          <w:i/>
          <w:sz w:val="24"/>
          <w:szCs w:val="24"/>
          <w:lang w:val="en-US"/>
        </w:rPr>
        <w:t>Trends in cognitive sciences, 4</w:t>
      </w:r>
      <w:r w:rsidRPr="00E41BCB">
        <w:rPr>
          <w:rFonts w:ascii="Times New Roman" w:eastAsia="Times New Roman" w:hAnsi="Times New Roman" w:cs="Times New Roman"/>
          <w:sz w:val="24"/>
          <w:szCs w:val="24"/>
          <w:lang w:val="en-US"/>
        </w:rPr>
        <w:t>(2), 59-65.</w:t>
      </w:r>
    </w:p>
    <w:p w14:paraId="73BCD33D"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0377F8">
        <w:rPr>
          <w:rFonts w:ascii="Times New Roman" w:eastAsia="Times New Roman" w:hAnsi="Times New Roman" w:cs="Times New Roman"/>
          <w:sz w:val="24"/>
          <w:szCs w:val="24"/>
          <w:lang w:val="de-CH"/>
        </w:rPr>
        <w:t>Gashaj</w:t>
      </w:r>
      <w:proofErr w:type="spellEnd"/>
      <w:r w:rsidRPr="000377F8">
        <w:rPr>
          <w:rFonts w:ascii="Times New Roman" w:eastAsia="Times New Roman" w:hAnsi="Times New Roman" w:cs="Times New Roman"/>
          <w:sz w:val="24"/>
          <w:szCs w:val="24"/>
          <w:lang w:val="de-CH"/>
        </w:rPr>
        <w:t xml:space="preserve">, V., Oberer, N., Mast, F. W., &amp; </w:t>
      </w:r>
      <w:proofErr w:type="spellStart"/>
      <w:r w:rsidRPr="000377F8">
        <w:rPr>
          <w:rFonts w:ascii="Times New Roman" w:eastAsia="Times New Roman" w:hAnsi="Times New Roman" w:cs="Times New Roman"/>
          <w:sz w:val="24"/>
          <w:szCs w:val="24"/>
          <w:lang w:val="de-CH"/>
        </w:rPr>
        <w:t>Roebers</w:t>
      </w:r>
      <w:proofErr w:type="spellEnd"/>
      <w:r w:rsidRPr="000377F8">
        <w:rPr>
          <w:rFonts w:ascii="Times New Roman" w:eastAsia="Times New Roman" w:hAnsi="Times New Roman" w:cs="Times New Roman"/>
          <w:sz w:val="24"/>
          <w:szCs w:val="24"/>
          <w:lang w:val="de-CH"/>
        </w:rPr>
        <w:t xml:space="preserve">, C. M. (2019). </w:t>
      </w:r>
      <w:r w:rsidRPr="00E41BCB">
        <w:rPr>
          <w:rFonts w:ascii="Times New Roman" w:eastAsia="Times New Roman" w:hAnsi="Times New Roman" w:cs="Times New Roman"/>
          <w:sz w:val="24"/>
          <w:szCs w:val="24"/>
          <w:lang w:val="en-US"/>
        </w:rPr>
        <w:t xml:space="preserve">The relation between executive functions, fine motor skills, and basic numerical skills and their relevance for later mathematics achievement. </w:t>
      </w:r>
      <w:r w:rsidRPr="00E41BCB">
        <w:rPr>
          <w:rFonts w:ascii="Times New Roman" w:eastAsia="Times New Roman" w:hAnsi="Times New Roman" w:cs="Times New Roman"/>
          <w:i/>
          <w:sz w:val="24"/>
          <w:szCs w:val="24"/>
          <w:lang w:val="en-US"/>
        </w:rPr>
        <w:t>Early education and development, 30</w:t>
      </w:r>
      <w:r w:rsidRPr="00E41BCB">
        <w:rPr>
          <w:rFonts w:ascii="Times New Roman" w:eastAsia="Times New Roman" w:hAnsi="Times New Roman" w:cs="Times New Roman"/>
          <w:sz w:val="24"/>
          <w:szCs w:val="24"/>
          <w:lang w:val="en-US"/>
        </w:rPr>
        <w:t>(7), 913-926.</w:t>
      </w:r>
    </w:p>
    <w:p w14:paraId="2E00CDC3"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Geary, D. C. (1995). Reflections of evolution and culture in children's cognition: Implications for mathematical development and instruction. </w:t>
      </w:r>
      <w:r w:rsidRPr="00E41BCB">
        <w:rPr>
          <w:rFonts w:ascii="Times New Roman" w:eastAsia="Times New Roman" w:hAnsi="Times New Roman" w:cs="Times New Roman"/>
          <w:i/>
          <w:sz w:val="24"/>
          <w:szCs w:val="24"/>
          <w:lang w:val="en-US"/>
        </w:rPr>
        <w:t>American psychologist</w:t>
      </w:r>
      <w:r w:rsidRPr="00E41BCB">
        <w:rPr>
          <w:rFonts w:ascii="Times New Roman" w:eastAsia="Times New Roman" w:hAnsi="Times New Roman" w:cs="Times New Roman"/>
          <w:sz w:val="24"/>
          <w:szCs w:val="24"/>
          <w:lang w:val="en-US"/>
        </w:rPr>
        <w:t xml:space="preserve">, </w:t>
      </w:r>
      <w:r w:rsidRPr="00E41BCB">
        <w:rPr>
          <w:rFonts w:ascii="Times New Roman" w:eastAsia="Times New Roman" w:hAnsi="Times New Roman" w:cs="Times New Roman"/>
          <w:i/>
          <w:sz w:val="24"/>
          <w:szCs w:val="24"/>
          <w:lang w:val="en-US"/>
        </w:rPr>
        <w:t>50</w:t>
      </w:r>
      <w:r w:rsidRPr="00E41BCB">
        <w:rPr>
          <w:rFonts w:ascii="Times New Roman" w:eastAsia="Times New Roman" w:hAnsi="Times New Roman" w:cs="Times New Roman"/>
          <w:sz w:val="24"/>
          <w:szCs w:val="24"/>
          <w:lang w:val="en-US"/>
        </w:rPr>
        <w:t>(1), 24.</w:t>
      </w:r>
    </w:p>
    <w:p w14:paraId="6FE27C64"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Gebuis</w:t>
      </w:r>
      <w:proofErr w:type="spellEnd"/>
      <w:r w:rsidRPr="00E41BCB">
        <w:rPr>
          <w:rFonts w:ascii="Times New Roman" w:eastAsia="Times New Roman" w:hAnsi="Times New Roman" w:cs="Times New Roman"/>
          <w:sz w:val="24"/>
          <w:szCs w:val="24"/>
          <w:lang w:val="en-US"/>
        </w:rPr>
        <w:t xml:space="preserve">, T., &amp; </w:t>
      </w:r>
      <w:proofErr w:type="spellStart"/>
      <w:r w:rsidRPr="00E41BCB">
        <w:rPr>
          <w:rFonts w:ascii="Times New Roman" w:eastAsia="Times New Roman" w:hAnsi="Times New Roman" w:cs="Times New Roman"/>
          <w:sz w:val="24"/>
          <w:szCs w:val="24"/>
          <w:lang w:val="en-US"/>
        </w:rPr>
        <w:t>Reynvoet</w:t>
      </w:r>
      <w:proofErr w:type="spellEnd"/>
      <w:r w:rsidRPr="00E41BCB">
        <w:rPr>
          <w:rFonts w:ascii="Times New Roman" w:eastAsia="Times New Roman" w:hAnsi="Times New Roman" w:cs="Times New Roman"/>
          <w:sz w:val="24"/>
          <w:szCs w:val="24"/>
          <w:lang w:val="en-US"/>
        </w:rPr>
        <w:t xml:space="preserve">, B. (2012). The interplay between </w:t>
      </w:r>
      <w:proofErr w:type="spellStart"/>
      <w:r w:rsidRPr="00E41BCB">
        <w:rPr>
          <w:rFonts w:ascii="Times New Roman" w:eastAsia="Times New Roman" w:hAnsi="Times New Roman" w:cs="Times New Roman"/>
          <w:sz w:val="24"/>
          <w:szCs w:val="24"/>
          <w:lang w:val="en-US"/>
        </w:rPr>
        <w:t>nonsymbolic</w:t>
      </w:r>
      <w:proofErr w:type="spellEnd"/>
      <w:r w:rsidRPr="00E41BCB">
        <w:rPr>
          <w:rFonts w:ascii="Times New Roman" w:eastAsia="Times New Roman" w:hAnsi="Times New Roman" w:cs="Times New Roman"/>
          <w:sz w:val="24"/>
          <w:szCs w:val="24"/>
          <w:lang w:val="en-US"/>
        </w:rPr>
        <w:t xml:space="preserve"> number and its continuous visual properties. </w:t>
      </w:r>
      <w:r w:rsidRPr="00E41BCB">
        <w:rPr>
          <w:rFonts w:ascii="Times New Roman" w:eastAsia="Times New Roman" w:hAnsi="Times New Roman" w:cs="Times New Roman"/>
          <w:i/>
          <w:sz w:val="24"/>
          <w:szCs w:val="24"/>
          <w:lang w:val="en-US"/>
        </w:rPr>
        <w:t>Journal of Experimental Psychology: General, 141</w:t>
      </w:r>
      <w:r w:rsidRPr="00E41BCB">
        <w:rPr>
          <w:rFonts w:ascii="Times New Roman" w:eastAsia="Times New Roman" w:hAnsi="Times New Roman" w:cs="Times New Roman"/>
          <w:sz w:val="24"/>
          <w:szCs w:val="24"/>
          <w:lang w:val="en-US"/>
        </w:rPr>
        <w:t xml:space="preserve">(4), 642. </w:t>
      </w:r>
      <w:proofErr w:type="spellStart"/>
      <w:r w:rsidRPr="00E41BCB">
        <w:rPr>
          <w:rFonts w:ascii="Times New Roman" w:eastAsia="Times New Roman" w:hAnsi="Times New Roman" w:cs="Times New Roman"/>
          <w:sz w:val="24"/>
          <w:szCs w:val="24"/>
          <w:lang w:val="en-US"/>
        </w:rPr>
        <w:t>doi</w:t>
      </w:r>
      <w:proofErr w:type="spellEnd"/>
      <w:r w:rsidRPr="00E41BCB">
        <w:rPr>
          <w:rFonts w:ascii="Times New Roman" w:eastAsia="Times New Roman" w:hAnsi="Times New Roman" w:cs="Times New Roman"/>
          <w:sz w:val="24"/>
          <w:szCs w:val="24"/>
          <w:lang w:val="en-US"/>
        </w:rPr>
        <w:t>: 10.1037/a0026218.</w:t>
      </w:r>
    </w:p>
    <w:p w14:paraId="5ECAFE44" w14:textId="77777777" w:rsidR="00C724C0" w:rsidRPr="00E41BCB" w:rsidRDefault="00C724C0">
      <w:pP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Gelman, R., &amp; </w:t>
      </w:r>
      <w:proofErr w:type="spellStart"/>
      <w:r w:rsidRPr="00E41BCB">
        <w:rPr>
          <w:rFonts w:ascii="Times New Roman" w:eastAsia="Times New Roman" w:hAnsi="Times New Roman" w:cs="Times New Roman"/>
          <w:sz w:val="24"/>
          <w:szCs w:val="24"/>
          <w:lang w:val="en-US"/>
        </w:rPr>
        <w:t>Gallistel</w:t>
      </w:r>
      <w:proofErr w:type="spellEnd"/>
      <w:r w:rsidRPr="00E41BCB">
        <w:rPr>
          <w:rFonts w:ascii="Times New Roman" w:eastAsia="Times New Roman" w:hAnsi="Times New Roman" w:cs="Times New Roman"/>
          <w:sz w:val="24"/>
          <w:szCs w:val="24"/>
          <w:lang w:val="en-US"/>
        </w:rPr>
        <w:t xml:space="preserve">, C. R. (1986). </w:t>
      </w:r>
      <w:r w:rsidRPr="00E41BCB">
        <w:rPr>
          <w:rFonts w:ascii="Times New Roman" w:eastAsia="Times New Roman" w:hAnsi="Times New Roman" w:cs="Times New Roman"/>
          <w:i/>
          <w:sz w:val="24"/>
          <w:szCs w:val="24"/>
          <w:lang w:val="en-US"/>
        </w:rPr>
        <w:t>The child’s understanding of number</w:t>
      </w:r>
      <w:r w:rsidRPr="00E41BCB">
        <w:rPr>
          <w:rFonts w:ascii="Times New Roman" w:eastAsia="Times New Roman" w:hAnsi="Times New Roman" w:cs="Times New Roman"/>
          <w:sz w:val="24"/>
          <w:szCs w:val="24"/>
          <w:lang w:val="en-US"/>
        </w:rPr>
        <w:t>. Harvard University Press.</w:t>
      </w:r>
    </w:p>
    <w:p w14:paraId="4F49F029" w14:textId="178B5178" w:rsidR="00E41BCB" w:rsidRPr="00F26248" w:rsidRDefault="00E41BCB">
      <w:pPr>
        <w:spacing w:line="360" w:lineRule="auto"/>
        <w:ind w:left="708" w:hanging="708"/>
        <w:rPr>
          <w:ins w:id="709" w:author="Venera Gashaj" w:date="2023-05-04T20:24:00Z"/>
          <w:rFonts w:ascii="Times New Roman" w:eastAsia="Times New Roman" w:hAnsi="Times New Roman" w:cs="Times New Roman"/>
          <w:sz w:val="24"/>
          <w:szCs w:val="24"/>
          <w:lang w:val="en-US"/>
        </w:rPr>
      </w:pPr>
      <w:ins w:id="710" w:author="Venera Gashaj" w:date="2023-05-04T20:24:00Z">
        <w:r w:rsidRPr="00F26248">
          <w:rPr>
            <w:rFonts w:ascii="Times New Roman" w:eastAsia="Times New Roman" w:hAnsi="Times New Roman" w:cs="Times New Roman"/>
            <w:sz w:val="24"/>
            <w:szCs w:val="24"/>
            <w:lang w:val="en-US"/>
          </w:rPr>
          <w:t xml:space="preserve">Hadamard, J. (2020). </w:t>
        </w:r>
        <w:r w:rsidRPr="00F26248">
          <w:rPr>
            <w:rFonts w:ascii="Times New Roman" w:eastAsia="Times New Roman" w:hAnsi="Times New Roman" w:cs="Times New Roman"/>
            <w:i/>
            <w:iCs/>
            <w:sz w:val="24"/>
            <w:szCs w:val="24"/>
            <w:lang w:val="en-US"/>
          </w:rPr>
          <w:t>The mathematician’s mind: The psychology of invention in the mathematical field</w:t>
        </w:r>
        <w:r w:rsidRPr="00F26248">
          <w:rPr>
            <w:rFonts w:ascii="Times New Roman" w:eastAsia="Times New Roman" w:hAnsi="Times New Roman" w:cs="Times New Roman"/>
            <w:sz w:val="24"/>
            <w:szCs w:val="24"/>
            <w:lang w:val="en-US"/>
          </w:rPr>
          <w:t>. Princeton University Press.</w:t>
        </w:r>
      </w:ins>
    </w:p>
    <w:p w14:paraId="6A3CF8A2" w14:textId="77777777" w:rsidR="00C724C0" w:rsidRPr="00E41BCB" w:rsidRDefault="00C724C0" w:rsidP="00A20AEF">
      <w:pPr>
        <w:spacing w:line="360" w:lineRule="auto"/>
        <w:ind w:left="708" w:hanging="708"/>
        <w:rPr>
          <w:moveFrom w:id="711" w:author="Venera Gashaj" w:date="2023-05-04T20:24:00Z"/>
          <w:rFonts w:ascii="Times New Roman" w:eastAsia="Times New Roman" w:hAnsi="Times New Roman" w:cs="Times New Roman"/>
          <w:sz w:val="24"/>
          <w:szCs w:val="24"/>
          <w:lang w:val="en-US"/>
        </w:rPr>
      </w:pPr>
      <w:moveFromRangeStart w:id="712" w:author="Venera Gashaj" w:date="2023-05-04T20:24:00Z" w:name="move134124300"/>
      <w:moveFrom w:id="713" w:author="Venera Gashaj" w:date="2023-05-04T20:24:00Z">
        <w:r w:rsidRPr="00E41BCB">
          <w:rPr>
            <w:rFonts w:ascii="Times New Roman" w:eastAsia="Times New Roman" w:hAnsi="Times New Roman" w:cs="Times New Roman"/>
            <w:sz w:val="24"/>
            <w:szCs w:val="24"/>
            <w:lang w:val="en-US"/>
          </w:rPr>
          <w:t xml:space="preserve">Hoffmann, S., &amp; Falkenstein, M. (2008). The Correction of Eye Blink Artefacts in the EEG: A Comparison of Two Prominent Methods. </w:t>
        </w:r>
        <w:r w:rsidRPr="00E41BCB">
          <w:rPr>
            <w:rFonts w:ascii="Times New Roman" w:eastAsia="Times New Roman" w:hAnsi="Times New Roman" w:cs="Times New Roman"/>
            <w:i/>
            <w:sz w:val="24"/>
            <w:szCs w:val="24"/>
            <w:lang w:val="en-US"/>
          </w:rPr>
          <w:t>PLOS ONE, 3</w:t>
        </w:r>
        <w:r w:rsidRPr="00E41BCB">
          <w:rPr>
            <w:rFonts w:ascii="Times New Roman" w:eastAsia="Times New Roman" w:hAnsi="Times New Roman" w:cs="Times New Roman"/>
            <w:sz w:val="24"/>
            <w:szCs w:val="24"/>
            <w:lang w:val="en-US"/>
          </w:rPr>
          <w:t>(8), e3004. doi:10.1371/journal.pone.0003004.</w:t>
        </w:r>
      </w:moveFrom>
    </w:p>
    <w:moveFromRangeEnd w:id="712"/>
    <w:p w14:paraId="2C894CF2" w14:textId="2B2F43D4" w:rsidR="00C724C0" w:rsidRPr="00E41BCB" w:rsidRDefault="00C724C0">
      <w:pPr>
        <w:spacing w:line="360" w:lineRule="auto"/>
        <w:ind w:left="708" w:hanging="708"/>
        <w:rPr>
          <w:rFonts w:ascii="Times New Roman" w:eastAsia="Times New Roman" w:hAnsi="Times New Roman" w:cs="Times New Roman"/>
          <w:sz w:val="24"/>
          <w:szCs w:val="24"/>
          <w:lang w:val="en-US"/>
        </w:rPr>
      </w:pPr>
      <w:r w:rsidRPr="00F26248">
        <w:rPr>
          <w:rFonts w:ascii="Times New Roman" w:eastAsia="Times New Roman" w:hAnsi="Times New Roman" w:cs="Times New Roman"/>
          <w:sz w:val="24"/>
          <w:szCs w:val="24"/>
          <w:lang w:val="de-CH"/>
          <w:rPrChange w:id="714" w:author="Venera Gashaj" w:date="2023-05-04T20:25:00Z">
            <w:rPr>
              <w:rFonts w:ascii="Times New Roman" w:eastAsia="Times New Roman" w:hAnsi="Times New Roman" w:cs="Times New Roman"/>
              <w:sz w:val="24"/>
              <w:szCs w:val="24"/>
              <w:lang w:val="en-US"/>
            </w:rPr>
          </w:rPrChange>
        </w:rPr>
        <w:t xml:space="preserve">Hester, R., Fassbender, C., &amp; </w:t>
      </w:r>
      <w:proofErr w:type="spellStart"/>
      <w:r w:rsidRPr="00F26248">
        <w:rPr>
          <w:rFonts w:ascii="Times New Roman" w:eastAsia="Times New Roman" w:hAnsi="Times New Roman" w:cs="Times New Roman"/>
          <w:sz w:val="24"/>
          <w:szCs w:val="24"/>
          <w:lang w:val="de-CH"/>
          <w:rPrChange w:id="715" w:author="Venera Gashaj" w:date="2023-05-04T20:25:00Z">
            <w:rPr>
              <w:rFonts w:ascii="Times New Roman" w:eastAsia="Times New Roman" w:hAnsi="Times New Roman" w:cs="Times New Roman"/>
              <w:sz w:val="24"/>
              <w:szCs w:val="24"/>
              <w:lang w:val="en-US"/>
            </w:rPr>
          </w:rPrChange>
        </w:rPr>
        <w:t>Garavan</w:t>
      </w:r>
      <w:proofErr w:type="spellEnd"/>
      <w:r w:rsidRPr="00F26248">
        <w:rPr>
          <w:rFonts w:ascii="Times New Roman" w:eastAsia="Times New Roman" w:hAnsi="Times New Roman" w:cs="Times New Roman"/>
          <w:sz w:val="24"/>
          <w:szCs w:val="24"/>
          <w:lang w:val="de-CH"/>
          <w:rPrChange w:id="716" w:author="Venera Gashaj" w:date="2023-05-04T20:25:00Z">
            <w:rPr>
              <w:rFonts w:ascii="Times New Roman" w:eastAsia="Times New Roman" w:hAnsi="Times New Roman" w:cs="Times New Roman"/>
              <w:sz w:val="24"/>
              <w:szCs w:val="24"/>
              <w:lang w:val="en-US"/>
            </w:rPr>
          </w:rPrChange>
        </w:rPr>
        <w:t xml:space="preserve">, H. (2004). </w:t>
      </w:r>
      <w:r w:rsidRPr="00E41BCB">
        <w:rPr>
          <w:rFonts w:ascii="Times New Roman" w:eastAsia="Times New Roman" w:hAnsi="Times New Roman" w:cs="Times New Roman"/>
          <w:sz w:val="24"/>
          <w:szCs w:val="24"/>
          <w:lang w:val="en-US"/>
        </w:rPr>
        <w:t xml:space="preserve">Individual differences in error processing: a review and reanalysis of three event-related fMRI studies using the GO/NOGO task. </w:t>
      </w:r>
      <w:r w:rsidRPr="00E41BCB">
        <w:rPr>
          <w:rFonts w:ascii="Times New Roman" w:eastAsia="Times New Roman" w:hAnsi="Times New Roman" w:cs="Times New Roman"/>
          <w:i/>
          <w:sz w:val="24"/>
          <w:szCs w:val="24"/>
          <w:lang w:val="en-US"/>
        </w:rPr>
        <w:t>Cerebral Cortex, 14</w:t>
      </w:r>
      <w:r w:rsidRPr="00E41BCB">
        <w:rPr>
          <w:rFonts w:ascii="Times New Roman" w:eastAsia="Times New Roman" w:hAnsi="Times New Roman" w:cs="Times New Roman"/>
          <w:sz w:val="24"/>
          <w:szCs w:val="24"/>
          <w:lang w:val="en-US"/>
        </w:rPr>
        <w:t>(9), 986-994. doi:10.1093/</w:t>
      </w:r>
      <w:proofErr w:type="spellStart"/>
      <w:r w:rsidRPr="00E41BCB">
        <w:rPr>
          <w:rFonts w:ascii="Times New Roman" w:eastAsia="Times New Roman" w:hAnsi="Times New Roman" w:cs="Times New Roman"/>
          <w:sz w:val="24"/>
          <w:szCs w:val="24"/>
          <w:lang w:val="en-US"/>
        </w:rPr>
        <w:t>cercor</w:t>
      </w:r>
      <w:proofErr w:type="spellEnd"/>
      <w:r w:rsidRPr="00E41BCB">
        <w:rPr>
          <w:rFonts w:ascii="Times New Roman" w:eastAsia="Times New Roman" w:hAnsi="Times New Roman" w:cs="Times New Roman"/>
          <w:sz w:val="24"/>
          <w:szCs w:val="24"/>
          <w:lang w:val="en-US"/>
        </w:rPr>
        <w:t>/bhh059.</w:t>
      </w:r>
    </w:p>
    <w:p w14:paraId="2A59BC61" w14:textId="4CA907DB" w:rsidR="00C724C0" w:rsidRPr="00E41BCB" w:rsidDel="00F26248" w:rsidRDefault="00C724C0" w:rsidP="00A20AEF">
      <w:pPr>
        <w:spacing w:line="360" w:lineRule="auto"/>
        <w:ind w:left="708" w:hanging="708"/>
        <w:rPr>
          <w:del w:id="717" w:author="Venera Gashaj" w:date="2023-05-04T20:30:00Z"/>
          <w:moveTo w:id="718" w:author="Venera Gashaj" w:date="2023-05-04T20:24:00Z"/>
          <w:rFonts w:ascii="Times New Roman" w:eastAsia="Times New Roman" w:hAnsi="Times New Roman" w:cs="Times New Roman"/>
          <w:sz w:val="24"/>
          <w:szCs w:val="24"/>
          <w:lang w:val="en-US"/>
        </w:rPr>
      </w:pPr>
      <w:moveToRangeStart w:id="719" w:author="Venera Gashaj" w:date="2023-05-04T20:24:00Z" w:name="move134124300"/>
      <w:moveTo w:id="720" w:author="Venera Gashaj" w:date="2023-05-04T20:24:00Z">
        <w:del w:id="721" w:author="Venera Gashaj" w:date="2023-05-04T20:30:00Z">
          <w:r w:rsidRPr="00E41BCB" w:rsidDel="00F26248">
            <w:rPr>
              <w:rFonts w:ascii="Times New Roman" w:eastAsia="Times New Roman" w:hAnsi="Times New Roman" w:cs="Times New Roman"/>
              <w:sz w:val="24"/>
              <w:szCs w:val="24"/>
              <w:lang w:val="en-US"/>
            </w:rPr>
            <w:delText xml:space="preserve">Hoffmann, S., &amp; Falkenstein, M. (2008). The Correction of Eye Blink Artefacts in the EEG: A Comparison of Two Prominent Methods. </w:delText>
          </w:r>
          <w:r w:rsidRPr="00E41BCB" w:rsidDel="00F26248">
            <w:rPr>
              <w:rFonts w:ascii="Times New Roman" w:eastAsia="Times New Roman" w:hAnsi="Times New Roman" w:cs="Times New Roman"/>
              <w:i/>
              <w:sz w:val="24"/>
              <w:szCs w:val="24"/>
              <w:lang w:val="en-US"/>
            </w:rPr>
            <w:delText>PLOS ONE, 3</w:delText>
          </w:r>
          <w:r w:rsidRPr="00E41BCB" w:rsidDel="00F26248">
            <w:rPr>
              <w:rFonts w:ascii="Times New Roman" w:eastAsia="Times New Roman" w:hAnsi="Times New Roman" w:cs="Times New Roman"/>
              <w:sz w:val="24"/>
              <w:szCs w:val="24"/>
              <w:lang w:val="en-US"/>
            </w:rPr>
            <w:delText>(8), e3004. doi:10.1371/journal.pone.0003004.</w:delText>
          </w:r>
        </w:del>
      </w:moveTo>
    </w:p>
    <w:moveToRangeEnd w:id="719"/>
    <w:p w14:paraId="4F9C8E42" w14:textId="77777777" w:rsidR="00C724C0" w:rsidRDefault="00C724C0">
      <w:pPr>
        <w:spacing w:line="360" w:lineRule="auto"/>
        <w:ind w:left="708" w:hanging="708"/>
        <w:rPr>
          <w:ins w:id="722" w:author="Venera Gashaj" w:date="2023-05-04T20:39:00Z"/>
          <w:rFonts w:ascii="Times New Roman" w:eastAsia="Times New Roman" w:hAnsi="Times New Roman" w:cs="Times New Roman"/>
          <w:sz w:val="24"/>
          <w:szCs w:val="24"/>
          <w:lang w:val="de-CH"/>
        </w:rPr>
      </w:pPr>
      <w:proofErr w:type="spellStart"/>
      <w:r w:rsidRPr="00E41BCB">
        <w:rPr>
          <w:rFonts w:ascii="Times New Roman" w:eastAsia="Times New Roman" w:hAnsi="Times New Roman" w:cs="Times New Roman"/>
          <w:sz w:val="24"/>
          <w:szCs w:val="24"/>
          <w:lang w:val="en-US"/>
        </w:rPr>
        <w:t>Huettel</w:t>
      </w:r>
      <w:proofErr w:type="spellEnd"/>
      <w:r w:rsidRPr="00E41BCB">
        <w:rPr>
          <w:rFonts w:ascii="Times New Roman" w:eastAsia="Times New Roman" w:hAnsi="Times New Roman" w:cs="Times New Roman"/>
          <w:sz w:val="24"/>
          <w:szCs w:val="24"/>
          <w:lang w:val="en-US"/>
        </w:rPr>
        <w:t xml:space="preserve">, S. A., </w:t>
      </w:r>
      <w:proofErr w:type="spellStart"/>
      <w:r w:rsidRPr="00E41BCB">
        <w:rPr>
          <w:rFonts w:ascii="Times New Roman" w:eastAsia="Times New Roman" w:hAnsi="Times New Roman" w:cs="Times New Roman"/>
          <w:sz w:val="24"/>
          <w:szCs w:val="24"/>
          <w:lang w:val="en-US"/>
        </w:rPr>
        <w:t>Guzeldere</w:t>
      </w:r>
      <w:proofErr w:type="spellEnd"/>
      <w:r w:rsidRPr="00E41BCB">
        <w:rPr>
          <w:rFonts w:ascii="Times New Roman" w:eastAsia="Times New Roman" w:hAnsi="Times New Roman" w:cs="Times New Roman"/>
          <w:sz w:val="24"/>
          <w:szCs w:val="24"/>
          <w:lang w:val="en-US"/>
        </w:rPr>
        <w:t xml:space="preserve">, G., &amp; McCarthy, G. (2001). Dissociating the neural mechanisms of visual attention in change detection using functional MRI. </w:t>
      </w:r>
      <w:r w:rsidRPr="000377F8">
        <w:rPr>
          <w:rFonts w:ascii="Times New Roman" w:eastAsia="Times New Roman" w:hAnsi="Times New Roman" w:cs="Times New Roman"/>
          <w:i/>
          <w:sz w:val="24"/>
          <w:szCs w:val="24"/>
          <w:lang w:val="de-CH"/>
        </w:rPr>
        <w:t xml:space="preserve">Journal </w:t>
      </w:r>
      <w:proofErr w:type="spellStart"/>
      <w:r w:rsidRPr="000377F8">
        <w:rPr>
          <w:rFonts w:ascii="Times New Roman" w:eastAsia="Times New Roman" w:hAnsi="Times New Roman" w:cs="Times New Roman"/>
          <w:i/>
          <w:sz w:val="24"/>
          <w:szCs w:val="24"/>
          <w:lang w:val="de-CH"/>
        </w:rPr>
        <w:t>of</w:t>
      </w:r>
      <w:proofErr w:type="spellEnd"/>
      <w:r w:rsidRPr="000377F8">
        <w:rPr>
          <w:rFonts w:ascii="Times New Roman" w:eastAsia="Times New Roman" w:hAnsi="Times New Roman" w:cs="Times New Roman"/>
          <w:i/>
          <w:sz w:val="24"/>
          <w:szCs w:val="24"/>
          <w:lang w:val="de-CH"/>
        </w:rPr>
        <w:t xml:space="preserve"> </w:t>
      </w:r>
      <w:proofErr w:type="spellStart"/>
      <w:r w:rsidRPr="000377F8">
        <w:rPr>
          <w:rFonts w:ascii="Times New Roman" w:eastAsia="Times New Roman" w:hAnsi="Times New Roman" w:cs="Times New Roman"/>
          <w:i/>
          <w:sz w:val="24"/>
          <w:szCs w:val="24"/>
          <w:lang w:val="de-CH"/>
        </w:rPr>
        <w:t>Cognitive</w:t>
      </w:r>
      <w:proofErr w:type="spellEnd"/>
      <w:r w:rsidRPr="000377F8">
        <w:rPr>
          <w:rFonts w:ascii="Times New Roman" w:eastAsia="Times New Roman" w:hAnsi="Times New Roman" w:cs="Times New Roman"/>
          <w:i/>
          <w:sz w:val="24"/>
          <w:szCs w:val="24"/>
          <w:lang w:val="de-CH"/>
        </w:rPr>
        <w:t xml:space="preserve"> </w:t>
      </w:r>
      <w:proofErr w:type="spellStart"/>
      <w:r w:rsidRPr="000377F8">
        <w:rPr>
          <w:rFonts w:ascii="Times New Roman" w:eastAsia="Times New Roman" w:hAnsi="Times New Roman" w:cs="Times New Roman"/>
          <w:i/>
          <w:sz w:val="24"/>
          <w:szCs w:val="24"/>
          <w:lang w:val="de-CH"/>
        </w:rPr>
        <w:t>Neuroscience</w:t>
      </w:r>
      <w:proofErr w:type="spellEnd"/>
      <w:r w:rsidRPr="000377F8">
        <w:rPr>
          <w:rFonts w:ascii="Times New Roman" w:eastAsia="Times New Roman" w:hAnsi="Times New Roman" w:cs="Times New Roman"/>
          <w:i/>
          <w:sz w:val="24"/>
          <w:szCs w:val="24"/>
          <w:lang w:val="de-CH"/>
        </w:rPr>
        <w:t>, 13</w:t>
      </w:r>
      <w:r w:rsidRPr="000377F8">
        <w:rPr>
          <w:rFonts w:ascii="Times New Roman" w:eastAsia="Times New Roman" w:hAnsi="Times New Roman" w:cs="Times New Roman"/>
          <w:sz w:val="24"/>
          <w:szCs w:val="24"/>
          <w:lang w:val="de-CH"/>
        </w:rPr>
        <w:t>(7), 1006-1018. doi:10.1162/089892901753165908.</w:t>
      </w:r>
    </w:p>
    <w:p w14:paraId="1B9D3194" w14:textId="10A1EBE5" w:rsidR="0008599D" w:rsidRPr="000377F8" w:rsidRDefault="0008599D">
      <w:pPr>
        <w:spacing w:line="360" w:lineRule="auto"/>
        <w:ind w:left="708" w:hanging="708"/>
        <w:rPr>
          <w:rFonts w:ascii="Times New Roman" w:eastAsia="Times New Roman" w:hAnsi="Times New Roman" w:cs="Times New Roman"/>
          <w:sz w:val="24"/>
          <w:szCs w:val="24"/>
          <w:lang w:val="de-CH"/>
        </w:rPr>
      </w:pPr>
      <w:ins w:id="723" w:author="Venera Gashaj" w:date="2023-05-04T20:40:00Z">
        <w:r w:rsidRPr="0008599D">
          <w:rPr>
            <w:rFonts w:ascii="Times New Roman" w:eastAsia="Times New Roman" w:hAnsi="Times New Roman" w:cs="Times New Roman"/>
            <w:sz w:val="24"/>
            <w:szCs w:val="24"/>
            <w:lang w:val="en-US"/>
            <w:rPrChange w:id="724" w:author="Venera Gashaj" w:date="2023-05-04T20:40:00Z">
              <w:rPr>
                <w:rFonts w:ascii="Times New Roman" w:eastAsia="Times New Roman" w:hAnsi="Times New Roman" w:cs="Times New Roman"/>
                <w:sz w:val="24"/>
                <w:szCs w:val="24"/>
                <w:lang w:val="de-CH"/>
              </w:rPr>
            </w:rPrChange>
          </w:rPr>
          <w:t xml:space="preserve">IBM Corp. (2021). IBM SPSS Statistics for Macintosh (Version 28.0) [Computer software]. </w:t>
        </w:r>
        <w:proofErr w:type="spellStart"/>
        <w:r w:rsidRPr="0008599D">
          <w:rPr>
            <w:rFonts w:ascii="Times New Roman" w:eastAsia="Times New Roman" w:hAnsi="Times New Roman" w:cs="Times New Roman"/>
            <w:sz w:val="24"/>
            <w:szCs w:val="24"/>
            <w:lang w:val="de-CH"/>
          </w:rPr>
          <w:t>Armonk</w:t>
        </w:r>
        <w:proofErr w:type="spellEnd"/>
        <w:r w:rsidRPr="0008599D">
          <w:rPr>
            <w:rFonts w:ascii="Times New Roman" w:eastAsia="Times New Roman" w:hAnsi="Times New Roman" w:cs="Times New Roman"/>
            <w:sz w:val="24"/>
            <w:szCs w:val="24"/>
            <w:lang w:val="de-CH"/>
          </w:rPr>
          <w:t>, NY: IBM Corp.</w:t>
        </w:r>
      </w:ins>
    </w:p>
    <w:p w14:paraId="440A5C95" w14:textId="77777777" w:rsidR="00C724C0" w:rsidRPr="00E41BCB" w:rsidRDefault="00C724C0">
      <w:pPr>
        <w:spacing w:line="360" w:lineRule="auto"/>
        <w:ind w:left="708" w:hanging="708"/>
        <w:rPr>
          <w:rFonts w:ascii="Times New Roman" w:eastAsia="Times New Roman" w:hAnsi="Times New Roman" w:cs="Times New Roman"/>
          <w:sz w:val="24"/>
          <w:szCs w:val="24"/>
          <w:lang w:val="en-US"/>
        </w:rPr>
      </w:pPr>
      <w:r w:rsidRPr="000377F8">
        <w:rPr>
          <w:rFonts w:ascii="Times New Roman" w:eastAsia="Times New Roman" w:hAnsi="Times New Roman" w:cs="Times New Roman"/>
          <w:sz w:val="24"/>
          <w:szCs w:val="24"/>
          <w:lang w:val="de-CH"/>
        </w:rPr>
        <w:t xml:space="preserve">Jäger, A. O., Süß, H.-M., &amp; </w:t>
      </w:r>
      <w:proofErr w:type="spellStart"/>
      <w:r w:rsidRPr="000377F8">
        <w:rPr>
          <w:rFonts w:ascii="Times New Roman" w:eastAsia="Times New Roman" w:hAnsi="Times New Roman" w:cs="Times New Roman"/>
          <w:sz w:val="24"/>
          <w:szCs w:val="24"/>
          <w:lang w:val="de-CH"/>
        </w:rPr>
        <w:t>Beauducel</w:t>
      </w:r>
      <w:proofErr w:type="spellEnd"/>
      <w:r w:rsidRPr="000377F8">
        <w:rPr>
          <w:rFonts w:ascii="Times New Roman" w:eastAsia="Times New Roman" w:hAnsi="Times New Roman" w:cs="Times New Roman"/>
          <w:sz w:val="24"/>
          <w:szCs w:val="24"/>
          <w:lang w:val="de-CH"/>
        </w:rPr>
        <w:t xml:space="preserve">, A. (1997). </w:t>
      </w:r>
      <w:r w:rsidRPr="00F26248">
        <w:rPr>
          <w:rFonts w:ascii="Times New Roman" w:hAnsi="Times New Roman"/>
          <w:sz w:val="24"/>
          <w:lang w:val="de-CH"/>
          <w:rPrChange w:id="725" w:author="Venera Gashaj" w:date="2023-05-04T20:24:00Z">
            <w:rPr>
              <w:rFonts w:ascii="Times New Roman" w:hAnsi="Times New Roman"/>
              <w:sz w:val="24"/>
            </w:rPr>
          </w:rPrChange>
        </w:rPr>
        <w:t xml:space="preserve">Test für das Berliner Intelligenzstrukturmodell. </w:t>
      </w:r>
      <w:r w:rsidRPr="00E41BCB">
        <w:rPr>
          <w:rFonts w:ascii="Times New Roman" w:eastAsia="Times New Roman" w:hAnsi="Times New Roman" w:cs="Times New Roman"/>
          <w:i/>
          <w:iCs/>
          <w:sz w:val="24"/>
          <w:szCs w:val="24"/>
          <w:lang w:val="en-US"/>
        </w:rPr>
        <w:t>BIS-Test. Form 4</w:t>
      </w:r>
      <w:r w:rsidRPr="00E41BCB">
        <w:rPr>
          <w:rFonts w:ascii="Times New Roman" w:eastAsia="Times New Roman" w:hAnsi="Times New Roman" w:cs="Times New Roman"/>
          <w:sz w:val="24"/>
          <w:szCs w:val="24"/>
          <w:lang w:val="en-US"/>
        </w:rPr>
        <w:t xml:space="preserve"> [Test for the Berlin Intelligence Structure Model]. Göttingen: </w:t>
      </w:r>
      <w:proofErr w:type="spellStart"/>
      <w:r w:rsidRPr="00E41BCB">
        <w:rPr>
          <w:rFonts w:ascii="Times New Roman" w:eastAsia="Times New Roman" w:hAnsi="Times New Roman" w:cs="Times New Roman"/>
          <w:sz w:val="24"/>
          <w:szCs w:val="24"/>
          <w:lang w:val="en-US"/>
        </w:rPr>
        <w:t>Hogrefe</w:t>
      </w:r>
      <w:proofErr w:type="spellEnd"/>
      <w:r w:rsidRPr="00E41BCB">
        <w:rPr>
          <w:rFonts w:ascii="Times New Roman" w:eastAsia="Times New Roman" w:hAnsi="Times New Roman" w:cs="Times New Roman"/>
          <w:sz w:val="24"/>
          <w:szCs w:val="24"/>
          <w:lang w:val="en-US"/>
        </w:rPr>
        <w:t>.</w:t>
      </w:r>
    </w:p>
    <w:p w14:paraId="5C8E9B77" w14:textId="77777777" w:rsidR="00C724C0" w:rsidRPr="00E41BCB" w:rsidRDefault="00C724C0">
      <w:pP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lastRenderedPageBreak/>
        <w:t xml:space="preserve">Jasper, H. H. (1958). Report of the committee on methods of clinical examination in electroencephalography. </w:t>
      </w:r>
      <w:r w:rsidRPr="00E41BCB">
        <w:rPr>
          <w:rFonts w:ascii="Times New Roman" w:eastAsia="Times New Roman" w:hAnsi="Times New Roman" w:cs="Times New Roman"/>
          <w:i/>
          <w:sz w:val="24"/>
          <w:szCs w:val="24"/>
          <w:lang w:val="en-US"/>
        </w:rPr>
        <w:t>Electroencephalography and Clinical Neurophysiology, 10</w:t>
      </w:r>
      <w:r w:rsidRPr="00E41BCB">
        <w:rPr>
          <w:rFonts w:ascii="Times New Roman" w:eastAsia="Times New Roman" w:hAnsi="Times New Roman" w:cs="Times New Roman"/>
          <w:sz w:val="24"/>
          <w:szCs w:val="24"/>
          <w:lang w:val="en-US"/>
        </w:rPr>
        <w:t>(2), 370–375. doi:10.1016/0013-4694(58)90053-1</w:t>
      </w:r>
    </w:p>
    <w:p w14:paraId="65EF0E2D" w14:textId="77777777" w:rsidR="00C724C0" w:rsidRPr="00E41BCB" w:rsidRDefault="00C724C0" w:rsidP="00A20AEF">
      <w:pP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Jordan, N. C., Glutting, J., &amp; </w:t>
      </w:r>
      <w:proofErr w:type="spellStart"/>
      <w:r w:rsidRPr="00E41BCB">
        <w:rPr>
          <w:rFonts w:ascii="Times New Roman" w:eastAsia="Times New Roman" w:hAnsi="Times New Roman" w:cs="Times New Roman"/>
          <w:sz w:val="24"/>
          <w:szCs w:val="24"/>
          <w:lang w:val="en-US"/>
        </w:rPr>
        <w:t>Ramineni</w:t>
      </w:r>
      <w:proofErr w:type="spellEnd"/>
      <w:r w:rsidRPr="00E41BCB">
        <w:rPr>
          <w:rFonts w:ascii="Times New Roman" w:eastAsia="Times New Roman" w:hAnsi="Times New Roman" w:cs="Times New Roman"/>
          <w:sz w:val="24"/>
          <w:szCs w:val="24"/>
          <w:lang w:val="en-US"/>
        </w:rPr>
        <w:t xml:space="preserve">, C. (2010). The importance of number sense to mathematics achievement in first and third grades. </w:t>
      </w:r>
      <w:r w:rsidRPr="00E41BCB">
        <w:rPr>
          <w:rFonts w:ascii="Times New Roman" w:eastAsia="Times New Roman" w:hAnsi="Times New Roman" w:cs="Times New Roman"/>
          <w:i/>
          <w:sz w:val="24"/>
          <w:szCs w:val="24"/>
          <w:lang w:val="en-US"/>
        </w:rPr>
        <w:t>Learning and individual differences</w:t>
      </w:r>
      <w:r w:rsidRPr="00E41BCB">
        <w:rPr>
          <w:rFonts w:ascii="Times New Roman" w:eastAsia="Times New Roman" w:hAnsi="Times New Roman" w:cs="Times New Roman"/>
          <w:sz w:val="24"/>
          <w:szCs w:val="24"/>
          <w:lang w:val="en-US"/>
        </w:rPr>
        <w:t xml:space="preserve">, </w:t>
      </w:r>
      <w:r w:rsidRPr="00E41BCB">
        <w:rPr>
          <w:rFonts w:ascii="Times New Roman" w:eastAsia="Times New Roman" w:hAnsi="Times New Roman" w:cs="Times New Roman"/>
          <w:i/>
          <w:sz w:val="24"/>
          <w:szCs w:val="24"/>
          <w:lang w:val="en-US"/>
        </w:rPr>
        <w:t>20</w:t>
      </w:r>
      <w:r w:rsidRPr="00E41BCB">
        <w:rPr>
          <w:rFonts w:ascii="Times New Roman" w:eastAsia="Times New Roman" w:hAnsi="Times New Roman" w:cs="Times New Roman"/>
          <w:sz w:val="24"/>
          <w:szCs w:val="24"/>
          <w:lang w:val="en-US"/>
        </w:rPr>
        <w:t>(2), 82-88.</w:t>
      </w:r>
    </w:p>
    <w:p w14:paraId="1EFFCE68" w14:textId="55E95E6A" w:rsidR="00C724C0" w:rsidRPr="00E41BCB" w:rsidDel="00F26248" w:rsidRDefault="00C724C0" w:rsidP="00A20AEF">
      <w:pPr>
        <w:spacing w:line="360" w:lineRule="auto"/>
        <w:ind w:left="708" w:hanging="708"/>
        <w:rPr>
          <w:del w:id="726" w:author="Venera Gashaj" w:date="2023-05-04T20:30:00Z"/>
          <w:rFonts w:ascii="Times New Roman" w:eastAsia="Times New Roman" w:hAnsi="Times New Roman" w:cs="Times New Roman"/>
          <w:sz w:val="24"/>
          <w:szCs w:val="24"/>
          <w:lang w:val="en-US"/>
        </w:rPr>
      </w:pPr>
      <w:del w:id="727" w:author="Venera Gashaj" w:date="2023-05-04T20:30:00Z">
        <w:r w:rsidRPr="00E41BCB" w:rsidDel="00F26248">
          <w:rPr>
            <w:rFonts w:ascii="Times New Roman" w:eastAsia="Times New Roman" w:hAnsi="Times New Roman" w:cs="Times New Roman"/>
            <w:sz w:val="24"/>
            <w:szCs w:val="24"/>
            <w:lang w:val="en-US"/>
          </w:rPr>
          <w:delText xml:space="preserve">Kleiner, M., Brainard, D., Pelli, D. (2007). What’s new in Psychtoolbox-3? </w:delText>
        </w:r>
        <w:r w:rsidRPr="00E41BCB" w:rsidDel="00F26248">
          <w:rPr>
            <w:rFonts w:ascii="Times New Roman" w:eastAsia="Times New Roman" w:hAnsi="Times New Roman" w:cs="Times New Roman"/>
            <w:i/>
            <w:sz w:val="24"/>
            <w:szCs w:val="24"/>
            <w:lang w:val="en-US"/>
          </w:rPr>
          <w:delText>Perception</w:delText>
        </w:r>
        <w:r w:rsidRPr="00E41BCB" w:rsidDel="00F26248">
          <w:rPr>
            <w:rFonts w:ascii="Times New Roman" w:eastAsia="Times New Roman" w:hAnsi="Times New Roman" w:cs="Times New Roman"/>
            <w:sz w:val="24"/>
            <w:szCs w:val="24"/>
            <w:lang w:val="en-US"/>
          </w:rPr>
          <w:delText xml:space="preserve"> 36 ECVP Abstract Supplement.</w:delText>
        </w:r>
      </w:del>
    </w:p>
    <w:p w14:paraId="569E4180" w14:textId="77777777" w:rsidR="00C724C0" w:rsidRDefault="00C724C0" w:rsidP="00A20AEF">
      <w:pP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Libertus</w:t>
      </w:r>
      <w:proofErr w:type="spellEnd"/>
      <w:r w:rsidRPr="00E41BCB">
        <w:rPr>
          <w:rFonts w:ascii="Times New Roman" w:eastAsia="Times New Roman" w:hAnsi="Times New Roman" w:cs="Times New Roman"/>
          <w:sz w:val="24"/>
          <w:szCs w:val="24"/>
          <w:lang w:val="en-US"/>
        </w:rPr>
        <w:t xml:space="preserve">, M. E., </w:t>
      </w:r>
      <w:proofErr w:type="spellStart"/>
      <w:r w:rsidRPr="00E41BCB">
        <w:rPr>
          <w:rFonts w:ascii="Times New Roman" w:eastAsia="Times New Roman" w:hAnsi="Times New Roman" w:cs="Times New Roman"/>
          <w:sz w:val="24"/>
          <w:szCs w:val="24"/>
          <w:lang w:val="en-US"/>
        </w:rPr>
        <w:t>Woldorff</w:t>
      </w:r>
      <w:proofErr w:type="spellEnd"/>
      <w:r w:rsidRPr="00E41BCB">
        <w:rPr>
          <w:rFonts w:ascii="Times New Roman" w:eastAsia="Times New Roman" w:hAnsi="Times New Roman" w:cs="Times New Roman"/>
          <w:sz w:val="24"/>
          <w:szCs w:val="24"/>
          <w:lang w:val="en-US"/>
        </w:rPr>
        <w:t xml:space="preserve">, M. G., &amp; Brannon, E. M. (2007). Electrophysiological evidence for notation independence in numerical processing. </w:t>
      </w:r>
      <w:r w:rsidRPr="00E41BCB">
        <w:rPr>
          <w:rFonts w:ascii="Times New Roman" w:eastAsia="Times New Roman" w:hAnsi="Times New Roman" w:cs="Times New Roman"/>
          <w:i/>
          <w:iCs/>
          <w:sz w:val="24"/>
          <w:szCs w:val="24"/>
          <w:lang w:val="en-US"/>
        </w:rPr>
        <w:t>Behavioral and Brain Functions, 3</w:t>
      </w:r>
      <w:r w:rsidRPr="00E41BCB">
        <w:rPr>
          <w:rFonts w:ascii="Times New Roman" w:eastAsia="Times New Roman" w:hAnsi="Times New Roman" w:cs="Times New Roman"/>
          <w:sz w:val="24"/>
          <w:szCs w:val="24"/>
          <w:lang w:val="en-US"/>
        </w:rPr>
        <w:t>(1), 1-15. doi:10.1186/1744-9081-3-1</w:t>
      </w:r>
    </w:p>
    <w:p w14:paraId="277C10D3" w14:textId="0748CD6D" w:rsidR="005B0E5A" w:rsidRPr="00F26248" w:rsidRDefault="005B0E5A" w:rsidP="005B0E5A">
      <w:pPr>
        <w:spacing w:line="360" w:lineRule="auto"/>
        <w:ind w:left="708" w:hanging="708"/>
        <w:rPr>
          <w:ins w:id="728" w:author="Venera Gashaj" w:date="2023-05-04T20:24:00Z"/>
          <w:rFonts w:ascii="Times New Roman" w:eastAsia="Times New Roman" w:hAnsi="Times New Roman" w:cs="Times New Roman"/>
          <w:sz w:val="24"/>
          <w:szCs w:val="24"/>
          <w:lang w:val="en-CH"/>
        </w:rPr>
      </w:pPr>
      <w:ins w:id="729" w:author="Venera Gashaj" w:date="2023-05-04T20:24:00Z">
        <w:r w:rsidRPr="005B0E5A">
          <w:rPr>
            <w:rFonts w:ascii="Times New Roman" w:eastAsia="Times New Roman" w:hAnsi="Times New Roman" w:cs="Times New Roman"/>
            <w:sz w:val="24"/>
            <w:szCs w:val="24"/>
            <w:lang w:val="en-CH"/>
          </w:rPr>
          <w:t xml:space="preserve">Lin, C. L., Jung, M., Wu, Y. C., She, H. C., &amp; Jung, T. P. (2015). Neural correlates of mathematical problem solving. </w:t>
        </w:r>
        <w:r w:rsidRPr="00F26248">
          <w:rPr>
            <w:rFonts w:ascii="Times New Roman" w:eastAsia="Times New Roman" w:hAnsi="Times New Roman" w:cs="Times New Roman"/>
            <w:i/>
            <w:iCs/>
            <w:sz w:val="24"/>
            <w:szCs w:val="24"/>
            <w:lang w:val="en-CH"/>
          </w:rPr>
          <w:t>International journal of neural systems, 25</w:t>
        </w:r>
        <w:r w:rsidRPr="005B0E5A">
          <w:rPr>
            <w:rFonts w:ascii="Times New Roman" w:eastAsia="Times New Roman" w:hAnsi="Times New Roman" w:cs="Times New Roman"/>
            <w:sz w:val="24"/>
            <w:szCs w:val="24"/>
            <w:lang w:val="en-CH"/>
          </w:rPr>
          <w:t xml:space="preserve">(02), 1550004. </w:t>
        </w:r>
      </w:ins>
    </w:p>
    <w:p w14:paraId="10439D8D" w14:textId="77777777" w:rsidR="00C724C0" w:rsidRPr="00F26248" w:rsidRDefault="00C724C0" w:rsidP="00C724C0">
      <w:pPr>
        <w:pBdr>
          <w:top w:val="nil"/>
          <w:left w:val="nil"/>
          <w:bottom w:val="nil"/>
          <w:right w:val="nil"/>
          <w:between w:val="nil"/>
        </w:pBdr>
        <w:spacing w:line="360" w:lineRule="auto"/>
        <w:ind w:left="708" w:hanging="708"/>
        <w:rPr>
          <w:ins w:id="730" w:author="Venera Gashaj" w:date="2023-05-04T20:24:00Z"/>
          <w:rFonts w:ascii="Times New Roman" w:eastAsia="Times New Roman" w:hAnsi="Times New Roman" w:cs="Times New Roman"/>
          <w:sz w:val="24"/>
          <w:szCs w:val="24"/>
          <w:lang w:val="en-US"/>
        </w:rPr>
      </w:pPr>
      <w:ins w:id="731" w:author="Venera Gashaj" w:date="2023-05-04T20:24:00Z">
        <w:r w:rsidRPr="00F26248">
          <w:rPr>
            <w:rFonts w:ascii="Times New Roman" w:eastAsia="Times New Roman" w:hAnsi="Times New Roman" w:cs="Times New Roman"/>
            <w:sz w:val="24"/>
            <w:szCs w:val="24"/>
            <w:lang w:val="fr-CH"/>
          </w:rPr>
          <w:t xml:space="preserve">Liu, R., </w:t>
        </w:r>
        <w:proofErr w:type="spellStart"/>
        <w:r w:rsidRPr="00F26248">
          <w:rPr>
            <w:rFonts w:ascii="Times New Roman" w:eastAsia="Times New Roman" w:hAnsi="Times New Roman" w:cs="Times New Roman"/>
            <w:sz w:val="24"/>
            <w:szCs w:val="24"/>
            <w:lang w:val="fr-CH"/>
          </w:rPr>
          <w:t>Schunn</w:t>
        </w:r>
        <w:proofErr w:type="spellEnd"/>
        <w:r w:rsidRPr="00F26248">
          <w:rPr>
            <w:rFonts w:ascii="Times New Roman" w:eastAsia="Times New Roman" w:hAnsi="Times New Roman" w:cs="Times New Roman"/>
            <w:sz w:val="24"/>
            <w:szCs w:val="24"/>
            <w:lang w:val="fr-CH"/>
          </w:rPr>
          <w:t xml:space="preserve">, C. D., Fiez, J. A., &amp; </w:t>
        </w:r>
        <w:proofErr w:type="spellStart"/>
        <w:r w:rsidRPr="00F26248">
          <w:rPr>
            <w:rFonts w:ascii="Times New Roman" w:eastAsia="Times New Roman" w:hAnsi="Times New Roman" w:cs="Times New Roman"/>
            <w:sz w:val="24"/>
            <w:szCs w:val="24"/>
            <w:lang w:val="fr-CH"/>
          </w:rPr>
          <w:t>Libertus</w:t>
        </w:r>
        <w:proofErr w:type="spellEnd"/>
        <w:r w:rsidRPr="00F26248">
          <w:rPr>
            <w:rFonts w:ascii="Times New Roman" w:eastAsia="Times New Roman" w:hAnsi="Times New Roman" w:cs="Times New Roman"/>
            <w:sz w:val="24"/>
            <w:szCs w:val="24"/>
            <w:lang w:val="fr-CH"/>
          </w:rPr>
          <w:t xml:space="preserve">, M. E. (2018). </w:t>
        </w:r>
        <w:r w:rsidRPr="00F26248">
          <w:rPr>
            <w:rFonts w:ascii="Times New Roman" w:eastAsia="Times New Roman" w:hAnsi="Times New Roman" w:cs="Times New Roman"/>
            <w:sz w:val="24"/>
            <w:szCs w:val="24"/>
            <w:lang w:val="en-US"/>
          </w:rPr>
          <w:t xml:space="preserve">The integration between </w:t>
        </w:r>
        <w:proofErr w:type="spellStart"/>
        <w:r w:rsidRPr="00F26248">
          <w:rPr>
            <w:rFonts w:ascii="Times New Roman" w:eastAsia="Times New Roman" w:hAnsi="Times New Roman" w:cs="Times New Roman"/>
            <w:sz w:val="24"/>
            <w:szCs w:val="24"/>
            <w:lang w:val="en-US"/>
          </w:rPr>
          <w:t>nonsymbolic</w:t>
        </w:r>
        <w:proofErr w:type="spellEnd"/>
        <w:r w:rsidRPr="00F26248">
          <w:rPr>
            <w:rFonts w:ascii="Times New Roman" w:eastAsia="Times New Roman" w:hAnsi="Times New Roman" w:cs="Times New Roman"/>
            <w:sz w:val="24"/>
            <w:szCs w:val="24"/>
            <w:lang w:val="en-US"/>
          </w:rPr>
          <w:t xml:space="preserve"> and symbolic </w:t>
        </w:r>
        <w:proofErr w:type="gramStart"/>
        <w:r w:rsidRPr="00F26248">
          <w:rPr>
            <w:rFonts w:ascii="Times New Roman" w:eastAsia="Times New Roman" w:hAnsi="Times New Roman" w:cs="Times New Roman"/>
            <w:sz w:val="24"/>
            <w:szCs w:val="24"/>
            <w:lang w:val="en-US"/>
          </w:rPr>
          <w:t>numbers :</w:t>
        </w:r>
        <w:proofErr w:type="gramEnd"/>
        <w:r w:rsidRPr="00F26248">
          <w:rPr>
            <w:rFonts w:ascii="Times New Roman" w:eastAsia="Times New Roman" w:hAnsi="Times New Roman" w:cs="Times New Roman"/>
            <w:sz w:val="24"/>
            <w:szCs w:val="24"/>
            <w:lang w:val="en-US"/>
          </w:rPr>
          <w:t xml:space="preserve"> Evidence from an EEG study. </w:t>
        </w:r>
        <w:r w:rsidRPr="00F26248">
          <w:rPr>
            <w:rFonts w:ascii="Times New Roman" w:eastAsia="Times New Roman" w:hAnsi="Times New Roman" w:cs="Times New Roman"/>
            <w:i/>
            <w:iCs/>
            <w:sz w:val="24"/>
            <w:szCs w:val="24"/>
            <w:lang w:val="en-US"/>
          </w:rPr>
          <w:t>Brain and Behavior, 8</w:t>
        </w:r>
        <w:r w:rsidRPr="00F26248">
          <w:rPr>
            <w:rFonts w:ascii="Times New Roman" w:eastAsia="Times New Roman" w:hAnsi="Times New Roman" w:cs="Times New Roman"/>
            <w:sz w:val="24"/>
            <w:szCs w:val="24"/>
            <w:lang w:val="en-US"/>
          </w:rPr>
          <w:t>(4), e00938. </w:t>
        </w:r>
        <w:r w:rsidRPr="00F26248">
          <w:rPr>
            <w:rFonts w:ascii="Times New Roman" w:eastAsia="Times New Roman" w:hAnsi="Times New Roman" w:cs="Times New Roman"/>
            <w:sz w:val="24"/>
            <w:szCs w:val="24"/>
            <w:lang w:val="en-US"/>
          </w:rPr>
          <w:fldChar w:fldCharType="begin"/>
        </w:r>
        <w:r w:rsidRPr="00F26248">
          <w:rPr>
            <w:rFonts w:ascii="Times New Roman" w:eastAsia="Times New Roman" w:hAnsi="Times New Roman" w:cs="Times New Roman"/>
            <w:sz w:val="24"/>
            <w:szCs w:val="24"/>
            <w:lang w:val="en-US"/>
          </w:rPr>
          <w:instrText>HYPERLINK "https://doi.org/10.1002/brb3.938"</w:instrText>
        </w:r>
        <w:r w:rsidRPr="00F26248">
          <w:rPr>
            <w:rFonts w:ascii="Times New Roman" w:eastAsia="Times New Roman" w:hAnsi="Times New Roman" w:cs="Times New Roman"/>
            <w:sz w:val="24"/>
            <w:szCs w:val="24"/>
            <w:lang w:val="en-US"/>
          </w:rPr>
        </w:r>
        <w:r w:rsidRPr="000377F8">
          <w:rPr>
            <w:rFonts w:ascii="Times New Roman" w:eastAsia="Times New Roman" w:hAnsi="Times New Roman" w:cs="Times New Roman"/>
            <w:sz w:val="24"/>
            <w:szCs w:val="24"/>
            <w:lang w:val="en-US"/>
          </w:rPr>
          <w:fldChar w:fldCharType="separate"/>
        </w:r>
        <w:r w:rsidRPr="00F26248">
          <w:rPr>
            <w:rStyle w:val="Hyperlink"/>
            <w:rFonts w:ascii="Times New Roman" w:eastAsia="Times New Roman" w:hAnsi="Times New Roman" w:cs="Times New Roman"/>
            <w:sz w:val="24"/>
            <w:szCs w:val="24"/>
            <w:lang w:val="en-US"/>
          </w:rPr>
          <w:t>https://doi.org/10.1002/brb3.938</w:t>
        </w:r>
        <w:r w:rsidRPr="000377F8">
          <w:rPr>
            <w:rFonts w:ascii="Times New Roman" w:eastAsia="Times New Roman" w:hAnsi="Times New Roman" w:cs="Times New Roman"/>
            <w:sz w:val="24"/>
            <w:szCs w:val="24"/>
            <w:lang w:val="en-US"/>
          </w:rPr>
          <w:fldChar w:fldCharType="end"/>
        </w:r>
      </w:ins>
    </w:p>
    <w:p w14:paraId="0CFFD9BB" w14:textId="77777777" w:rsidR="00C724C0" w:rsidRPr="00F26248" w:rsidRDefault="00C724C0">
      <w:pPr>
        <w:pBdr>
          <w:top w:val="nil"/>
          <w:left w:val="nil"/>
          <w:bottom w:val="nil"/>
          <w:right w:val="nil"/>
          <w:between w:val="nil"/>
        </w:pBdr>
        <w:spacing w:line="360" w:lineRule="auto"/>
        <w:ind w:left="708" w:hanging="708"/>
        <w:rPr>
          <w:rFonts w:ascii="Times New Roman" w:hAnsi="Times New Roman"/>
          <w:sz w:val="24"/>
          <w:lang w:val="en-US"/>
          <w:rPrChange w:id="732" w:author="Venera Gashaj" w:date="2023-05-04T20:24:00Z">
            <w:rPr>
              <w:rFonts w:ascii="Times New Roman" w:hAnsi="Times New Roman"/>
              <w:sz w:val="24"/>
              <w:lang w:val="es-ES"/>
            </w:rPr>
          </w:rPrChange>
        </w:rPr>
      </w:pPr>
      <w:r w:rsidRPr="00E41BCB">
        <w:rPr>
          <w:rFonts w:ascii="Times New Roman" w:eastAsia="Times New Roman" w:hAnsi="Times New Roman" w:cs="Times New Roman"/>
          <w:sz w:val="24"/>
          <w:szCs w:val="24"/>
          <w:lang w:val="en-US"/>
        </w:rPr>
        <w:t xml:space="preserve">Mazza, G. L., Enders, C. K., &amp; </w:t>
      </w:r>
      <w:proofErr w:type="spellStart"/>
      <w:r w:rsidRPr="00E41BCB">
        <w:rPr>
          <w:rFonts w:ascii="Times New Roman" w:eastAsia="Times New Roman" w:hAnsi="Times New Roman" w:cs="Times New Roman"/>
          <w:sz w:val="24"/>
          <w:szCs w:val="24"/>
          <w:lang w:val="en-US"/>
        </w:rPr>
        <w:t>Ruehlman</w:t>
      </w:r>
      <w:proofErr w:type="spellEnd"/>
      <w:r w:rsidRPr="00E41BCB">
        <w:rPr>
          <w:rFonts w:ascii="Times New Roman" w:eastAsia="Times New Roman" w:hAnsi="Times New Roman" w:cs="Times New Roman"/>
          <w:sz w:val="24"/>
          <w:szCs w:val="24"/>
          <w:lang w:val="en-US"/>
        </w:rPr>
        <w:t xml:space="preserve">, L. S. (2015). Addressing item-level missing data: A comparison of proration and full information maximum likelihood estimation. </w:t>
      </w:r>
      <w:r w:rsidRPr="00F26248">
        <w:rPr>
          <w:rFonts w:ascii="Times New Roman" w:hAnsi="Times New Roman"/>
          <w:i/>
          <w:sz w:val="24"/>
          <w:lang w:val="en-US"/>
          <w:rPrChange w:id="733" w:author="Venera Gashaj" w:date="2023-05-04T20:24:00Z">
            <w:rPr>
              <w:rFonts w:ascii="Times New Roman" w:hAnsi="Times New Roman"/>
              <w:i/>
              <w:sz w:val="24"/>
              <w:lang w:val="es-ES"/>
            </w:rPr>
          </w:rPrChange>
        </w:rPr>
        <w:t>Multivariate Behavioral Research, 50</w:t>
      </w:r>
      <w:r w:rsidRPr="00F26248">
        <w:rPr>
          <w:rFonts w:ascii="Times New Roman" w:hAnsi="Times New Roman"/>
          <w:sz w:val="24"/>
          <w:lang w:val="en-US"/>
          <w:rPrChange w:id="734" w:author="Venera Gashaj" w:date="2023-05-04T20:24:00Z">
            <w:rPr>
              <w:rFonts w:ascii="Times New Roman" w:hAnsi="Times New Roman"/>
              <w:sz w:val="24"/>
              <w:lang w:val="es-ES"/>
            </w:rPr>
          </w:rPrChange>
        </w:rPr>
        <w:t>(5), 504–519. doi:10.1080/00273171.2015.1068157</w:t>
      </w:r>
    </w:p>
    <w:p w14:paraId="4E50948E"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F26248">
        <w:rPr>
          <w:rFonts w:ascii="Times New Roman" w:hAnsi="Times New Roman"/>
          <w:sz w:val="24"/>
          <w:lang w:val="en-US"/>
          <w:rPrChange w:id="735" w:author="Venera Gashaj" w:date="2023-05-04T20:24:00Z">
            <w:rPr>
              <w:rFonts w:ascii="Times New Roman" w:hAnsi="Times New Roman"/>
              <w:sz w:val="24"/>
              <w:lang w:val="es-ES"/>
            </w:rPr>
          </w:rPrChange>
        </w:rPr>
        <w:t xml:space="preserve">Molina del Río, J., Guevara, M.A., Hernández González, M., Hidalgo Aguirre, R.M., &amp; Cruz </w:t>
      </w:r>
      <w:proofErr w:type="spellStart"/>
      <w:r w:rsidRPr="00F26248">
        <w:rPr>
          <w:rFonts w:ascii="Times New Roman" w:hAnsi="Times New Roman"/>
          <w:sz w:val="24"/>
          <w:lang w:val="en-US"/>
          <w:rPrChange w:id="736" w:author="Venera Gashaj" w:date="2023-05-04T20:24:00Z">
            <w:rPr>
              <w:rFonts w:ascii="Times New Roman" w:hAnsi="Times New Roman"/>
              <w:sz w:val="24"/>
              <w:lang w:val="es-ES"/>
            </w:rPr>
          </w:rPrChange>
        </w:rPr>
        <w:t>Alguilar</w:t>
      </w:r>
      <w:proofErr w:type="spellEnd"/>
      <w:r w:rsidRPr="00F26248">
        <w:rPr>
          <w:rFonts w:ascii="Times New Roman" w:hAnsi="Times New Roman"/>
          <w:sz w:val="24"/>
          <w:lang w:val="en-US"/>
          <w:rPrChange w:id="737" w:author="Venera Gashaj" w:date="2023-05-04T20:24:00Z">
            <w:rPr>
              <w:rFonts w:ascii="Times New Roman" w:hAnsi="Times New Roman"/>
              <w:sz w:val="24"/>
              <w:lang w:val="es-ES"/>
            </w:rPr>
          </w:rPrChange>
        </w:rPr>
        <w:t xml:space="preserve">, M.A. (2019). </w:t>
      </w:r>
      <w:r w:rsidRPr="00E41BCB">
        <w:rPr>
          <w:rFonts w:ascii="Times New Roman" w:eastAsia="Times New Roman" w:hAnsi="Times New Roman" w:cs="Times New Roman"/>
          <w:sz w:val="24"/>
          <w:szCs w:val="24"/>
          <w:lang w:val="en-US"/>
        </w:rPr>
        <w:t xml:space="preserve">EEG correlation during the solving of simple and complex logical–mathematical problems. </w:t>
      </w:r>
      <w:r w:rsidRPr="00E41BCB">
        <w:rPr>
          <w:rFonts w:ascii="Times New Roman" w:eastAsia="Times New Roman" w:hAnsi="Times New Roman" w:cs="Times New Roman"/>
          <w:i/>
          <w:sz w:val="24"/>
          <w:szCs w:val="24"/>
          <w:lang w:val="en-US"/>
        </w:rPr>
        <w:t>Cognitive, Affective, and Behavioral Neuroscience 19</w:t>
      </w:r>
      <w:r w:rsidRPr="00E41BCB">
        <w:rPr>
          <w:rFonts w:ascii="Times New Roman" w:eastAsia="Times New Roman" w:hAnsi="Times New Roman" w:cs="Times New Roman"/>
          <w:sz w:val="24"/>
          <w:szCs w:val="24"/>
          <w:lang w:val="en-US"/>
        </w:rPr>
        <w:t>, 1036–1046. doi:10.3758/s13415-019-00703-5</w:t>
      </w:r>
    </w:p>
    <w:p w14:paraId="045FD937"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color w:val="131413"/>
          <w:sz w:val="24"/>
          <w:szCs w:val="24"/>
          <w:lang w:val="en-US"/>
        </w:rPr>
      </w:pPr>
      <w:r w:rsidRPr="00E41BCB">
        <w:rPr>
          <w:rFonts w:ascii="Times New Roman" w:eastAsia="Times New Roman" w:hAnsi="Times New Roman" w:cs="Times New Roman"/>
          <w:color w:val="131413"/>
          <w:sz w:val="24"/>
          <w:szCs w:val="24"/>
          <w:lang w:val="en-US"/>
        </w:rPr>
        <w:t xml:space="preserve">Munson, A. (2010). </w:t>
      </w:r>
      <w:proofErr w:type="spellStart"/>
      <w:r w:rsidRPr="00E41BCB">
        <w:rPr>
          <w:rFonts w:ascii="Times New Roman" w:eastAsia="Times New Roman" w:hAnsi="Times New Roman" w:cs="Times New Roman"/>
          <w:color w:val="131413"/>
          <w:sz w:val="24"/>
          <w:szCs w:val="24"/>
          <w:lang w:val="en-US"/>
        </w:rPr>
        <w:t>Bourbaki</w:t>
      </w:r>
      <w:proofErr w:type="spellEnd"/>
      <w:r w:rsidRPr="00E41BCB">
        <w:rPr>
          <w:rFonts w:ascii="Times New Roman" w:eastAsia="Times New Roman" w:hAnsi="Times New Roman" w:cs="Times New Roman"/>
          <w:color w:val="131413"/>
          <w:sz w:val="24"/>
          <w:szCs w:val="24"/>
          <w:lang w:val="en-US"/>
        </w:rPr>
        <w:t xml:space="preserve"> at Seventy-Five: Its influence in France and beyond. </w:t>
      </w:r>
      <w:r w:rsidRPr="00E41BCB">
        <w:rPr>
          <w:rFonts w:ascii="Times New Roman" w:eastAsia="Times New Roman" w:hAnsi="Times New Roman" w:cs="Times New Roman"/>
          <w:i/>
          <w:iCs/>
          <w:color w:val="131413"/>
          <w:sz w:val="24"/>
          <w:szCs w:val="24"/>
          <w:lang w:val="en-US"/>
        </w:rPr>
        <w:t>Journal of Mathematics Education at Teachers College, 1</w:t>
      </w:r>
      <w:r w:rsidRPr="00E41BCB">
        <w:rPr>
          <w:rFonts w:ascii="Times New Roman" w:eastAsia="Times New Roman" w:hAnsi="Times New Roman" w:cs="Times New Roman"/>
          <w:color w:val="131413"/>
          <w:sz w:val="24"/>
          <w:szCs w:val="24"/>
          <w:lang w:val="en-US"/>
        </w:rPr>
        <w:t xml:space="preserve">(2). https://doi.org/10.7916/jmetc.v1i2.686 </w:t>
      </w:r>
    </w:p>
    <w:p w14:paraId="6C1CCD59" w14:textId="77777777" w:rsidR="00C724C0" w:rsidRPr="00E41BCB" w:rsidRDefault="00C724C0" w:rsidP="00A20AEF">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Pelli</w:t>
      </w:r>
      <w:proofErr w:type="spellEnd"/>
      <w:r w:rsidRPr="00E41BCB">
        <w:rPr>
          <w:rFonts w:ascii="Times New Roman" w:eastAsia="Times New Roman" w:hAnsi="Times New Roman" w:cs="Times New Roman"/>
          <w:sz w:val="24"/>
          <w:szCs w:val="24"/>
          <w:lang w:val="en-US"/>
        </w:rPr>
        <w:t xml:space="preserve">, D. G. (1997) The </w:t>
      </w:r>
      <w:proofErr w:type="spellStart"/>
      <w:r w:rsidRPr="00E41BCB">
        <w:rPr>
          <w:rFonts w:ascii="Times New Roman" w:eastAsia="Times New Roman" w:hAnsi="Times New Roman" w:cs="Times New Roman"/>
          <w:sz w:val="24"/>
          <w:szCs w:val="24"/>
          <w:lang w:val="en-US"/>
        </w:rPr>
        <w:t>VideoToolbox</w:t>
      </w:r>
      <w:proofErr w:type="spellEnd"/>
      <w:r w:rsidRPr="00E41BCB">
        <w:rPr>
          <w:rFonts w:ascii="Times New Roman" w:eastAsia="Times New Roman" w:hAnsi="Times New Roman" w:cs="Times New Roman"/>
          <w:sz w:val="24"/>
          <w:szCs w:val="24"/>
          <w:lang w:val="en-US"/>
        </w:rPr>
        <w:t xml:space="preserve"> software for visual psychophysics: Transforming numbers into movies, </w:t>
      </w:r>
      <w:r w:rsidRPr="00E41BCB">
        <w:rPr>
          <w:rFonts w:ascii="Times New Roman" w:eastAsia="Times New Roman" w:hAnsi="Times New Roman" w:cs="Times New Roman"/>
          <w:i/>
          <w:sz w:val="24"/>
          <w:szCs w:val="24"/>
          <w:lang w:val="en-US"/>
        </w:rPr>
        <w:t>Spatial Vision</w:t>
      </w:r>
      <w:r w:rsidRPr="00E41BCB">
        <w:rPr>
          <w:rFonts w:ascii="Times New Roman" w:eastAsia="Times New Roman" w:hAnsi="Times New Roman" w:cs="Times New Roman"/>
          <w:sz w:val="24"/>
          <w:szCs w:val="24"/>
          <w:lang w:val="en-US"/>
        </w:rPr>
        <w:t xml:space="preserve"> 10:437-442.</w:t>
      </w:r>
    </w:p>
    <w:p w14:paraId="27FEBC48" w14:textId="77777777" w:rsidR="00C724C0" w:rsidRPr="00F26248" w:rsidRDefault="00C724C0">
      <w:pPr>
        <w:pBdr>
          <w:top w:val="nil"/>
          <w:left w:val="nil"/>
          <w:bottom w:val="nil"/>
          <w:right w:val="nil"/>
          <w:between w:val="nil"/>
        </w:pBdr>
        <w:spacing w:line="360" w:lineRule="auto"/>
        <w:ind w:left="708" w:hanging="708"/>
        <w:rPr>
          <w:moveTo w:id="738" w:author="Venera Gashaj" w:date="2023-05-04T20:24:00Z"/>
          <w:rFonts w:ascii="Times New Roman" w:hAnsi="Times New Roman"/>
          <w:sz w:val="24"/>
          <w:lang w:val="it-CH"/>
          <w:rPrChange w:id="739" w:author="Venera Gashaj" w:date="2023-05-04T20:24:00Z">
            <w:rPr>
              <w:moveTo w:id="740" w:author="Venera Gashaj" w:date="2023-05-04T20:24:00Z"/>
              <w:rFonts w:ascii="Times New Roman" w:hAnsi="Times New Roman"/>
              <w:sz w:val="24"/>
              <w:lang w:val="en-US"/>
            </w:rPr>
          </w:rPrChange>
        </w:rPr>
      </w:pPr>
      <w:r w:rsidRPr="00E41BCB">
        <w:rPr>
          <w:rFonts w:ascii="Times New Roman" w:hAnsi="Times New Roman"/>
          <w:sz w:val="24"/>
          <w:lang w:val="en-US"/>
          <w:rPrChange w:id="741" w:author="Venera Gashaj" w:date="2023-05-04T20:24:00Z">
            <w:rPr>
              <w:rFonts w:ascii="Times New Roman" w:hAnsi="Times New Roman"/>
              <w:sz w:val="24"/>
              <w:lang w:val="it-CH"/>
            </w:rPr>
          </w:rPrChange>
        </w:rPr>
        <w:t xml:space="preserve">Piazza, M., </w:t>
      </w:r>
      <w:moveToRangeStart w:id="742" w:author="Venera Gashaj" w:date="2023-05-04T20:24:00Z" w:name="move134124301"/>
      <w:moveTo w:id="743" w:author="Venera Gashaj" w:date="2023-05-04T20:24:00Z">
        <w:r w:rsidRPr="00E41BCB">
          <w:rPr>
            <w:rFonts w:ascii="Times New Roman" w:eastAsia="Times New Roman" w:hAnsi="Times New Roman" w:cs="Times New Roman"/>
            <w:sz w:val="24"/>
            <w:szCs w:val="24"/>
            <w:lang w:val="en-US"/>
          </w:rPr>
          <w:t xml:space="preserve">&amp; Eger, E. (2016). Neural foundations and functional specificity of number representations. </w:t>
        </w:r>
        <w:r w:rsidRPr="00F26248">
          <w:rPr>
            <w:rFonts w:ascii="Times New Roman" w:hAnsi="Times New Roman"/>
            <w:i/>
            <w:sz w:val="24"/>
            <w:lang w:val="it-CH"/>
            <w:rPrChange w:id="744" w:author="Venera Gashaj" w:date="2023-05-04T20:24:00Z">
              <w:rPr>
                <w:rFonts w:ascii="Times New Roman" w:hAnsi="Times New Roman"/>
                <w:i/>
                <w:sz w:val="24"/>
                <w:lang w:val="en-US"/>
              </w:rPr>
            </w:rPrChange>
          </w:rPr>
          <w:t>Neuropsychologia, 83</w:t>
        </w:r>
        <w:r w:rsidRPr="00F26248">
          <w:rPr>
            <w:rFonts w:ascii="Times New Roman" w:hAnsi="Times New Roman"/>
            <w:sz w:val="24"/>
            <w:lang w:val="it-CH"/>
            <w:rPrChange w:id="745" w:author="Venera Gashaj" w:date="2023-05-04T20:24:00Z">
              <w:rPr>
                <w:rFonts w:ascii="Times New Roman" w:hAnsi="Times New Roman"/>
                <w:sz w:val="24"/>
                <w:lang w:val="en-US"/>
              </w:rPr>
            </w:rPrChange>
          </w:rPr>
          <w:t>, 257-273. doi: 10.1016/j.neuropsychologia.2015.09.025.</w:t>
        </w:r>
      </w:moveTo>
    </w:p>
    <w:p w14:paraId="7289CDD3"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moveToRangeStart w:id="746" w:author="Venera Gashaj" w:date="2023-05-04T20:24:00Z" w:name="move134124302"/>
      <w:moveToRangeEnd w:id="742"/>
      <w:moveTo w:id="747" w:author="Venera Gashaj" w:date="2023-05-04T20:24:00Z">
        <w:r w:rsidRPr="000377F8">
          <w:rPr>
            <w:rFonts w:ascii="Times New Roman" w:hAnsi="Times New Roman"/>
            <w:sz w:val="24"/>
            <w:lang w:val="it-CH"/>
            <w:rPrChange w:id="748" w:author="Venera Gashaj" w:date="2023-05-04T20:24:00Z">
              <w:rPr>
                <w:rFonts w:ascii="Times New Roman" w:hAnsi="Times New Roman"/>
                <w:sz w:val="24"/>
                <w:lang w:val="en-US"/>
              </w:rPr>
            </w:rPrChange>
          </w:rPr>
          <w:lastRenderedPageBreak/>
          <w:t xml:space="preserve">Piazza, M., </w:t>
        </w:r>
      </w:moveTo>
      <w:moveToRangeEnd w:id="746"/>
      <w:r w:rsidRPr="000377F8">
        <w:rPr>
          <w:rFonts w:ascii="Times New Roman" w:eastAsia="Times New Roman" w:hAnsi="Times New Roman" w:cs="Times New Roman"/>
          <w:sz w:val="24"/>
          <w:szCs w:val="24"/>
          <w:lang w:val="it-CH"/>
        </w:rPr>
        <w:t xml:space="preserve">Pica, P., Izard, V., Spelke, E. S., &amp; Dehaene, S. (2013). </w:t>
      </w:r>
      <w:r w:rsidRPr="00E41BCB">
        <w:rPr>
          <w:rFonts w:ascii="Times New Roman" w:eastAsia="Times New Roman" w:hAnsi="Times New Roman" w:cs="Times New Roman"/>
          <w:sz w:val="24"/>
          <w:szCs w:val="24"/>
          <w:lang w:val="en-US"/>
        </w:rPr>
        <w:t xml:space="preserve">Education enhances the acuity of the nonverbal approximate number system. </w:t>
      </w:r>
      <w:r w:rsidRPr="00E41BCB">
        <w:rPr>
          <w:rFonts w:ascii="Times New Roman" w:eastAsia="Times New Roman" w:hAnsi="Times New Roman" w:cs="Times New Roman"/>
          <w:i/>
          <w:sz w:val="24"/>
          <w:szCs w:val="24"/>
          <w:lang w:val="en-US"/>
        </w:rPr>
        <w:t>Psychological science, 24</w:t>
      </w:r>
      <w:r w:rsidRPr="00E41BCB">
        <w:rPr>
          <w:rFonts w:ascii="Times New Roman" w:eastAsia="Times New Roman" w:hAnsi="Times New Roman" w:cs="Times New Roman"/>
          <w:sz w:val="24"/>
          <w:szCs w:val="24"/>
          <w:lang w:val="en-US"/>
        </w:rPr>
        <w:t>(6), 1037-1043. doi:10.1177/0956797612464057</w:t>
      </w:r>
    </w:p>
    <w:p w14:paraId="70352624" w14:textId="77777777" w:rsidR="00C724C0" w:rsidRPr="00F26248" w:rsidRDefault="00C724C0">
      <w:pPr>
        <w:pBdr>
          <w:top w:val="nil"/>
          <w:left w:val="nil"/>
          <w:bottom w:val="nil"/>
          <w:right w:val="nil"/>
          <w:between w:val="nil"/>
        </w:pBdr>
        <w:spacing w:line="360" w:lineRule="auto"/>
        <w:ind w:left="708" w:hanging="708"/>
        <w:rPr>
          <w:moveFrom w:id="749" w:author="Venera Gashaj" w:date="2023-05-04T20:24:00Z"/>
          <w:rFonts w:ascii="Times New Roman" w:hAnsi="Times New Roman"/>
          <w:sz w:val="24"/>
          <w:lang w:val="it-CH"/>
          <w:rPrChange w:id="750" w:author="Venera Gashaj" w:date="2023-05-04T20:24:00Z">
            <w:rPr>
              <w:moveFrom w:id="751" w:author="Venera Gashaj" w:date="2023-05-04T20:24:00Z"/>
              <w:rFonts w:ascii="Times New Roman" w:hAnsi="Times New Roman"/>
              <w:sz w:val="24"/>
              <w:lang w:val="en-US"/>
            </w:rPr>
          </w:rPrChange>
        </w:rPr>
      </w:pPr>
      <w:moveFromRangeStart w:id="752" w:author="Venera Gashaj" w:date="2023-05-04T20:24:00Z" w:name="move134124302"/>
      <w:moveFrom w:id="753" w:author="Venera Gashaj" w:date="2023-05-04T20:24:00Z">
        <w:r w:rsidRPr="000377F8">
          <w:rPr>
            <w:rFonts w:ascii="Times New Roman" w:hAnsi="Times New Roman"/>
            <w:sz w:val="24"/>
            <w:lang w:val="it-CH"/>
            <w:rPrChange w:id="754" w:author="Venera Gashaj" w:date="2023-05-04T20:24:00Z">
              <w:rPr>
                <w:rFonts w:ascii="Times New Roman" w:hAnsi="Times New Roman"/>
                <w:sz w:val="24"/>
                <w:lang w:val="en-US"/>
              </w:rPr>
            </w:rPrChange>
          </w:rPr>
          <w:t xml:space="preserve">Piazza, M., </w:t>
        </w:r>
        <w:moveFromRangeStart w:id="755" w:author="Venera Gashaj" w:date="2023-05-04T20:24:00Z" w:name="move134124301"/>
        <w:moveFromRangeEnd w:id="752"/>
        <w:r w:rsidRPr="00E41BCB">
          <w:rPr>
            <w:rFonts w:ascii="Times New Roman" w:eastAsia="Times New Roman" w:hAnsi="Times New Roman" w:cs="Times New Roman"/>
            <w:sz w:val="24"/>
            <w:szCs w:val="24"/>
            <w:lang w:val="en-US"/>
          </w:rPr>
          <w:t xml:space="preserve">&amp; Eger, E. (2016). Neural foundations and functional specificity of number representations. </w:t>
        </w:r>
        <w:r w:rsidRPr="00F26248">
          <w:rPr>
            <w:rFonts w:ascii="Times New Roman" w:hAnsi="Times New Roman"/>
            <w:i/>
            <w:sz w:val="24"/>
            <w:lang w:val="it-CH"/>
            <w:rPrChange w:id="756" w:author="Venera Gashaj" w:date="2023-05-04T20:24:00Z">
              <w:rPr>
                <w:rFonts w:ascii="Times New Roman" w:hAnsi="Times New Roman"/>
                <w:i/>
                <w:sz w:val="24"/>
                <w:lang w:val="en-US"/>
              </w:rPr>
            </w:rPrChange>
          </w:rPr>
          <w:t>Neuropsychologia, 83</w:t>
        </w:r>
        <w:r w:rsidRPr="00F26248">
          <w:rPr>
            <w:rFonts w:ascii="Times New Roman" w:hAnsi="Times New Roman"/>
            <w:sz w:val="24"/>
            <w:lang w:val="it-CH"/>
            <w:rPrChange w:id="757" w:author="Venera Gashaj" w:date="2023-05-04T20:24:00Z">
              <w:rPr>
                <w:rFonts w:ascii="Times New Roman" w:hAnsi="Times New Roman"/>
                <w:sz w:val="24"/>
                <w:lang w:val="en-US"/>
              </w:rPr>
            </w:rPrChange>
          </w:rPr>
          <w:t>, 257-273. doi: 10.1016/j.neuropsychologia.2015.09.025.</w:t>
        </w:r>
      </w:moveFrom>
    </w:p>
    <w:moveFromRangeEnd w:id="755"/>
    <w:p w14:paraId="2BAA1648" w14:textId="472A6231" w:rsidR="00C724C0" w:rsidRPr="000377F8" w:rsidDel="00F26248" w:rsidRDefault="00C724C0" w:rsidP="00A20AEF">
      <w:pPr>
        <w:pBdr>
          <w:top w:val="nil"/>
          <w:left w:val="nil"/>
          <w:bottom w:val="nil"/>
          <w:right w:val="nil"/>
          <w:between w:val="nil"/>
        </w:pBdr>
        <w:spacing w:line="360" w:lineRule="auto"/>
        <w:ind w:left="708" w:hanging="708"/>
        <w:rPr>
          <w:del w:id="758" w:author="Venera Gashaj" w:date="2023-05-04T20:30:00Z"/>
          <w:rFonts w:ascii="Times New Roman" w:eastAsia="Times New Roman" w:hAnsi="Times New Roman" w:cs="Times New Roman"/>
          <w:sz w:val="24"/>
          <w:szCs w:val="24"/>
          <w:lang w:val="fr-CH"/>
        </w:rPr>
      </w:pPr>
      <w:del w:id="759" w:author="Venera Gashaj" w:date="2023-05-04T20:30:00Z">
        <w:r w:rsidRPr="00E41BCB" w:rsidDel="00F26248">
          <w:rPr>
            <w:rFonts w:ascii="Times New Roman" w:eastAsia="Times New Roman" w:hAnsi="Times New Roman" w:cs="Times New Roman"/>
            <w:sz w:val="24"/>
            <w:szCs w:val="24"/>
            <w:lang w:val="en-US"/>
          </w:rPr>
          <w:delText xml:space="preserve">Pion-Tonachini, L., Kreutz-Delgado, K., &amp; Makeig, S. (2019). ICLabel: An automated electroencephalographic independent component classifier, dataset, and website. </w:delText>
        </w:r>
        <w:r w:rsidRPr="000377F8" w:rsidDel="00F26248">
          <w:rPr>
            <w:rFonts w:ascii="Times New Roman" w:eastAsia="Times New Roman" w:hAnsi="Times New Roman" w:cs="Times New Roman"/>
            <w:i/>
            <w:sz w:val="24"/>
            <w:szCs w:val="24"/>
            <w:lang w:val="fr-CH"/>
          </w:rPr>
          <w:delText>NeuroImage, 198</w:delText>
        </w:r>
        <w:r w:rsidRPr="000377F8" w:rsidDel="00F26248">
          <w:rPr>
            <w:rFonts w:ascii="Times New Roman" w:eastAsia="Times New Roman" w:hAnsi="Times New Roman" w:cs="Times New Roman"/>
            <w:sz w:val="24"/>
            <w:szCs w:val="24"/>
            <w:lang w:val="fr-CH"/>
          </w:rPr>
          <w:delText>, 181–197. doi:10.1016/j.neuroimage.2019.05.026.</w:delText>
        </w:r>
      </w:del>
    </w:p>
    <w:p w14:paraId="3725A119" w14:textId="77777777" w:rsidR="00C724C0"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0377F8">
        <w:rPr>
          <w:rFonts w:ascii="Times New Roman" w:eastAsia="Times New Roman" w:hAnsi="Times New Roman" w:cs="Times New Roman"/>
          <w:sz w:val="24"/>
          <w:szCs w:val="24"/>
          <w:lang w:val="fr-CH"/>
        </w:rPr>
        <w:t>Recio</w:t>
      </w:r>
      <w:proofErr w:type="spellEnd"/>
      <w:r w:rsidRPr="000377F8">
        <w:rPr>
          <w:rFonts w:ascii="Times New Roman" w:eastAsia="Times New Roman" w:hAnsi="Times New Roman" w:cs="Times New Roman"/>
          <w:sz w:val="24"/>
          <w:szCs w:val="24"/>
          <w:lang w:val="fr-CH"/>
        </w:rPr>
        <w:t xml:space="preserve">, A. M., &amp; </w:t>
      </w:r>
      <w:proofErr w:type="spellStart"/>
      <w:r w:rsidRPr="000377F8">
        <w:rPr>
          <w:rFonts w:ascii="Times New Roman" w:eastAsia="Times New Roman" w:hAnsi="Times New Roman" w:cs="Times New Roman"/>
          <w:sz w:val="24"/>
          <w:szCs w:val="24"/>
          <w:lang w:val="fr-CH"/>
        </w:rPr>
        <w:t>Godino</w:t>
      </w:r>
      <w:proofErr w:type="spellEnd"/>
      <w:r w:rsidRPr="000377F8">
        <w:rPr>
          <w:rFonts w:ascii="Times New Roman" w:eastAsia="Times New Roman" w:hAnsi="Times New Roman" w:cs="Times New Roman"/>
          <w:sz w:val="24"/>
          <w:szCs w:val="24"/>
          <w:lang w:val="fr-CH"/>
        </w:rPr>
        <w:t xml:space="preserve">, J. D. (2001). </w:t>
      </w:r>
      <w:r w:rsidRPr="00E41BCB">
        <w:rPr>
          <w:rFonts w:ascii="Times New Roman" w:eastAsia="Times New Roman" w:hAnsi="Times New Roman" w:cs="Times New Roman"/>
          <w:sz w:val="24"/>
          <w:szCs w:val="24"/>
          <w:lang w:val="en-US"/>
        </w:rPr>
        <w:t xml:space="preserve">Institutional and personal meanings of mathematical proof. </w:t>
      </w:r>
      <w:r w:rsidRPr="00E41BCB">
        <w:rPr>
          <w:rFonts w:ascii="Times New Roman" w:eastAsia="Times New Roman" w:hAnsi="Times New Roman" w:cs="Times New Roman"/>
          <w:i/>
          <w:iCs/>
          <w:sz w:val="24"/>
          <w:szCs w:val="24"/>
          <w:lang w:val="en-US"/>
        </w:rPr>
        <w:t>Educational studies in mathematics, 48</w:t>
      </w:r>
      <w:r w:rsidRPr="00E41BCB">
        <w:rPr>
          <w:rFonts w:ascii="Times New Roman" w:eastAsia="Times New Roman" w:hAnsi="Times New Roman" w:cs="Times New Roman"/>
          <w:sz w:val="24"/>
          <w:szCs w:val="24"/>
          <w:lang w:val="en-US"/>
        </w:rPr>
        <w:t>(1), 83–99. doi:10.1023/A:1015553100103</w:t>
      </w:r>
    </w:p>
    <w:p w14:paraId="34E4F7FC" w14:textId="0FE724BA" w:rsidR="009755E3" w:rsidRPr="00F26248" w:rsidRDefault="009755E3" w:rsidP="009755E3">
      <w:pPr>
        <w:pBdr>
          <w:top w:val="nil"/>
          <w:left w:val="nil"/>
          <w:bottom w:val="nil"/>
          <w:right w:val="nil"/>
          <w:between w:val="nil"/>
        </w:pBdr>
        <w:spacing w:line="360" w:lineRule="auto"/>
        <w:ind w:left="708" w:hanging="708"/>
        <w:rPr>
          <w:ins w:id="760" w:author="Venera Gashaj" w:date="2023-05-04T20:24:00Z"/>
          <w:rFonts w:ascii="Times New Roman" w:eastAsia="Times New Roman" w:hAnsi="Times New Roman" w:cs="Times New Roman"/>
          <w:sz w:val="24"/>
          <w:szCs w:val="24"/>
          <w:lang w:val="en-CH"/>
        </w:rPr>
      </w:pPr>
      <w:ins w:id="761" w:author="Venera Gashaj" w:date="2023-05-04T20:24:00Z">
        <w:r w:rsidRPr="009755E3">
          <w:rPr>
            <w:rFonts w:ascii="Times New Roman" w:eastAsia="Times New Roman" w:hAnsi="Times New Roman" w:cs="Times New Roman"/>
            <w:sz w:val="24"/>
            <w:szCs w:val="24"/>
            <w:lang w:val="en-CH"/>
          </w:rPr>
          <w:t xml:space="preserve">Rouhinen, S., Panula, J., Palva, J. M., &amp; Palva, S. (2013). Load dependence of β and γ oscillations predicts individual capacity of visual attention. </w:t>
        </w:r>
        <w:r w:rsidRPr="009755E3">
          <w:rPr>
            <w:rFonts w:ascii="Times New Roman" w:eastAsia="Times New Roman" w:hAnsi="Times New Roman" w:cs="Times New Roman"/>
            <w:i/>
            <w:iCs/>
            <w:sz w:val="24"/>
            <w:szCs w:val="24"/>
            <w:lang w:val="en-CH"/>
          </w:rPr>
          <w:t>Journal of Neuroscience</w:t>
        </w:r>
        <w:r w:rsidRPr="009755E3">
          <w:rPr>
            <w:rFonts w:ascii="Times New Roman" w:eastAsia="Times New Roman" w:hAnsi="Times New Roman" w:cs="Times New Roman"/>
            <w:sz w:val="24"/>
            <w:szCs w:val="24"/>
            <w:lang w:val="en-CH"/>
          </w:rPr>
          <w:t xml:space="preserve">, </w:t>
        </w:r>
        <w:r w:rsidRPr="009755E3">
          <w:rPr>
            <w:rFonts w:ascii="Times New Roman" w:eastAsia="Times New Roman" w:hAnsi="Times New Roman" w:cs="Times New Roman"/>
            <w:i/>
            <w:iCs/>
            <w:sz w:val="24"/>
            <w:szCs w:val="24"/>
            <w:lang w:val="en-CH"/>
          </w:rPr>
          <w:t>33</w:t>
        </w:r>
        <w:r w:rsidRPr="009755E3">
          <w:rPr>
            <w:rFonts w:ascii="Times New Roman" w:eastAsia="Times New Roman" w:hAnsi="Times New Roman" w:cs="Times New Roman"/>
            <w:sz w:val="24"/>
            <w:szCs w:val="24"/>
            <w:lang w:val="en-CH"/>
          </w:rPr>
          <w:t>(48), 19023-19033.</w:t>
        </w:r>
      </w:ins>
    </w:p>
    <w:p w14:paraId="39A206DC"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F26248">
        <w:rPr>
          <w:rFonts w:ascii="Times New Roman" w:hAnsi="Times New Roman"/>
          <w:sz w:val="24"/>
          <w:lang w:val="en-US"/>
        </w:rPr>
        <w:t>Rubinsten</w:t>
      </w:r>
      <w:proofErr w:type="spellEnd"/>
      <w:r w:rsidRPr="00F26248">
        <w:rPr>
          <w:rFonts w:ascii="Times New Roman" w:hAnsi="Times New Roman"/>
          <w:sz w:val="24"/>
          <w:lang w:val="en-US"/>
        </w:rPr>
        <w:t xml:space="preserve">, O., </w:t>
      </w:r>
      <w:proofErr w:type="spellStart"/>
      <w:r w:rsidRPr="00F26248">
        <w:rPr>
          <w:rFonts w:ascii="Times New Roman" w:hAnsi="Times New Roman"/>
          <w:sz w:val="24"/>
          <w:lang w:val="en-US"/>
        </w:rPr>
        <w:t>Korem</w:t>
      </w:r>
      <w:proofErr w:type="spellEnd"/>
      <w:r w:rsidRPr="00F26248">
        <w:rPr>
          <w:rFonts w:ascii="Times New Roman" w:hAnsi="Times New Roman"/>
          <w:sz w:val="24"/>
          <w:lang w:val="en-US"/>
        </w:rPr>
        <w:t xml:space="preserve">, N., Levin, N., &amp; Furman, T. (2020). </w:t>
      </w:r>
      <w:r w:rsidRPr="00E41BCB">
        <w:rPr>
          <w:rFonts w:ascii="Times New Roman" w:eastAsia="Times New Roman" w:hAnsi="Times New Roman" w:cs="Times New Roman"/>
          <w:sz w:val="24"/>
          <w:szCs w:val="24"/>
          <w:lang w:val="en-US"/>
        </w:rPr>
        <w:t xml:space="preserve">Frequency-based Dissociation of Symbolic and </w:t>
      </w:r>
      <w:proofErr w:type="spellStart"/>
      <w:r w:rsidRPr="00E41BCB">
        <w:rPr>
          <w:rFonts w:ascii="Times New Roman" w:eastAsia="Times New Roman" w:hAnsi="Times New Roman" w:cs="Times New Roman"/>
          <w:sz w:val="24"/>
          <w:szCs w:val="24"/>
          <w:lang w:val="en-US"/>
        </w:rPr>
        <w:t>Nonsymbolic</w:t>
      </w:r>
      <w:proofErr w:type="spellEnd"/>
      <w:r w:rsidRPr="00E41BCB">
        <w:rPr>
          <w:rFonts w:ascii="Times New Roman" w:eastAsia="Times New Roman" w:hAnsi="Times New Roman" w:cs="Times New Roman"/>
          <w:sz w:val="24"/>
          <w:szCs w:val="24"/>
          <w:lang w:val="en-US"/>
        </w:rPr>
        <w:t xml:space="preserve"> Numerical Processing during Numerical Comparison. </w:t>
      </w:r>
      <w:r w:rsidRPr="00E41BCB">
        <w:rPr>
          <w:rFonts w:ascii="Times New Roman" w:eastAsia="Times New Roman" w:hAnsi="Times New Roman" w:cs="Times New Roman"/>
          <w:i/>
          <w:sz w:val="24"/>
          <w:szCs w:val="24"/>
          <w:lang w:val="en-US"/>
        </w:rPr>
        <w:t>Journal of Cognitive Neuroscience, 32</w:t>
      </w:r>
      <w:r w:rsidRPr="00E41BCB">
        <w:rPr>
          <w:rFonts w:ascii="Times New Roman" w:eastAsia="Times New Roman" w:hAnsi="Times New Roman" w:cs="Times New Roman"/>
          <w:sz w:val="24"/>
          <w:szCs w:val="24"/>
          <w:lang w:val="en-US"/>
        </w:rPr>
        <w:t>(5), 762–782. doi:10.1162/jocn_a_01550</w:t>
      </w:r>
    </w:p>
    <w:p w14:paraId="17EE0A67" w14:textId="77777777" w:rsidR="00C724C0" w:rsidRDefault="00C724C0" w:rsidP="00C724C0">
      <w:pPr>
        <w:pBdr>
          <w:top w:val="nil"/>
          <w:left w:val="nil"/>
          <w:bottom w:val="nil"/>
          <w:right w:val="nil"/>
          <w:between w:val="nil"/>
        </w:pBdr>
        <w:spacing w:line="360" w:lineRule="auto"/>
        <w:ind w:left="708" w:hanging="708"/>
        <w:rPr>
          <w:ins w:id="762" w:author="Venera Gashaj" w:date="2023-05-04T20:24:00Z"/>
          <w:rFonts w:ascii="Times New Roman" w:eastAsia="Times New Roman" w:hAnsi="Times New Roman" w:cs="Times New Roman"/>
          <w:sz w:val="24"/>
          <w:szCs w:val="24"/>
          <w:lang w:val="en-US"/>
        </w:rPr>
      </w:pPr>
      <w:ins w:id="763" w:author="Venera Gashaj" w:date="2023-05-04T20:24:00Z">
        <w:r w:rsidRPr="00F26248">
          <w:rPr>
            <w:rFonts w:ascii="Times New Roman" w:eastAsia="Times New Roman" w:hAnsi="Times New Roman" w:cs="Times New Roman"/>
            <w:sz w:val="24"/>
            <w:szCs w:val="24"/>
            <w:lang w:val="en-US"/>
          </w:rPr>
          <w:t xml:space="preserve">Schwartz, F., Zhang, Y., Chang, H., </w:t>
        </w:r>
        <w:proofErr w:type="spellStart"/>
        <w:r w:rsidRPr="00F26248">
          <w:rPr>
            <w:rFonts w:ascii="Times New Roman" w:eastAsia="Times New Roman" w:hAnsi="Times New Roman" w:cs="Times New Roman"/>
            <w:sz w:val="24"/>
            <w:szCs w:val="24"/>
            <w:lang w:val="en-US"/>
          </w:rPr>
          <w:t>Karraker</w:t>
        </w:r>
        <w:proofErr w:type="spellEnd"/>
        <w:r w:rsidRPr="00F26248">
          <w:rPr>
            <w:rFonts w:ascii="Times New Roman" w:eastAsia="Times New Roman" w:hAnsi="Times New Roman" w:cs="Times New Roman"/>
            <w:sz w:val="24"/>
            <w:szCs w:val="24"/>
            <w:lang w:val="en-US"/>
          </w:rPr>
          <w:t xml:space="preserve">, S., Kang, J. B., &amp; Menon, V. (2021). Neural representational similarity between symbolic and non‐symbolic quantities predicts arithmetic skills in childhood but not adolescence. </w:t>
        </w:r>
        <w:r w:rsidRPr="00F26248">
          <w:rPr>
            <w:rFonts w:ascii="Times New Roman" w:eastAsia="Times New Roman" w:hAnsi="Times New Roman" w:cs="Times New Roman"/>
            <w:i/>
            <w:iCs/>
            <w:sz w:val="24"/>
            <w:szCs w:val="24"/>
            <w:lang w:val="en-US"/>
          </w:rPr>
          <w:t>Developmental Science, 24</w:t>
        </w:r>
        <w:r w:rsidRPr="00F26248">
          <w:rPr>
            <w:rFonts w:ascii="Times New Roman" w:eastAsia="Times New Roman" w:hAnsi="Times New Roman" w:cs="Times New Roman"/>
            <w:sz w:val="24"/>
            <w:szCs w:val="24"/>
            <w:lang w:val="en-US"/>
          </w:rPr>
          <w:t>(6). </w:t>
        </w:r>
        <w:r w:rsidRPr="00F26248">
          <w:rPr>
            <w:rFonts w:ascii="Times New Roman" w:eastAsia="Times New Roman" w:hAnsi="Times New Roman" w:cs="Times New Roman"/>
            <w:sz w:val="24"/>
            <w:szCs w:val="24"/>
            <w:lang w:val="en-US"/>
          </w:rPr>
          <w:fldChar w:fldCharType="begin"/>
        </w:r>
        <w:r w:rsidRPr="00F26248">
          <w:rPr>
            <w:rFonts w:ascii="Times New Roman" w:eastAsia="Times New Roman" w:hAnsi="Times New Roman" w:cs="Times New Roman"/>
            <w:sz w:val="24"/>
            <w:szCs w:val="24"/>
            <w:lang w:val="en-US"/>
          </w:rPr>
          <w:instrText>HYPERLINK "https://doi.org/10.1111/desc.13123"</w:instrText>
        </w:r>
        <w:r w:rsidRPr="00F26248">
          <w:rPr>
            <w:rFonts w:ascii="Times New Roman" w:eastAsia="Times New Roman" w:hAnsi="Times New Roman" w:cs="Times New Roman"/>
            <w:sz w:val="24"/>
            <w:szCs w:val="24"/>
            <w:lang w:val="en-US"/>
          </w:rPr>
        </w:r>
        <w:r w:rsidRPr="000377F8">
          <w:rPr>
            <w:rFonts w:ascii="Times New Roman" w:eastAsia="Times New Roman" w:hAnsi="Times New Roman" w:cs="Times New Roman"/>
            <w:sz w:val="24"/>
            <w:szCs w:val="24"/>
            <w:lang w:val="en-US"/>
          </w:rPr>
          <w:fldChar w:fldCharType="separate"/>
        </w:r>
        <w:r w:rsidRPr="00F26248">
          <w:rPr>
            <w:rStyle w:val="Hyperlink"/>
            <w:rFonts w:ascii="Times New Roman" w:eastAsia="Times New Roman" w:hAnsi="Times New Roman" w:cs="Times New Roman"/>
            <w:sz w:val="24"/>
            <w:szCs w:val="24"/>
            <w:lang w:val="en-US"/>
          </w:rPr>
          <w:t>https://doi.org/10.1111/desc.13123</w:t>
        </w:r>
        <w:r w:rsidRPr="000377F8">
          <w:rPr>
            <w:rFonts w:ascii="Times New Roman" w:eastAsia="Times New Roman" w:hAnsi="Times New Roman" w:cs="Times New Roman"/>
            <w:sz w:val="24"/>
            <w:szCs w:val="24"/>
            <w:lang w:val="en-US"/>
          </w:rPr>
          <w:fldChar w:fldCharType="end"/>
        </w:r>
      </w:ins>
    </w:p>
    <w:p w14:paraId="3A705024" w14:textId="1B3BD408" w:rsidR="009755E3" w:rsidRPr="00E41BCB" w:rsidRDefault="009755E3" w:rsidP="00C724C0">
      <w:pPr>
        <w:pBdr>
          <w:top w:val="nil"/>
          <w:left w:val="nil"/>
          <w:bottom w:val="nil"/>
          <w:right w:val="nil"/>
          <w:between w:val="nil"/>
        </w:pBdr>
        <w:spacing w:line="360" w:lineRule="auto"/>
        <w:ind w:left="708" w:hanging="708"/>
        <w:rPr>
          <w:ins w:id="764" w:author="Venera Gashaj" w:date="2023-05-04T20:24:00Z"/>
          <w:rFonts w:ascii="Times New Roman" w:eastAsia="Times New Roman" w:hAnsi="Times New Roman" w:cs="Times New Roman"/>
          <w:sz w:val="24"/>
          <w:szCs w:val="24"/>
          <w:lang w:val="en-US"/>
        </w:rPr>
      </w:pPr>
      <w:ins w:id="765" w:author="Venera Gashaj" w:date="2023-05-04T20:24:00Z">
        <w:r w:rsidRPr="00F26248">
          <w:rPr>
            <w:rFonts w:ascii="Times New Roman" w:eastAsia="Times New Roman" w:hAnsi="Times New Roman" w:cs="Times New Roman"/>
            <w:sz w:val="24"/>
            <w:szCs w:val="24"/>
            <w:lang w:val="en-US"/>
          </w:rPr>
          <w:t xml:space="preserve">Shen, W., Liu, C., Zhang, X., Zhao, X., Zhang, J., Yuan, Y., &amp; Chen, Y. (2013). Right hemispheric dominance of creative insight: an event-related potential study. </w:t>
        </w:r>
        <w:r w:rsidRPr="00F26248">
          <w:rPr>
            <w:rFonts w:ascii="Times New Roman" w:eastAsia="Times New Roman" w:hAnsi="Times New Roman" w:cs="Times New Roman"/>
            <w:i/>
            <w:iCs/>
            <w:sz w:val="24"/>
            <w:szCs w:val="24"/>
            <w:lang w:val="en-US"/>
            <w:rPrChange w:id="766" w:author="Venera Gashaj" w:date="2023-05-04T20:25:00Z">
              <w:rPr>
                <w:rFonts w:ascii="Times New Roman" w:eastAsia="Times New Roman" w:hAnsi="Times New Roman" w:cs="Times New Roman"/>
                <w:i/>
                <w:iCs/>
                <w:sz w:val="24"/>
                <w:szCs w:val="24"/>
              </w:rPr>
            </w:rPrChange>
          </w:rPr>
          <w:t>Creativity Research Journal</w:t>
        </w:r>
        <w:r w:rsidRPr="00F26248">
          <w:rPr>
            <w:rFonts w:ascii="Times New Roman" w:eastAsia="Times New Roman" w:hAnsi="Times New Roman" w:cs="Times New Roman"/>
            <w:sz w:val="24"/>
            <w:szCs w:val="24"/>
            <w:lang w:val="en-US"/>
            <w:rPrChange w:id="767" w:author="Venera Gashaj" w:date="2023-05-04T20:25:00Z">
              <w:rPr>
                <w:rFonts w:ascii="Times New Roman" w:eastAsia="Times New Roman" w:hAnsi="Times New Roman" w:cs="Times New Roman"/>
                <w:sz w:val="24"/>
                <w:szCs w:val="24"/>
              </w:rPr>
            </w:rPrChange>
          </w:rPr>
          <w:t xml:space="preserve">, </w:t>
        </w:r>
        <w:r w:rsidRPr="00F26248">
          <w:rPr>
            <w:rFonts w:ascii="Times New Roman" w:eastAsia="Times New Roman" w:hAnsi="Times New Roman" w:cs="Times New Roman"/>
            <w:i/>
            <w:iCs/>
            <w:sz w:val="24"/>
            <w:szCs w:val="24"/>
            <w:lang w:val="en-US"/>
            <w:rPrChange w:id="768" w:author="Venera Gashaj" w:date="2023-05-04T20:25:00Z">
              <w:rPr>
                <w:rFonts w:ascii="Times New Roman" w:eastAsia="Times New Roman" w:hAnsi="Times New Roman" w:cs="Times New Roman"/>
                <w:i/>
                <w:iCs/>
                <w:sz w:val="24"/>
                <w:szCs w:val="24"/>
              </w:rPr>
            </w:rPrChange>
          </w:rPr>
          <w:t>25</w:t>
        </w:r>
        <w:r w:rsidRPr="00F26248">
          <w:rPr>
            <w:rFonts w:ascii="Times New Roman" w:eastAsia="Times New Roman" w:hAnsi="Times New Roman" w:cs="Times New Roman"/>
            <w:sz w:val="24"/>
            <w:szCs w:val="24"/>
            <w:lang w:val="en-US"/>
            <w:rPrChange w:id="769" w:author="Venera Gashaj" w:date="2023-05-04T20:25:00Z">
              <w:rPr>
                <w:rFonts w:ascii="Times New Roman" w:eastAsia="Times New Roman" w:hAnsi="Times New Roman" w:cs="Times New Roman"/>
                <w:sz w:val="24"/>
                <w:szCs w:val="24"/>
              </w:rPr>
            </w:rPrChange>
          </w:rPr>
          <w:t>(1), 48-58.</w:t>
        </w:r>
      </w:ins>
    </w:p>
    <w:p w14:paraId="2211DB26"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Sokolowski, H. M., </w:t>
      </w:r>
      <w:proofErr w:type="spellStart"/>
      <w:r w:rsidRPr="00E41BCB">
        <w:rPr>
          <w:rFonts w:ascii="Times New Roman" w:eastAsia="Times New Roman" w:hAnsi="Times New Roman" w:cs="Times New Roman"/>
          <w:sz w:val="24"/>
          <w:szCs w:val="24"/>
          <w:lang w:val="en-US"/>
        </w:rPr>
        <w:t>Fias</w:t>
      </w:r>
      <w:proofErr w:type="spellEnd"/>
      <w:r w:rsidRPr="00E41BCB">
        <w:rPr>
          <w:rFonts w:ascii="Times New Roman" w:eastAsia="Times New Roman" w:hAnsi="Times New Roman" w:cs="Times New Roman"/>
          <w:sz w:val="24"/>
          <w:szCs w:val="24"/>
          <w:lang w:val="en-US"/>
        </w:rPr>
        <w:t xml:space="preserve">, W., Mousa, A., &amp; Ansari, D. (2017). Common and distinct brain regions in both parietal and frontal cortex support symbolic and </w:t>
      </w:r>
      <w:proofErr w:type="spellStart"/>
      <w:r w:rsidRPr="00E41BCB">
        <w:rPr>
          <w:rFonts w:ascii="Times New Roman" w:eastAsia="Times New Roman" w:hAnsi="Times New Roman" w:cs="Times New Roman"/>
          <w:sz w:val="24"/>
          <w:szCs w:val="24"/>
          <w:lang w:val="en-US"/>
        </w:rPr>
        <w:t>nonsymbolic</w:t>
      </w:r>
      <w:proofErr w:type="spellEnd"/>
      <w:r w:rsidRPr="00E41BCB">
        <w:rPr>
          <w:rFonts w:ascii="Times New Roman" w:eastAsia="Times New Roman" w:hAnsi="Times New Roman" w:cs="Times New Roman"/>
          <w:sz w:val="24"/>
          <w:szCs w:val="24"/>
          <w:lang w:val="en-US"/>
        </w:rPr>
        <w:t xml:space="preserve"> number processing in humans: A functional neuroimaging meta-analysis.</w:t>
      </w:r>
      <w:r w:rsidRPr="00E41BCB">
        <w:rPr>
          <w:rFonts w:ascii="Times New Roman" w:eastAsia="Times New Roman" w:hAnsi="Times New Roman" w:cs="Times New Roman"/>
          <w:i/>
          <w:sz w:val="24"/>
          <w:szCs w:val="24"/>
          <w:lang w:val="en-US"/>
        </w:rPr>
        <w:t xml:space="preserve"> Neuroimage, 146,</w:t>
      </w:r>
      <w:r w:rsidRPr="00E41BCB">
        <w:rPr>
          <w:rFonts w:ascii="Times New Roman" w:eastAsia="Times New Roman" w:hAnsi="Times New Roman" w:cs="Times New Roman"/>
          <w:sz w:val="24"/>
          <w:szCs w:val="24"/>
          <w:lang w:val="en-US"/>
        </w:rPr>
        <w:t xml:space="preserve"> 376-394. </w:t>
      </w:r>
      <w:proofErr w:type="gramStart"/>
      <w:r w:rsidRPr="00E41BCB">
        <w:rPr>
          <w:rFonts w:ascii="Times New Roman" w:eastAsia="Times New Roman" w:hAnsi="Times New Roman" w:cs="Times New Roman"/>
          <w:sz w:val="24"/>
          <w:szCs w:val="24"/>
          <w:lang w:val="en-US"/>
        </w:rPr>
        <w:t>doi:10.1016/j.neuroimage</w:t>
      </w:r>
      <w:proofErr w:type="gramEnd"/>
      <w:r w:rsidRPr="00E41BCB">
        <w:rPr>
          <w:rFonts w:ascii="Times New Roman" w:eastAsia="Times New Roman" w:hAnsi="Times New Roman" w:cs="Times New Roman"/>
          <w:sz w:val="24"/>
          <w:szCs w:val="24"/>
          <w:lang w:val="en-US"/>
        </w:rPr>
        <w:t>.2016.10.028</w:t>
      </w:r>
    </w:p>
    <w:p w14:paraId="22111075"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Szűcs</w:t>
      </w:r>
      <w:proofErr w:type="spellEnd"/>
      <w:r w:rsidRPr="00E41BCB">
        <w:rPr>
          <w:rFonts w:ascii="Times New Roman" w:eastAsia="Times New Roman" w:hAnsi="Times New Roman" w:cs="Times New Roman"/>
          <w:sz w:val="24"/>
          <w:szCs w:val="24"/>
          <w:lang w:val="en-US"/>
        </w:rPr>
        <w:t xml:space="preserve">, D., &amp; </w:t>
      </w:r>
      <w:proofErr w:type="spellStart"/>
      <w:r w:rsidRPr="00E41BCB">
        <w:rPr>
          <w:rFonts w:ascii="Times New Roman" w:eastAsia="Times New Roman" w:hAnsi="Times New Roman" w:cs="Times New Roman"/>
          <w:sz w:val="24"/>
          <w:szCs w:val="24"/>
          <w:lang w:val="en-US"/>
        </w:rPr>
        <w:t>Soltész</w:t>
      </w:r>
      <w:proofErr w:type="spellEnd"/>
      <w:r w:rsidRPr="00E41BCB">
        <w:rPr>
          <w:rFonts w:ascii="Times New Roman" w:eastAsia="Times New Roman" w:hAnsi="Times New Roman" w:cs="Times New Roman"/>
          <w:sz w:val="24"/>
          <w:szCs w:val="24"/>
          <w:lang w:val="en-US"/>
        </w:rPr>
        <w:t>, F. (2008). The interaction of task-relevant and task-irrelevant stimulus features in the number/size congruency paradigm: An ERP study.</w:t>
      </w:r>
      <w:r w:rsidRPr="00E41BCB">
        <w:rPr>
          <w:rFonts w:ascii="Times New Roman" w:eastAsia="Times New Roman" w:hAnsi="Times New Roman" w:cs="Times New Roman"/>
          <w:i/>
          <w:sz w:val="24"/>
          <w:szCs w:val="24"/>
          <w:lang w:val="en-US"/>
        </w:rPr>
        <w:t xml:space="preserve"> Brain Research, 1190</w:t>
      </w:r>
      <w:r w:rsidRPr="00E41BCB">
        <w:rPr>
          <w:rFonts w:ascii="Times New Roman" w:eastAsia="Times New Roman" w:hAnsi="Times New Roman" w:cs="Times New Roman"/>
          <w:sz w:val="24"/>
          <w:szCs w:val="24"/>
          <w:lang w:val="en-US"/>
        </w:rPr>
        <w:t>, 143-158.</w:t>
      </w:r>
    </w:p>
    <w:p w14:paraId="5B8A6E8A" w14:textId="77777777" w:rsidR="00C724C0" w:rsidRPr="00E41BCB" w:rsidRDefault="00C724C0">
      <w:pPr>
        <w:pBdr>
          <w:top w:val="nil"/>
          <w:left w:val="nil"/>
          <w:bottom w:val="nil"/>
          <w:right w:val="nil"/>
          <w:between w:val="nil"/>
        </w:pBdr>
        <w:spacing w:line="360" w:lineRule="auto"/>
        <w:ind w:left="708" w:hanging="708"/>
        <w:rPr>
          <w:moveFrom w:id="770" w:author="Venera Gashaj" w:date="2023-05-04T20:24:00Z"/>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Tall, D. </w:t>
      </w:r>
      <w:moveFromRangeStart w:id="771" w:author="Venera Gashaj" w:date="2023-05-04T20:24:00Z" w:name="move134124303"/>
      <w:moveFrom w:id="772" w:author="Venera Gashaj" w:date="2023-05-04T20:24:00Z">
        <w:r w:rsidRPr="00E41BCB">
          <w:rPr>
            <w:rFonts w:ascii="Times New Roman" w:eastAsia="Times New Roman" w:hAnsi="Times New Roman" w:cs="Times New Roman"/>
            <w:sz w:val="24"/>
            <w:szCs w:val="24"/>
            <w:lang w:val="en-US"/>
          </w:rPr>
          <w:t xml:space="preserve">(2002). Differing modes of proof and belief in mathematics. In </w:t>
        </w:r>
        <w:r w:rsidRPr="00E41BCB">
          <w:rPr>
            <w:rFonts w:ascii="Times New Roman" w:eastAsia="Times New Roman" w:hAnsi="Times New Roman" w:cs="Times New Roman"/>
            <w:i/>
            <w:sz w:val="24"/>
            <w:szCs w:val="24"/>
            <w:lang w:val="en-US"/>
          </w:rPr>
          <w:t xml:space="preserve">International conference on mathematics: Understanding proving and proving to understand </w:t>
        </w:r>
        <w:r w:rsidRPr="00E41BCB">
          <w:rPr>
            <w:rFonts w:ascii="Times New Roman" w:eastAsia="Times New Roman" w:hAnsi="Times New Roman" w:cs="Times New Roman"/>
            <w:sz w:val="24"/>
            <w:szCs w:val="24"/>
            <w:lang w:val="en-US"/>
          </w:rPr>
          <w:t>(pp. 91-107).</w:t>
        </w:r>
      </w:moveFrom>
    </w:p>
    <w:p w14:paraId="03B10F35" w14:textId="1A21B3A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i/>
          <w:sz w:val="24"/>
          <w:szCs w:val="24"/>
          <w:lang w:val="en-US"/>
        </w:rPr>
      </w:pPr>
      <w:moveFromRangeStart w:id="773" w:author="Venera Gashaj" w:date="2023-05-04T20:24:00Z" w:name="move134124304"/>
      <w:moveFromRangeEnd w:id="771"/>
      <w:moveFrom w:id="774" w:author="Venera Gashaj" w:date="2023-05-04T20:24:00Z">
        <w:r w:rsidRPr="00E41BCB">
          <w:rPr>
            <w:rFonts w:ascii="Times New Roman" w:eastAsia="Times New Roman" w:hAnsi="Times New Roman" w:cs="Times New Roman"/>
            <w:sz w:val="24"/>
            <w:szCs w:val="24"/>
            <w:lang w:val="en-US"/>
          </w:rPr>
          <w:t xml:space="preserve">Tall, D. </w:t>
        </w:r>
      </w:moveFrom>
      <w:moveFromRangeEnd w:id="773"/>
      <w:r w:rsidRPr="00E41BCB">
        <w:rPr>
          <w:rFonts w:ascii="Times New Roman" w:eastAsia="Times New Roman" w:hAnsi="Times New Roman" w:cs="Times New Roman"/>
          <w:sz w:val="24"/>
          <w:szCs w:val="24"/>
          <w:lang w:val="en-US"/>
        </w:rPr>
        <w:t xml:space="preserve">(1998, August). The cognitive development of proof: Is mathematical proof for all or for some. In </w:t>
      </w:r>
      <w:r w:rsidRPr="00E41BCB">
        <w:rPr>
          <w:rFonts w:ascii="Times New Roman" w:eastAsia="Times New Roman" w:hAnsi="Times New Roman" w:cs="Times New Roman"/>
          <w:i/>
          <w:sz w:val="24"/>
          <w:szCs w:val="24"/>
          <w:lang w:val="en-US"/>
        </w:rPr>
        <w:t>Conference of the University of Chicago School Mathematics Project.</w:t>
      </w:r>
    </w:p>
    <w:p w14:paraId="3AA1084C" w14:textId="77777777" w:rsidR="00C724C0" w:rsidRPr="00E41BCB" w:rsidRDefault="00C724C0">
      <w:pPr>
        <w:pBdr>
          <w:top w:val="nil"/>
          <w:left w:val="nil"/>
          <w:bottom w:val="nil"/>
          <w:right w:val="nil"/>
          <w:between w:val="nil"/>
        </w:pBdr>
        <w:spacing w:line="360" w:lineRule="auto"/>
        <w:ind w:left="708" w:hanging="708"/>
        <w:rPr>
          <w:moveTo w:id="775" w:author="Venera Gashaj" w:date="2023-05-04T20:24:00Z"/>
          <w:rFonts w:ascii="Times New Roman" w:eastAsia="Times New Roman" w:hAnsi="Times New Roman" w:cs="Times New Roman"/>
          <w:sz w:val="24"/>
          <w:szCs w:val="24"/>
          <w:lang w:val="en-US"/>
        </w:rPr>
      </w:pPr>
      <w:moveToRangeStart w:id="776" w:author="Venera Gashaj" w:date="2023-05-04T20:24:00Z" w:name="move134124304"/>
      <w:moveTo w:id="777" w:author="Venera Gashaj" w:date="2023-05-04T20:24:00Z">
        <w:r w:rsidRPr="00E41BCB">
          <w:rPr>
            <w:rFonts w:ascii="Times New Roman" w:eastAsia="Times New Roman" w:hAnsi="Times New Roman" w:cs="Times New Roman"/>
            <w:sz w:val="24"/>
            <w:szCs w:val="24"/>
            <w:lang w:val="en-US"/>
          </w:rPr>
          <w:t xml:space="preserve">Tall, D. </w:t>
        </w:r>
        <w:moveToRangeStart w:id="778" w:author="Venera Gashaj" w:date="2023-05-04T20:24:00Z" w:name="move134124303"/>
        <w:moveToRangeEnd w:id="776"/>
        <w:r w:rsidRPr="00E41BCB">
          <w:rPr>
            <w:rFonts w:ascii="Times New Roman" w:eastAsia="Times New Roman" w:hAnsi="Times New Roman" w:cs="Times New Roman"/>
            <w:sz w:val="24"/>
            <w:szCs w:val="24"/>
            <w:lang w:val="en-US"/>
          </w:rPr>
          <w:t xml:space="preserve">(2002). Differing modes of proof and belief in mathematics. In </w:t>
        </w:r>
        <w:r w:rsidRPr="00E41BCB">
          <w:rPr>
            <w:rFonts w:ascii="Times New Roman" w:eastAsia="Times New Roman" w:hAnsi="Times New Roman" w:cs="Times New Roman"/>
            <w:i/>
            <w:sz w:val="24"/>
            <w:szCs w:val="24"/>
            <w:lang w:val="en-US"/>
          </w:rPr>
          <w:t xml:space="preserve">International conference on mathematics: Understanding proving and proving to understand </w:t>
        </w:r>
        <w:r w:rsidRPr="00E41BCB">
          <w:rPr>
            <w:rFonts w:ascii="Times New Roman" w:eastAsia="Times New Roman" w:hAnsi="Times New Roman" w:cs="Times New Roman"/>
            <w:sz w:val="24"/>
            <w:szCs w:val="24"/>
            <w:lang w:val="en-US"/>
          </w:rPr>
          <w:t>(pp. 91-107).</w:t>
        </w:r>
      </w:moveTo>
    </w:p>
    <w:moveToRangeEnd w:id="778"/>
    <w:p w14:paraId="4EC80D3F"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lastRenderedPageBreak/>
        <w:t>Trninic</w:t>
      </w:r>
      <w:proofErr w:type="spellEnd"/>
      <w:r w:rsidRPr="00E41BCB">
        <w:rPr>
          <w:rFonts w:ascii="Times New Roman" w:eastAsia="Times New Roman" w:hAnsi="Times New Roman" w:cs="Times New Roman"/>
          <w:sz w:val="24"/>
          <w:szCs w:val="24"/>
          <w:lang w:val="en-US"/>
        </w:rPr>
        <w:t xml:space="preserve">, D., </w:t>
      </w:r>
      <w:proofErr w:type="spellStart"/>
      <w:r w:rsidRPr="00E41BCB">
        <w:rPr>
          <w:rFonts w:ascii="Times New Roman" w:eastAsia="Times New Roman" w:hAnsi="Times New Roman" w:cs="Times New Roman"/>
          <w:sz w:val="24"/>
          <w:szCs w:val="24"/>
          <w:lang w:val="en-US"/>
        </w:rPr>
        <w:t>Kapur</w:t>
      </w:r>
      <w:proofErr w:type="spellEnd"/>
      <w:r w:rsidRPr="00E41BCB">
        <w:rPr>
          <w:rFonts w:ascii="Times New Roman" w:eastAsia="Times New Roman" w:hAnsi="Times New Roman" w:cs="Times New Roman"/>
          <w:sz w:val="24"/>
          <w:szCs w:val="24"/>
          <w:lang w:val="en-US"/>
        </w:rPr>
        <w:t xml:space="preserve">, M., &amp; Sinha, T. (2020). The Disappearing “Advantage of Abstract Examples in Learning Math”. </w:t>
      </w:r>
      <w:r w:rsidRPr="00E41BCB">
        <w:rPr>
          <w:rFonts w:ascii="Times New Roman" w:eastAsia="Times New Roman" w:hAnsi="Times New Roman" w:cs="Times New Roman"/>
          <w:i/>
          <w:sz w:val="24"/>
          <w:szCs w:val="24"/>
          <w:lang w:val="en-US"/>
        </w:rPr>
        <w:t>Cognitive Science, 44</w:t>
      </w:r>
      <w:r w:rsidRPr="00E41BCB">
        <w:rPr>
          <w:rFonts w:ascii="Times New Roman" w:eastAsia="Times New Roman" w:hAnsi="Times New Roman" w:cs="Times New Roman"/>
          <w:sz w:val="24"/>
          <w:szCs w:val="24"/>
          <w:lang w:val="en-US"/>
        </w:rPr>
        <w:t>(7), e12851. doi:</w:t>
      </w:r>
      <w:r w:rsidRPr="00F26248">
        <w:rPr>
          <w:lang w:val="en-US"/>
          <w:rPrChange w:id="779" w:author="Venera Gashaj" w:date="2023-05-04T20:24:00Z">
            <w:rPr/>
          </w:rPrChange>
        </w:rPr>
        <w:fldChar w:fldCharType="begin"/>
      </w:r>
      <w:r w:rsidRPr="00F26248">
        <w:rPr>
          <w:lang w:val="en-US"/>
          <w:rPrChange w:id="780" w:author="Venera Gashaj" w:date="2023-05-04T20:24:00Z">
            <w:rPr/>
          </w:rPrChange>
        </w:rPr>
        <w:instrText>HYPERLINK "https://doi.org/10.1111/cogs.12851" \h</w:instrText>
      </w:r>
      <w:r w:rsidRPr="00F26248">
        <w:rPr>
          <w:lang w:val="en-US"/>
          <w:rPrChange w:id="781" w:author="Venera Gashaj" w:date="2023-05-04T20:24:00Z">
            <w:rPr/>
          </w:rPrChange>
        </w:rPr>
      </w:r>
      <w:r w:rsidRPr="00F26248">
        <w:rPr>
          <w:lang w:val="en-US"/>
          <w:rPrChange w:id="782" w:author="Venera Gashaj" w:date="2023-05-04T20:24:00Z">
            <w:rPr/>
          </w:rPrChange>
        </w:rPr>
        <w:fldChar w:fldCharType="separate"/>
      </w:r>
      <w:r w:rsidRPr="00E41BCB">
        <w:rPr>
          <w:rFonts w:ascii="Times New Roman" w:eastAsia="Times New Roman" w:hAnsi="Times New Roman" w:cs="Times New Roman"/>
          <w:sz w:val="24"/>
          <w:szCs w:val="24"/>
          <w:lang w:val="en-US"/>
        </w:rPr>
        <w:t>10.1111/cogs.12851</w:t>
      </w:r>
      <w:r w:rsidRPr="000377F8">
        <w:rPr>
          <w:rFonts w:ascii="Times New Roman" w:eastAsia="Times New Roman" w:hAnsi="Times New Roman" w:cs="Times New Roman"/>
          <w:sz w:val="24"/>
          <w:szCs w:val="24"/>
          <w:lang w:val="en-US"/>
        </w:rPr>
        <w:fldChar w:fldCharType="end"/>
      </w:r>
    </w:p>
    <w:p w14:paraId="6BB10838" w14:textId="77777777" w:rsidR="00C724C0" w:rsidRPr="00E41BCB" w:rsidRDefault="00C724C0" w:rsidP="001022DE">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E41BCB">
        <w:rPr>
          <w:rFonts w:ascii="Times New Roman" w:eastAsia="Times New Roman" w:hAnsi="Times New Roman" w:cs="Times New Roman"/>
          <w:sz w:val="24"/>
          <w:szCs w:val="24"/>
          <w:lang w:val="en-US"/>
        </w:rPr>
        <w:t>Trninic</w:t>
      </w:r>
      <w:proofErr w:type="spellEnd"/>
      <w:r w:rsidRPr="00E41BCB">
        <w:rPr>
          <w:rFonts w:ascii="Times New Roman" w:eastAsia="Times New Roman" w:hAnsi="Times New Roman" w:cs="Times New Roman"/>
          <w:sz w:val="24"/>
          <w:szCs w:val="24"/>
          <w:lang w:val="en-US"/>
        </w:rPr>
        <w:t xml:space="preserve">, D., Wagner, R., &amp; </w:t>
      </w:r>
      <w:proofErr w:type="spellStart"/>
      <w:r w:rsidRPr="00E41BCB">
        <w:rPr>
          <w:rFonts w:ascii="Times New Roman" w:eastAsia="Times New Roman" w:hAnsi="Times New Roman" w:cs="Times New Roman"/>
          <w:sz w:val="24"/>
          <w:szCs w:val="24"/>
          <w:lang w:val="en-US"/>
        </w:rPr>
        <w:t>Kapur</w:t>
      </w:r>
      <w:proofErr w:type="spellEnd"/>
      <w:r w:rsidRPr="00E41BCB">
        <w:rPr>
          <w:rFonts w:ascii="Times New Roman" w:eastAsia="Times New Roman" w:hAnsi="Times New Roman" w:cs="Times New Roman"/>
          <w:sz w:val="24"/>
          <w:szCs w:val="24"/>
          <w:lang w:val="en-US"/>
        </w:rPr>
        <w:t xml:space="preserve">, M. (2018). Rethinking failure in mathematics education: A historical appeal. </w:t>
      </w:r>
      <w:r w:rsidRPr="00E41BCB">
        <w:rPr>
          <w:rFonts w:ascii="Times New Roman" w:eastAsia="Times New Roman" w:hAnsi="Times New Roman" w:cs="Times New Roman"/>
          <w:i/>
          <w:iCs/>
          <w:sz w:val="24"/>
          <w:szCs w:val="24"/>
          <w:lang w:val="en-US"/>
        </w:rPr>
        <w:t>Thinking Skills and Creativity, 30</w:t>
      </w:r>
      <w:r w:rsidRPr="00E41BCB">
        <w:rPr>
          <w:rFonts w:ascii="Times New Roman" w:eastAsia="Times New Roman" w:hAnsi="Times New Roman" w:cs="Times New Roman"/>
          <w:sz w:val="24"/>
          <w:szCs w:val="24"/>
          <w:lang w:val="en-US"/>
        </w:rPr>
        <w:t xml:space="preserve">, 76–89. </w:t>
      </w:r>
      <w:proofErr w:type="spellStart"/>
      <w:r w:rsidRPr="00E41BCB">
        <w:rPr>
          <w:rFonts w:ascii="Times New Roman" w:eastAsia="Times New Roman" w:hAnsi="Times New Roman" w:cs="Times New Roman"/>
          <w:sz w:val="24"/>
          <w:szCs w:val="24"/>
          <w:lang w:val="en-US"/>
        </w:rPr>
        <w:t>doi</w:t>
      </w:r>
      <w:proofErr w:type="spellEnd"/>
      <w:r w:rsidRPr="00E41BCB">
        <w:rPr>
          <w:rFonts w:ascii="Times New Roman" w:eastAsia="Times New Roman" w:hAnsi="Times New Roman" w:cs="Times New Roman"/>
          <w:sz w:val="24"/>
          <w:szCs w:val="24"/>
          <w:lang w:val="en-US"/>
        </w:rPr>
        <w:t>: 10.1016/j.tsc.2018.03.008</w:t>
      </w:r>
    </w:p>
    <w:p w14:paraId="0195407D"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F26248">
        <w:rPr>
          <w:rFonts w:ascii="Times New Roman" w:hAnsi="Times New Roman"/>
          <w:sz w:val="24"/>
          <w:lang w:val="en-US"/>
          <w:rPrChange w:id="783" w:author="Venera Gashaj" w:date="2023-05-04T20:24:00Z">
            <w:rPr>
              <w:rFonts w:ascii="Times New Roman" w:hAnsi="Times New Roman"/>
              <w:sz w:val="24"/>
              <w:lang w:val="it-CH"/>
            </w:rPr>
          </w:rPrChange>
        </w:rPr>
        <w:t xml:space="preserve">Uddin, L. Q., &amp; Menon, V. (2009). </w:t>
      </w:r>
      <w:r w:rsidRPr="00E41BCB">
        <w:rPr>
          <w:rFonts w:ascii="Times New Roman" w:eastAsia="Times New Roman" w:hAnsi="Times New Roman" w:cs="Times New Roman"/>
          <w:sz w:val="24"/>
          <w:szCs w:val="24"/>
          <w:lang w:val="en-US"/>
        </w:rPr>
        <w:t xml:space="preserve">The anterior insula in autism: Under-connected and under-examined. </w:t>
      </w:r>
      <w:r w:rsidRPr="00E41BCB">
        <w:rPr>
          <w:rFonts w:ascii="Times New Roman" w:eastAsia="Times New Roman" w:hAnsi="Times New Roman" w:cs="Times New Roman"/>
          <w:i/>
          <w:sz w:val="24"/>
          <w:szCs w:val="24"/>
          <w:lang w:val="en-US"/>
        </w:rPr>
        <w:t>Neuroscience &amp; Biobehavioral Reviews, 33</w:t>
      </w:r>
      <w:r w:rsidRPr="00E41BCB">
        <w:rPr>
          <w:rFonts w:ascii="Times New Roman" w:eastAsia="Times New Roman" w:hAnsi="Times New Roman" w:cs="Times New Roman"/>
          <w:sz w:val="24"/>
          <w:szCs w:val="24"/>
          <w:lang w:val="en-US"/>
        </w:rPr>
        <w:t xml:space="preserve">(8), 1198-1203. </w:t>
      </w:r>
      <w:proofErr w:type="gramStart"/>
      <w:r w:rsidRPr="00E41BCB">
        <w:rPr>
          <w:rFonts w:ascii="Times New Roman" w:eastAsia="Times New Roman" w:hAnsi="Times New Roman" w:cs="Times New Roman"/>
          <w:sz w:val="24"/>
          <w:szCs w:val="24"/>
          <w:lang w:val="en-US"/>
        </w:rPr>
        <w:t>doi:10.1016/j.neubiorev</w:t>
      </w:r>
      <w:proofErr w:type="gramEnd"/>
      <w:r w:rsidRPr="00E41BCB">
        <w:rPr>
          <w:rFonts w:ascii="Times New Roman" w:eastAsia="Times New Roman" w:hAnsi="Times New Roman" w:cs="Times New Roman"/>
          <w:sz w:val="24"/>
          <w:szCs w:val="24"/>
          <w:lang w:val="en-US"/>
        </w:rPr>
        <w:t>.2009.06.002.</w:t>
      </w:r>
    </w:p>
    <w:p w14:paraId="55D79D80"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Uhlig, F. (2002). The role of proof in comprehending and teaching elementary linear algebra. </w:t>
      </w:r>
      <w:r w:rsidRPr="00E41BCB">
        <w:rPr>
          <w:rFonts w:ascii="Times New Roman" w:eastAsia="Times New Roman" w:hAnsi="Times New Roman" w:cs="Times New Roman"/>
          <w:i/>
          <w:sz w:val="24"/>
          <w:szCs w:val="24"/>
          <w:lang w:val="en-US"/>
        </w:rPr>
        <w:t>Educational Studies in Mathematics, 50</w:t>
      </w:r>
      <w:r w:rsidRPr="00E41BCB">
        <w:rPr>
          <w:rFonts w:ascii="Times New Roman" w:eastAsia="Times New Roman" w:hAnsi="Times New Roman" w:cs="Times New Roman"/>
          <w:sz w:val="24"/>
          <w:szCs w:val="24"/>
          <w:lang w:val="en-US"/>
        </w:rPr>
        <w:t>(3), 335-346. doi:10.1023/A:1021245213997</w:t>
      </w:r>
    </w:p>
    <w:p w14:paraId="4BC22A24" w14:textId="77777777" w:rsidR="00C724C0" w:rsidRPr="000377F8"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fr-CH"/>
        </w:rPr>
      </w:pPr>
      <w:r w:rsidRPr="00E41BCB">
        <w:rPr>
          <w:rFonts w:ascii="Times New Roman" w:eastAsia="Times New Roman" w:hAnsi="Times New Roman" w:cs="Times New Roman"/>
          <w:sz w:val="24"/>
          <w:szCs w:val="24"/>
          <w:lang w:val="en-US"/>
        </w:rPr>
        <w:t xml:space="preserve">van </w:t>
      </w:r>
      <w:proofErr w:type="spellStart"/>
      <w:r w:rsidRPr="00E41BCB">
        <w:rPr>
          <w:rFonts w:ascii="Times New Roman" w:eastAsia="Times New Roman" w:hAnsi="Times New Roman" w:cs="Times New Roman"/>
          <w:sz w:val="24"/>
          <w:szCs w:val="24"/>
          <w:lang w:val="en-US"/>
        </w:rPr>
        <w:t>Bueren</w:t>
      </w:r>
      <w:proofErr w:type="spellEnd"/>
      <w:r w:rsidRPr="00E41BCB">
        <w:rPr>
          <w:rFonts w:ascii="Times New Roman" w:eastAsia="Times New Roman" w:hAnsi="Times New Roman" w:cs="Times New Roman"/>
          <w:sz w:val="24"/>
          <w:szCs w:val="24"/>
          <w:lang w:val="en-US"/>
        </w:rPr>
        <w:t xml:space="preserve">, N. E., van der Ven, S. H., </w:t>
      </w:r>
      <w:proofErr w:type="spellStart"/>
      <w:r w:rsidRPr="00E41BCB">
        <w:rPr>
          <w:rFonts w:ascii="Times New Roman" w:eastAsia="Times New Roman" w:hAnsi="Times New Roman" w:cs="Times New Roman"/>
          <w:sz w:val="24"/>
          <w:szCs w:val="24"/>
          <w:lang w:val="en-US"/>
        </w:rPr>
        <w:t>Roelofs</w:t>
      </w:r>
      <w:proofErr w:type="spellEnd"/>
      <w:r w:rsidRPr="00E41BCB">
        <w:rPr>
          <w:rFonts w:ascii="Times New Roman" w:eastAsia="Times New Roman" w:hAnsi="Times New Roman" w:cs="Times New Roman"/>
          <w:sz w:val="24"/>
          <w:szCs w:val="24"/>
          <w:lang w:val="en-US"/>
        </w:rPr>
        <w:t xml:space="preserve">, K., Cohen </w:t>
      </w:r>
      <w:proofErr w:type="spellStart"/>
      <w:r w:rsidRPr="00E41BCB">
        <w:rPr>
          <w:rFonts w:ascii="Times New Roman" w:eastAsia="Times New Roman" w:hAnsi="Times New Roman" w:cs="Times New Roman"/>
          <w:sz w:val="24"/>
          <w:szCs w:val="24"/>
          <w:lang w:val="en-US"/>
        </w:rPr>
        <w:t>Kadosh</w:t>
      </w:r>
      <w:proofErr w:type="spellEnd"/>
      <w:r w:rsidRPr="00E41BCB">
        <w:rPr>
          <w:rFonts w:ascii="Times New Roman" w:eastAsia="Times New Roman" w:hAnsi="Times New Roman" w:cs="Times New Roman"/>
          <w:sz w:val="24"/>
          <w:szCs w:val="24"/>
          <w:lang w:val="en-US"/>
        </w:rPr>
        <w:t xml:space="preserve">, R., &amp; </w:t>
      </w:r>
      <w:proofErr w:type="spellStart"/>
      <w:r w:rsidRPr="00E41BCB">
        <w:rPr>
          <w:rFonts w:ascii="Times New Roman" w:eastAsia="Times New Roman" w:hAnsi="Times New Roman" w:cs="Times New Roman"/>
          <w:sz w:val="24"/>
          <w:szCs w:val="24"/>
          <w:lang w:val="en-US"/>
        </w:rPr>
        <w:t>Kroesbergen</w:t>
      </w:r>
      <w:proofErr w:type="spellEnd"/>
      <w:r w:rsidRPr="00E41BCB">
        <w:rPr>
          <w:rFonts w:ascii="Times New Roman" w:eastAsia="Times New Roman" w:hAnsi="Times New Roman" w:cs="Times New Roman"/>
          <w:sz w:val="24"/>
          <w:szCs w:val="24"/>
          <w:lang w:val="en-US"/>
        </w:rPr>
        <w:t xml:space="preserve">, E. H. (2022). Predicting math ability using working memory, number sense, and neurophysiology in children and adults. </w:t>
      </w:r>
      <w:r w:rsidRPr="000377F8">
        <w:rPr>
          <w:rFonts w:ascii="Times New Roman" w:eastAsia="Times New Roman" w:hAnsi="Times New Roman" w:cs="Times New Roman"/>
          <w:i/>
          <w:sz w:val="24"/>
          <w:szCs w:val="24"/>
          <w:lang w:val="fr-CH"/>
        </w:rPr>
        <w:t>Brain Sciences, 12</w:t>
      </w:r>
      <w:r w:rsidRPr="000377F8">
        <w:rPr>
          <w:rFonts w:ascii="Times New Roman" w:eastAsia="Times New Roman" w:hAnsi="Times New Roman" w:cs="Times New Roman"/>
          <w:sz w:val="24"/>
          <w:szCs w:val="24"/>
          <w:lang w:val="fr-CH"/>
        </w:rPr>
        <w:t>(5), 550.</w:t>
      </w:r>
    </w:p>
    <w:p w14:paraId="72D788EF"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roofErr w:type="spellStart"/>
      <w:r w:rsidRPr="00F26248">
        <w:rPr>
          <w:rFonts w:ascii="Times New Roman" w:hAnsi="Times New Roman"/>
          <w:sz w:val="24"/>
          <w:lang w:val="fr-CH"/>
          <w:rPrChange w:id="784" w:author="Venera Gashaj" w:date="2023-05-04T20:24:00Z">
            <w:rPr>
              <w:rFonts w:ascii="Times New Roman" w:hAnsi="Times New Roman"/>
              <w:sz w:val="24"/>
              <w:lang w:val="es-ES"/>
            </w:rPr>
          </w:rPrChange>
        </w:rPr>
        <w:t>Vatansever</w:t>
      </w:r>
      <w:proofErr w:type="spellEnd"/>
      <w:r w:rsidRPr="00F26248">
        <w:rPr>
          <w:rFonts w:ascii="Times New Roman" w:hAnsi="Times New Roman"/>
          <w:sz w:val="24"/>
          <w:lang w:val="fr-CH"/>
          <w:rPrChange w:id="785" w:author="Venera Gashaj" w:date="2023-05-04T20:24:00Z">
            <w:rPr>
              <w:rFonts w:ascii="Times New Roman" w:hAnsi="Times New Roman"/>
              <w:sz w:val="24"/>
              <w:lang w:val="es-ES"/>
            </w:rPr>
          </w:rPrChange>
        </w:rPr>
        <w:t xml:space="preserve">, G., </w:t>
      </w:r>
      <w:proofErr w:type="spellStart"/>
      <w:r w:rsidRPr="00F26248">
        <w:rPr>
          <w:rFonts w:ascii="Times New Roman" w:hAnsi="Times New Roman"/>
          <w:sz w:val="24"/>
          <w:lang w:val="fr-CH"/>
          <w:rPrChange w:id="786" w:author="Venera Gashaj" w:date="2023-05-04T20:24:00Z">
            <w:rPr>
              <w:rFonts w:ascii="Times New Roman" w:hAnsi="Times New Roman"/>
              <w:sz w:val="24"/>
              <w:lang w:val="es-ES"/>
            </w:rPr>
          </w:rPrChange>
        </w:rPr>
        <w:t>Ustun</w:t>
      </w:r>
      <w:proofErr w:type="spellEnd"/>
      <w:r w:rsidRPr="00F26248">
        <w:rPr>
          <w:rFonts w:ascii="Times New Roman" w:hAnsi="Times New Roman"/>
          <w:sz w:val="24"/>
          <w:lang w:val="fr-CH"/>
          <w:rPrChange w:id="787" w:author="Venera Gashaj" w:date="2023-05-04T20:24:00Z">
            <w:rPr>
              <w:rFonts w:ascii="Times New Roman" w:hAnsi="Times New Roman"/>
              <w:sz w:val="24"/>
              <w:lang w:val="es-ES"/>
            </w:rPr>
          </w:rPrChange>
        </w:rPr>
        <w:t xml:space="preserve">, S., </w:t>
      </w:r>
      <w:proofErr w:type="spellStart"/>
      <w:r w:rsidRPr="00F26248">
        <w:rPr>
          <w:rFonts w:ascii="Times New Roman" w:hAnsi="Times New Roman"/>
          <w:sz w:val="24"/>
          <w:lang w:val="fr-CH"/>
          <w:rPrChange w:id="788" w:author="Venera Gashaj" w:date="2023-05-04T20:24:00Z">
            <w:rPr>
              <w:rFonts w:ascii="Times New Roman" w:hAnsi="Times New Roman"/>
              <w:sz w:val="24"/>
              <w:lang w:val="es-ES"/>
            </w:rPr>
          </w:rPrChange>
        </w:rPr>
        <w:t>Ayyildiz</w:t>
      </w:r>
      <w:proofErr w:type="spellEnd"/>
      <w:r w:rsidRPr="00F26248">
        <w:rPr>
          <w:rFonts w:ascii="Times New Roman" w:hAnsi="Times New Roman"/>
          <w:sz w:val="24"/>
          <w:lang w:val="fr-CH"/>
          <w:rPrChange w:id="789" w:author="Venera Gashaj" w:date="2023-05-04T20:24:00Z">
            <w:rPr>
              <w:rFonts w:ascii="Times New Roman" w:hAnsi="Times New Roman"/>
              <w:sz w:val="24"/>
              <w:lang w:val="es-ES"/>
            </w:rPr>
          </w:rPrChange>
        </w:rPr>
        <w:t xml:space="preserve">, N., &amp; </w:t>
      </w:r>
      <w:proofErr w:type="spellStart"/>
      <w:r w:rsidRPr="00F26248">
        <w:rPr>
          <w:rFonts w:ascii="Times New Roman" w:hAnsi="Times New Roman"/>
          <w:sz w:val="24"/>
          <w:lang w:val="fr-CH"/>
          <w:rPrChange w:id="790" w:author="Venera Gashaj" w:date="2023-05-04T20:24:00Z">
            <w:rPr>
              <w:rFonts w:ascii="Times New Roman" w:hAnsi="Times New Roman"/>
              <w:sz w:val="24"/>
              <w:lang w:val="es-ES"/>
            </w:rPr>
          </w:rPrChange>
        </w:rPr>
        <w:t>Cicek</w:t>
      </w:r>
      <w:proofErr w:type="spellEnd"/>
      <w:r w:rsidRPr="00F26248">
        <w:rPr>
          <w:rFonts w:ascii="Times New Roman" w:hAnsi="Times New Roman"/>
          <w:sz w:val="24"/>
          <w:lang w:val="fr-CH"/>
          <w:rPrChange w:id="791" w:author="Venera Gashaj" w:date="2023-05-04T20:24:00Z">
            <w:rPr>
              <w:rFonts w:ascii="Times New Roman" w:hAnsi="Times New Roman"/>
              <w:sz w:val="24"/>
              <w:lang w:val="es-ES"/>
            </w:rPr>
          </w:rPrChange>
        </w:rPr>
        <w:t xml:space="preserve">, M. (2020). </w:t>
      </w:r>
      <w:r w:rsidRPr="00E41BCB">
        <w:rPr>
          <w:rFonts w:ascii="Times New Roman" w:eastAsia="Times New Roman" w:hAnsi="Times New Roman" w:cs="Times New Roman"/>
          <w:sz w:val="24"/>
          <w:szCs w:val="24"/>
          <w:lang w:val="en-US"/>
        </w:rPr>
        <w:t xml:space="preserve">Developmental alterations of the numerical processing networks in the brain. </w:t>
      </w:r>
      <w:r w:rsidRPr="00E41BCB">
        <w:rPr>
          <w:rFonts w:ascii="Times New Roman" w:eastAsia="Times New Roman" w:hAnsi="Times New Roman" w:cs="Times New Roman"/>
          <w:i/>
          <w:sz w:val="24"/>
          <w:szCs w:val="24"/>
          <w:lang w:val="en-US"/>
        </w:rPr>
        <w:t>Brain Cognition, 141</w:t>
      </w:r>
      <w:r w:rsidRPr="00E41BCB">
        <w:rPr>
          <w:rFonts w:ascii="Times New Roman" w:eastAsia="Times New Roman" w:hAnsi="Times New Roman" w:cs="Times New Roman"/>
          <w:sz w:val="24"/>
          <w:szCs w:val="24"/>
          <w:lang w:val="en-US"/>
        </w:rPr>
        <w:t xml:space="preserve">, 105551. </w:t>
      </w:r>
      <w:proofErr w:type="gramStart"/>
      <w:r w:rsidRPr="00E41BCB">
        <w:rPr>
          <w:rFonts w:ascii="Times New Roman" w:eastAsia="Times New Roman" w:hAnsi="Times New Roman" w:cs="Times New Roman"/>
          <w:sz w:val="24"/>
          <w:szCs w:val="24"/>
          <w:lang w:val="en-US"/>
        </w:rPr>
        <w:t>doi:10.1016/j.bandc</w:t>
      </w:r>
      <w:proofErr w:type="gramEnd"/>
      <w:r w:rsidRPr="00E41BCB">
        <w:rPr>
          <w:rFonts w:ascii="Times New Roman" w:eastAsia="Times New Roman" w:hAnsi="Times New Roman" w:cs="Times New Roman"/>
          <w:sz w:val="24"/>
          <w:szCs w:val="24"/>
          <w:lang w:val="en-US"/>
        </w:rPr>
        <w:t>.2020.105551.</w:t>
      </w:r>
    </w:p>
    <w:p w14:paraId="51AD1B34" w14:textId="77777777" w:rsidR="00C724C0" w:rsidRPr="00E41BCB" w:rsidRDefault="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r w:rsidRPr="00E41BCB">
        <w:rPr>
          <w:rFonts w:ascii="Times New Roman" w:eastAsia="Times New Roman" w:hAnsi="Times New Roman" w:cs="Times New Roman"/>
          <w:sz w:val="24"/>
          <w:szCs w:val="24"/>
          <w:lang w:val="en-US"/>
        </w:rPr>
        <w:t xml:space="preserve">Welch, P. (1967). The use of fast Fourier transform for the estimation of power spectra: A method based on time averaging over short, modified </w:t>
      </w:r>
      <w:proofErr w:type="gramStart"/>
      <w:r w:rsidRPr="00E41BCB">
        <w:rPr>
          <w:rFonts w:ascii="Times New Roman" w:eastAsia="Times New Roman" w:hAnsi="Times New Roman" w:cs="Times New Roman"/>
          <w:sz w:val="24"/>
          <w:szCs w:val="24"/>
          <w:lang w:val="en-US"/>
        </w:rPr>
        <w:t xml:space="preserve">periodograms,  </w:t>
      </w:r>
      <w:r w:rsidRPr="00E41BCB">
        <w:rPr>
          <w:rFonts w:ascii="Times New Roman" w:eastAsia="Times New Roman" w:hAnsi="Times New Roman" w:cs="Times New Roman"/>
          <w:i/>
          <w:sz w:val="24"/>
          <w:szCs w:val="24"/>
          <w:lang w:val="en-US"/>
        </w:rPr>
        <w:t>IEEE</w:t>
      </w:r>
      <w:proofErr w:type="gramEnd"/>
      <w:r w:rsidRPr="00E41BCB">
        <w:rPr>
          <w:rFonts w:ascii="Times New Roman" w:eastAsia="Times New Roman" w:hAnsi="Times New Roman" w:cs="Times New Roman"/>
          <w:i/>
          <w:sz w:val="24"/>
          <w:szCs w:val="24"/>
          <w:lang w:val="en-US"/>
        </w:rPr>
        <w:t xml:space="preserve"> Transactions on Audio and Electroacoustics, 15</w:t>
      </w:r>
      <w:r w:rsidRPr="00E41BCB">
        <w:rPr>
          <w:rFonts w:ascii="Times New Roman" w:eastAsia="Times New Roman" w:hAnsi="Times New Roman" w:cs="Times New Roman"/>
          <w:sz w:val="24"/>
          <w:szCs w:val="24"/>
          <w:lang w:val="en-US"/>
        </w:rPr>
        <w:t xml:space="preserve">(2), 70-73. </w:t>
      </w:r>
      <w:proofErr w:type="spellStart"/>
      <w:r w:rsidRPr="00E41BCB">
        <w:rPr>
          <w:rFonts w:ascii="Times New Roman" w:eastAsia="Times New Roman" w:hAnsi="Times New Roman" w:cs="Times New Roman"/>
          <w:sz w:val="24"/>
          <w:szCs w:val="24"/>
          <w:lang w:val="en-US"/>
        </w:rPr>
        <w:t>doi</w:t>
      </w:r>
      <w:proofErr w:type="spellEnd"/>
      <w:r w:rsidRPr="00E41BCB">
        <w:rPr>
          <w:rFonts w:ascii="Times New Roman" w:eastAsia="Times New Roman" w:hAnsi="Times New Roman" w:cs="Times New Roman"/>
          <w:sz w:val="24"/>
          <w:szCs w:val="24"/>
          <w:lang w:val="en-US"/>
        </w:rPr>
        <w:t>: 10.1109/TAU.1967.1161901.</w:t>
      </w:r>
    </w:p>
    <w:p w14:paraId="78F986C2" w14:textId="73715344" w:rsidR="00C724C0" w:rsidRPr="00E41BCB" w:rsidDel="00F26248" w:rsidRDefault="00C724C0" w:rsidP="005E45A6">
      <w:pPr>
        <w:pBdr>
          <w:top w:val="nil"/>
          <w:left w:val="nil"/>
          <w:bottom w:val="nil"/>
          <w:right w:val="nil"/>
          <w:between w:val="nil"/>
        </w:pBdr>
        <w:spacing w:line="360" w:lineRule="auto"/>
        <w:ind w:left="708" w:hanging="708"/>
        <w:rPr>
          <w:del w:id="792" w:author="Venera Gashaj" w:date="2023-05-04T20:31:00Z"/>
          <w:rFonts w:ascii="Times New Roman" w:eastAsia="Times New Roman" w:hAnsi="Times New Roman" w:cs="Times New Roman"/>
          <w:sz w:val="24"/>
          <w:szCs w:val="24"/>
          <w:lang w:val="en-US"/>
        </w:rPr>
      </w:pPr>
      <w:del w:id="793" w:author="Venera Gashaj" w:date="2023-05-04T20:31:00Z">
        <w:r w:rsidRPr="00F26248" w:rsidDel="00F26248">
          <w:rPr>
            <w:rFonts w:ascii="Times New Roman" w:hAnsi="Times New Roman"/>
            <w:sz w:val="24"/>
            <w:lang w:val="de-CH"/>
            <w:rPrChange w:id="794" w:author="Venera Gashaj" w:date="2023-05-04T20:24:00Z">
              <w:rPr>
                <w:rFonts w:ascii="Times New Roman" w:hAnsi="Times New Roman"/>
                <w:sz w:val="24"/>
              </w:rPr>
            </w:rPrChange>
          </w:rPr>
          <w:delText xml:space="preserve">Winkler, I., Debener, S., Müller, K. R., &amp; Tangermann, M. (2015, August). </w:delText>
        </w:r>
        <w:r w:rsidRPr="00E41BCB" w:rsidDel="00F26248">
          <w:rPr>
            <w:rFonts w:ascii="Times New Roman" w:eastAsia="Times New Roman" w:hAnsi="Times New Roman" w:cs="Times New Roman"/>
            <w:sz w:val="24"/>
            <w:szCs w:val="24"/>
            <w:lang w:val="en-US"/>
          </w:rPr>
          <w:delText xml:space="preserve">On the influence of high-pass filtering on ICA-based artifact reduction in EEG-ERP. In </w:delText>
        </w:r>
        <w:r w:rsidRPr="00E41BCB" w:rsidDel="00F26248">
          <w:rPr>
            <w:rFonts w:ascii="Times New Roman" w:eastAsia="Times New Roman" w:hAnsi="Times New Roman" w:cs="Times New Roman"/>
            <w:i/>
            <w:sz w:val="24"/>
            <w:szCs w:val="24"/>
            <w:lang w:val="en-US"/>
          </w:rPr>
          <w:delText>37th Annual International Conference of the IEEE Engineering in Medicine and Biology Society (EMBC)</w:delText>
        </w:r>
        <w:r w:rsidRPr="00E41BCB" w:rsidDel="00F26248">
          <w:rPr>
            <w:rFonts w:ascii="Times New Roman" w:eastAsia="Times New Roman" w:hAnsi="Times New Roman" w:cs="Times New Roman"/>
            <w:sz w:val="24"/>
            <w:szCs w:val="24"/>
            <w:lang w:val="en-US"/>
          </w:rPr>
          <w:delText xml:space="preserve"> (pp. 4101-4105). IEEE.</w:delText>
        </w:r>
      </w:del>
    </w:p>
    <w:p w14:paraId="17B3BDC2" w14:textId="77777777" w:rsidR="00C724C0" w:rsidRDefault="00C724C0" w:rsidP="005E45A6">
      <w:pPr>
        <w:pBdr>
          <w:top w:val="nil"/>
          <w:left w:val="nil"/>
          <w:bottom w:val="nil"/>
          <w:right w:val="nil"/>
          <w:between w:val="nil"/>
        </w:pBdr>
        <w:spacing w:line="360" w:lineRule="auto"/>
        <w:ind w:left="708" w:hanging="708"/>
        <w:rPr>
          <w:ins w:id="795" w:author="Venera Gashaj" w:date="2023-05-04T20:39:00Z"/>
          <w:rFonts w:ascii="Times New Roman" w:hAnsi="Times New Roman"/>
          <w:sz w:val="24"/>
          <w:lang w:val="en-US"/>
        </w:rPr>
      </w:pPr>
      <w:r w:rsidRPr="00E41BCB">
        <w:rPr>
          <w:rFonts w:ascii="Times New Roman" w:eastAsia="Times New Roman" w:hAnsi="Times New Roman" w:cs="Times New Roman"/>
          <w:sz w:val="24"/>
          <w:szCs w:val="24"/>
          <w:lang w:val="en-US"/>
        </w:rPr>
        <w:t xml:space="preserve">Wood, J. N., &amp; </w:t>
      </w:r>
      <w:proofErr w:type="spellStart"/>
      <w:r w:rsidRPr="00E41BCB">
        <w:rPr>
          <w:rFonts w:ascii="Times New Roman" w:eastAsia="Times New Roman" w:hAnsi="Times New Roman" w:cs="Times New Roman"/>
          <w:sz w:val="24"/>
          <w:szCs w:val="24"/>
          <w:lang w:val="en-US"/>
        </w:rPr>
        <w:t>Spelke</w:t>
      </w:r>
      <w:proofErr w:type="spellEnd"/>
      <w:r w:rsidRPr="00E41BCB">
        <w:rPr>
          <w:rFonts w:ascii="Times New Roman" w:eastAsia="Times New Roman" w:hAnsi="Times New Roman" w:cs="Times New Roman"/>
          <w:sz w:val="24"/>
          <w:szCs w:val="24"/>
          <w:lang w:val="en-US"/>
        </w:rPr>
        <w:t xml:space="preserve">, E. S. (2005). Infants’ enumeration of actions: Numerical discrimination and its signature limits. </w:t>
      </w:r>
      <w:r w:rsidRPr="00F26248">
        <w:rPr>
          <w:rFonts w:ascii="Times New Roman" w:hAnsi="Times New Roman"/>
          <w:i/>
          <w:sz w:val="24"/>
          <w:lang w:val="en-US"/>
          <w:rPrChange w:id="796" w:author="Venera Gashaj" w:date="2023-05-04T20:24:00Z">
            <w:rPr>
              <w:rFonts w:ascii="Times New Roman" w:hAnsi="Times New Roman"/>
              <w:i/>
              <w:sz w:val="24"/>
            </w:rPr>
          </w:rPrChange>
        </w:rPr>
        <w:t>Developmental Science</w:t>
      </w:r>
      <w:r w:rsidRPr="00F26248">
        <w:rPr>
          <w:rFonts w:ascii="Times New Roman" w:hAnsi="Times New Roman"/>
          <w:sz w:val="24"/>
          <w:lang w:val="en-US"/>
          <w:rPrChange w:id="797" w:author="Venera Gashaj" w:date="2023-05-04T20:24:00Z">
            <w:rPr>
              <w:rFonts w:ascii="Times New Roman" w:hAnsi="Times New Roman"/>
              <w:sz w:val="24"/>
            </w:rPr>
          </w:rPrChange>
        </w:rPr>
        <w:t xml:space="preserve">, </w:t>
      </w:r>
      <w:r w:rsidRPr="00F26248">
        <w:rPr>
          <w:rFonts w:ascii="Times New Roman" w:hAnsi="Times New Roman"/>
          <w:i/>
          <w:sz w:val="24"/>
          <w:lang w:val="en-US"/>
          <w:rPrChange w:id="798" w:author="Venera Gashaj" w:date="2023-05-04T20:24:00Z">
            <w:rPr>
              <w:rFonts w:ascii="Times New Roman" w:hAnsi="Times New Roman"/>
              <w:i/>
              <w:sz w:val="24"/>
            </w:rPr>
          </w:rPrChange>
        </w:rPr>
        <w:t>8</w:t>
      </w:r>
      <w:r w:rsidRPr="00F26248">
        <w:rPr>
          <w:rFonts w:ascii="Times New Roman" w:hAnsi="Times New Roman"/>
          <w:sz w:val="24"/>
          <w:lang w:val="en-US"/>
          <w:rPrChange w:id="799" w:author="Venera Gashaj" w:date="2023-05-04T20:24:00Z">
            <w:rPr>
              <w:rFonts w:ascii="Times New Roman" w:hAnsi="Times New Roman"/>
              <w:sz w:val="24"/>
            </w:rPr>
          </w:rPrChange>
        </w:rPr>
        <w:t>(2), 173-181.</w:t>
      </w:r>
    </w:p>
    <w:p w14:paraId="368C9B8D" w14:textId="7CF7A6C3" w:rsidR="00C724C0" w:rsidRPr="005E45A6" w:rsidRDefault="00C724C0" w:rsidP="00C724C0">
      <w:pPr>
        <w:pBdr>
          <w:top w:val="nil"/>
          <w:left w:val="nil"/>
          <w:bottom w:val="nil"/>
          <w:right w:val="nil"/>
          <w:between w:val="nil"/>
        </w:pBdr>
        <w:spacing w:line="360" w:lineRule="auto"/>
        <w:ind w:left="708" w:hanging="708"/>
        <w:rPr>
          <w:rFonts w:ascii="Times New Roman" w:eastAsia="Times New Roman" w:hAnsi="Times New Roman" w:cs="Times New Roman"/>
          <w:sz w:val="24"/>
          <w:szCs w:val="24"/>
          <w:lang w:val="en-US"/>
        </w:rPr>
      </w:pPr>
    </w:p>
    <w:sectPr w:rsidR="00C724C0" w:rsidRPr="005E45A6" w:rsidSect="00685840">
      <w:headerReference w:type="default" r:id="rId29"/>
      <w:footerReference w:type="default" r:id="rId30"/>
      <w:headerReference w:type="first" r:id="rId31"/>
      <w:pgSz w:w="11909" w:h="16834"/>
      <w:pgMar w:top="1622"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enera Gashaj" w:date="2023-04-24T13:20:00Z" w:initials="VG">
    <w:p w14:paraId="27E95489" w14:textId="77777777" w:rsidR="00F453C9" w:rsidRDefault="00F453C9" w:rsidP="00F453C9">
      <w:r>
        <w:rPr>
          <w:rStyle w:val="CommentReference"/>
        </w:rPr>
        <w:annotationRef/>
      </w:r>
      <w:r>
        <w:rPr>
          <w:sz w:val="20"/>
          <w:szCs w:val="20"/>
        </w:rPr>
        <w:t xml:space="preserve">Reviewer 1: </w:t>
      </w:r>
    </w:p>
    <w:p w14:paraId="7591ABE6" w14:textId="77777777" w:rsidR="00F453C9" w:rsidRDefault="00F453C9" w:rsidP="00F453C9">
      <w:r>
        <w:rPr>
          <w:color w:val="1D1D1D"/>
          <w:sz w:val="20"/>
          <w:szCs w:val="20"/>
          <w:highlight w:val="white"/>
        </w:rPr>
        <w:t>I found it valuable to show data collected in a naturalistic environment and to have generated creative material that is relevant from the perspective of (advanced) math education. However, I have major comments about the literature review, framing and study design that I explain below. I also have more minor comments and suggestions about different sections of the paper. I hope these comments would help the authors improve their article.</w:t>
      </w:r>
      <w:r>
        <w:rPr>
          <w:sz w:val="20"/>
          <w:szCs w:val="20"/>
        </w:rPr>
        <w:t xml:space="preserve"> </w:t>
      </w:r>
    </w:p>
  </w:comment>
  <w:comment w:id="1" w:author="Venera Gashaj" w:date="2023-05-01T19:29:00Z" w:initials="VG">
    <w:p w14:paraId="637CA8E1" w14:textId="77777777" w:rsidR="00F453C9" w:rsidRDefault="00F453C9" w:rsidP="00F453C9">
      <w:r>
        <w:rPr>
          <w:rStyle w:val="CommentReference"/>
        </w:rPr>
        <w:annotationRef/>
      </w:r>
      <w:r>
        <w:rPr>
          <w:sz w:val="20"/>
          <w:szCs w:val="20"/>
        </w:rPr>
        <w:t>Thank you for your thoughtful comments on the article. We appreciate your feedback on the value of our approach to data collection and our efforts to generate relevant material for advanced math education. We are also grateful for your comments on the literature review, framing, and study design.. We carefully considered your comments to improve the quality and clarity of our research.</w:t>
      </w:r>
    </w:p>
  </w:comment>
  <w:comment w:id="2" w:author="Venera Gashaj" w:date="2023-04-24T13:33:00Z" w:initials="VG">
    <w:p w14:paraId="154C726A" w14:textId="38D0BFAF" w:rsidR="00F453C9" w:rsidRDefault="00F453C9" w:rsidP="00F453C9">
      <w:r>
        <w:rPr>
          <w:rStyle w:val="CommentReference"/>
        </w:rPr>
        <w:annotationRef/>
      </w:r>
      <w:r>
        <w:rPr>
          <w:sz w:val="20"/>
          <w:szCs w:val="20"/>
        </w:rPr>
        <w:t>Reviewer 2:</w:t>
      </w:r>
    </w:p>
    <w:p w14:paraId="30CE16D7" w14:textId="77777777" w:rsidR="00F453C9" w:rsidRDefault="00F453C9" w:rsidP="00F453C9">
      <w:r>
        <w:rPr>
          <w:color w:val="1D1D1D"/>
          <w:sz w:val="20"/>
          <w:szCs w:val="20"/>
          <w:highlight w:val="white"/>
        </w:rPr>
        <w:t>Although the authors didn't find the effects they hypothesized, they present an interesting ecological setup, they contextualize it with previous research, and they offer possible interpretations about why previously reported effects might vanish in their setup. I think the paper might be of interest for the community, although I have some technical concerns and some questions regarding their interpretation of the results.</w:t>
      </w:r>
    </w:p>
    <w:p w14:paraId="5BFC5793" w14:textId="77777777" w:rsidR="00F453C9" w:rsidRDefault="00F453C9" w:rsidP="00F453C9"/>
  </w:comment>
  <w:comment w:id="3" w:author="Venera Gashaj" w:date="2023-05-01T19:30:00Z" w:initials="VG">
    <w:p w14:paraId="0A42E6FB" w14:textId="77777777" w:rsidR="00F453C9" w:rsidRDefault="00F453C9" w:rsidP="00F453C9">
      <w:r>
        <w:rPr>
          <w:rStyle w:val="CommentReference"/>
        </w:rPr>
        <w:annotationRef/>
      </w:r>
      <w:r>
        <w:rPr>
          <w:sz w:val="20"/>
          <w:szCs w:val="20"/>
        </w:rPr>
        <w:t>Thank you for your thoughtful comments on our paper. We appreciate your interest in our research and are glad to hear that you found our ecological setup and contextualization with previous research interesting.</w:t>
      </w:r>
    </w:p>
    <w:p w14:paraId="43A3D358" w14:textId="77777777" w:rsidR="00F453C9" w:rsidRDefault="00F453C9" w:rsidP="00F453C9"/>
    <w:p w14:paraId="628BCE50" w14:textId="77777777" w:rsidR="00F453C9" w:rsidRDefault="00F453C9" w:rsidP="00F453C9">
      <w:r>
        <w:rPr>
          <w:sz w:val="20"/>
          <w:szCs w:val="20"/>
        </w:rPr>
        <w:t>We acknowledge your concerns about the technical aspects of our study and understand the importance of addressing them. We carefully considered your questions and concerns and made the necessary adjustments to improve the clarity and validity of our results.</w:t>
      </w:r>
    </w:p>
  </w:comment>
  <w:comment w:id="5" w:author="Dragan Trninic" w:date="2023-05-04T14:58:00Z" w:initials="DT">
    <w:p w14:paraId="4539CDC8" w14:textId="0DC0532B" w:rsidR="00F453C9" w:rsidRPr="00F453C9" w:rsidRDefault="00F453C9" w:rsidP="00F453C9">
      <w:pPr>
        <w:rPr>
          <w:lang w:val="en-US"/>
        </w:rPr>
      </w:pPr>
      <w:r w:rsidRPr="00F453C9">
        <w:rPr>
          <w:rStyle w:val="CommentReference"/>
          <w:lang w:val="en-US"/>
        </w:rPr>
        <w:annotationRef/>
      </w:r>
      <w:r w:rsidRPr="00F453C9">
        <w:rPr>
          <w:color w:val="1D1D1D"/>
          <w:sz w:val="20"/>
          <w:szCs w:val="20"/>
          <w:highlight w:val="white"/>
          <w:lang w:val="en-US"/>
        </w:rPr>
        <w:t>Reviewer 1</w:t>
      </w:r>
      <w:r w:rsidRPr="00F453C9">
        <w:rPr>
          <w:sz w:val="20"/>
          <w:szCs w:val="20"/>
          <w:lang w:val="en-US"/>
        </w:rPr>
        <w:cr/>
      </w:r>
      <w:r w:rsidRPr="00F453C9">
        <w:rPr>
          <w:color w:val="1D1D1D"/>
          <w:sz w:val="20"/>
          <w:szCs w:val="20"/>
          <w:highlight w:val="white"/>
          <w:lang w:val="en-US"/>
        </w:rPr>
        <w:t>Comment 1: Framing and rationale for using the experimental material. The introduction could be restructured and developed to better link the literature with the present study. In my opinion, the authors need to elaborate more on the reasons why they used mathematical demonstrations. I find the idea and the material original, and one can appreciate how the authors processed to come up with two lists of stimuli that are matched as closely as possible while keeping their pedagogical content. But the material does not really allow to examine what the authors claim about the neural processing of symbolic versus nonsymbolic magnitudes. Actually, the mathematical demonstrations included in the present study are far from the basic stimuli used to investigate the effect of numerical format (symbolic vs nonsymbolic) on the neural processing of quantities. While investigations of the neural processes involved in mathematical cognition would benefit from using more naturalistic stimuli, using mathematical demonstrations as in the present study does not really address what the authors present as their research question. Maybe the authors can present their study as an exploration of the neural processes involved in complex mathematical tasks? With this respect, the author can find a relevant study that used complex mathematical stimuli in highly skilled participants:</w:t>
      </w:r>
      <w:r w:rsidRPr="00F453C9">
        <w:rPr>
          <w:sz w:val="20"/>
          <w:szCs w:val="20"/>
          <w:lang w:val="en-US"/>
        </w:rPr>
        <w:t xml:space="preserve"> </w:t>
      </w:r>
    </w:p>
  </w:comment>
  <w:comment w:id="64" w:author="Venera Gashaj" w:date="2023-04-24T13:23:00Z" w:initials="VG">
    <w:p w14:paraId="1F9B506A" w14:textId="31F0880C" w:rsidR="00F453C9" w:rsidRDefault="00F453C9" w:rsidP="00F453C9">
      <w:r>
        <w:rPr>
          <w:rStyle w:val="CommentReference"/>
        </w:rPr>
        <w:annotationRef/>
      </w:r>
      <w:r>
        <w:rPr>
          <w:color w:val="1D1D1D"/>
          <w:sz w:val="20"/>
          <w:szCs w:val="20"/>
          <w:highlight w:val="white"/>
        </w:rPr>
        <w:t>Reviewer 1</w:t>
      </w:r>
    </w:p>
    <w:p w14:paraId="2468B01A" w14:textId="77777777" w:rsidR="00F453C9" w:rsidRDefault="00F453C9" w:rsidP="00F453C9">
      <w:r>
        <w:rPr>
          <w:color w:val="1D1D1D"/>
          <w:sz w:val="20"/>
          <w:szCs w:val="20"/>
          <w:highlight w:val="white"/>
        </w:rPr>
        <w:t>Comment 2. Literature review. The literature review needs to be more accurate, both in terms of the language used to introduce key concepts in the field and discussion of relevant findings. This is the case of the first section introducing the concepts of symbolic and nonsymbolic processing/skills. </w:t>
      </w:r>
    </w:p>
    <w:p w14:paraId="5F3894C2" w14:textId="77777777" w:rsidR="00F453C9" w:rsidRDefault="00F453C9" w:rsidP="00F453C9">
      <w:r>
        <w:rPr>
          <w:color w:val="1D1D1D"/>
          <w:sz w:val="20"/>
          <w:szCs w:val="20"/>
          <w:highlight w:val="white"/>
        </w:rPr>
        <w:t>This is also the case of the second section of the introduction summarizing the neural bases of mathematical cognition. For this second section, I would suggest the authors to mention briefly the different neurocognitive systems that have been associated with mathematical activities before focusing more on the brain regions that are more "specific" or at least relevant to the research question, i.e., differences in the neural bases of symbolic and nonsymbolic processing. One of the inaccuracies that should be fixed (because it directly pertains to the goal of the study) is on page 3, line 11: "While the left intraparietal sulcus is involved in quantity estimations independent of stimulus format, the right intraparietal sulcus responds to quantities expressed in a symbolic (Arabic) format." Please note that this sentence needs to be corrected. The authors can use the meta-analysis they cite at the next sentence to mention the spatial segregation and overlap of the brain areas supporting symbolic and nosymbolic processing (Sokolowski et al., 2017). This meta-analysis suggests that some right parietal areas (and not left) are more associated with nonsymbolic processing than with symbolic processing. </w:t>
      </w:r>
    </w:p>
    <w:p w14:paraId="18AFC2FA" w14:textId="77777777" w:rsidR="00F453C9" w:rsidRDefault="00F453C9" w:rsidP="00F453C9"/>
    <w:p w14:paraId="29D7A4E6" w14:textId="77777777" w:rsidR="00F453C9" w:rsidRDefault="00F453C9" w:rsidP="00F453C9">
      <w:r>
        <w:rPr>
          <w:color w:val="1D1D1D"/>
          <w:sz w:val="20"/>
          <w:szCs w:val="20"/>
          <w:highlight w:val="white"/>
        </w:rPr>
        <w:t>To link the author's article with other highly relevant literature, I would additionally suggest mentioning the literature below. Note that the second study (Liu et al., 2017) investigated event-related potentials and is thus especially relevant.</w:t>
      </w:r>
    </w:p>
    <w:p w14:paraId="50DDC83F" w14:textId="77777777" w:rsidR="00F453C9" w:rsidRDefault="00F453C9" w:rsidP="00F453C9"/>
    <w:p w14:paraId="6757F7AB" w14:textId="77777777" w:rsidR="00F453C9" w:rsidRDefault="00F453C9" w:rsidP="00F453C9">
      <w:r>
        <w:rPr>
          <w:color w:val="1D1D1D"/>
          <w:sz w:val="20"/>
          <w:szCs w:val="20"/>
          <w:highlight w:val="white"/>
        </w:rPr>
        <w:t>Bulthé, J., De Smedt, B., &amp; Op de Beeck, H. P. (2018). Arithmetic skills correlate negatively with the overlap of symbolic and non-symbolic number representations in the brain. Cortex, 101, 306‑308. </w:t>
      </w:r>
      <w:hyperlink r:id="rId1" w:history="1">
        <w:r w:rsidRPr="001D1399">
          <w:rPr>
            <w:rStyle w:val="Hyperlink"/>
            <w:sz w:val="20"/>
            <w:szCs w:val="20"/>
          </w:rPr>
          <w:t>https://doi.org/10.1016/j.cortex.2018.01.008</w:t>
        </w:r>
      </w:hyperlink>
    </w:p>
    <w:p w14:paraId="34C552B5" w14:textId="77777777" w:rsidR="00F453C9" w:rsidRDefault="00F453C9" w:rsidP="00F453C9"/>
    <w:p w14:paraId="1102BFB3" w14:textId="77777777" w:rsidR="00F453C9" w:rsidRDefault="00F453C9" w:rsidP="00F453C9">
      <w:r>
        <w:rPr>
          <w:color w:val="1D1D1D"/>
          <w:sz w:val="20"/>
          <w:szCs w:val="20"/>
          <w:highlight w:val="white"/>
        </w:rPr>
        <w:t>Liu, R., Schunn, C. D., Fiez, J. A., &amp; Libertus, M. E. (2018). The integration between nonsymbolic and symbolic numbers : Evidence from an EEG study. Brain and Behavior, 8(4), e00938. </w:t>
      </w:r>
      <w:hyperlink r:id="rId2" w:history="1">
        <w:r w:rsidRPr="001D1399">
          <w:rPr>
            <w:rStyle w:val="Hyperlink"/>
            <w:sz w:val="20"/>
            <w:szCs w:val="20"/>
          </w:rPr>
          <w:t>https://doi.org/10.1002/brb3.938</w:t>
        </w:r>
      </w:hyperlink>
    </w:p>
    <w:p w14:paraId="3180F69E" w14:textId="77777777" w:rsidR="00F453C9" w:rsidRDefault="00F453C9" w:rsidP="00F453C9"/>
    <w:p w14:paraId="062E2960" w14:textId="77777777" w:rsidR="00F453C9" w:rsidRDefault="00F453C9" w:rsidP="00F453C9">
      <w:r>
        <w:rPr>
          <w:color w:val="1D1D1D"/>
          <w:sz w:val="20"/>
          <w:szCs w:val="20"/>
          <w:highlight w:val="white"/>
        </w:rPr>
        <w:t>Schwartz, F., Zhang, Y., Chang, H., Karraker, S., Kang, J. B., &amp; Menon, V. (2021). Neural representational similarity between symbolic and non‐symbolic quantities predicts arithmetic skills in childhood but not adolescence. Developmental Science, 24(6). </w:t>
      </w:r>
      <w:hyperlink r:id="rId3" w:history="1">
        <w:r w:rsidRPr="001D1399">
          <w:rPr>
            <w:rStyle w:val="Hyperlink"/>
            <w:sz w:val="20"/>
            <w:szCs w:val="20"/>
          </w:rPr>
          <w:t>https://doi.org/10.1111/desc.13123</w:t>
        </w:r>
      </w:hyperlink>
      <w:r>
        <w:rPr>
          <w:color w:val="000000"/>
          <w:sz w:val="20"/>
          <w:szCs w:val="20"/>
        </w:rPr>
        <w:t xml:space="preserve"> </w:t>
      </w:r>
    </w:p>
  </w:comment>
  <w:comment w:id="65" w:author="Venera Gashaj" w:date="2023-05-04T14:41:00Z" w:initials="VG">
    <w:p w14:paraId="127C8BE8" w14:textId="77777777" w:rsidR="00F453C9" w:rsidRDefault="00F453C9" w:rsidP="00F453C9">
      <w:r>
        <w:rPr>
          <w:rStyle w:val="CommentReference"/>
        </w:rPr>
        <w:annotationRef/>
      </w:r>
      <w:r>
        <w:rPr>
          <w:sz w:val="20"/>
          <w:szCs w:val="20"/>
        </w:rPr>
        <w:t>We appreciate your feedback on this matter. We have corrected the sentence on page 3, and incorporated Sokolowski et al. (2017), it now says:</w:t>
      </w:r>
    </w:p>
    <w:p w14:paraId="1FF22DDE" w14:textId="77777777" w:rsidR="00F453C9" w:rsidRDefault="00F453C9" w:rsidP="00F453C9">
      <w:r>
        <w:rPr>
          <w:color w:val="0D1019"/>
          <w:sz w:val="20"/>
          <w:szCs w:val="20"/>
        </w:rPr>
        <w:t>“While the left intraparietal sulcus is involved in quantity estimations independent of stimulus format, some right parietal areas are more associated with non-symbolic than symbolic processing, suggesting that there are two different but overlapping networks for symbolic and non-symbolic processing (see Sokolowski, Fias, Mousa, &amp; Ansari, 2017).</w:t>
      </w:r>
      <w:r>
        <w:rPr>
          <w:sz w:val="20"/>
          <w:szCs w:val="20"/>
        </w:rPr>
        <w:t>”</w:t>
      </w:r>
      <w:r>
        <w:rPr>
          <w:sz w:val="20"/>
          <w:szCs w:val="20"/>
        </w:rPr>
        <w:cr/>
      </w:r>
      <w:r>
        <w:rPr>
          <w:sz w:val="20"/>
          <w:szCs w:val="20"/>
        </w:rPr>
        <w:cr/>
        <w:t>We thank you for the valuable suggestions on additional literature. We included the suggested studies in the revised manuscript to better contextualize our study within the relevant literature.</w:t>
      </w:r>
    </w:p>
  </w:comment>
  <w:comment w:id="84" w:author="Venera Gashaj" w:date="2023-04-24T13:34:00Z" w:initials="VG">
    <w:p w14:paraId="1EF282EA" w14:textId="77777777" w:rsidR="00F453C9" w:rsidRDefault="00F453C9" w:rsidP="00F453C9">
      <w:r>
        <w:rPr>
          <w:rStyle w:val="CommentReference"/>
        </w:rPr>
        <w:annotationRef/>
      </w:r>
      <w:r>
        <w:rPr>
          <w:sz w:val="20"/>
          <w:szCs w:val="20"/>
        </w:rPr>
        <w:t>Reviewer 2</w:t>
      </w:r>
    </w:p>
    <w:p w14:paraId="5894FDE2" w14:textId="77777777" w:rsidR="00F453C9" w:rsidRDefault="00F453C9" w:rsidP="00F453C9">
      <w:r>
        <w:rPr>
          <w:sz w:val="20"/>
          <w:szCs w:val="20"/>
        </w:rPr>
        <w:t>Comment 1:</w:t>
      </w:r>
    </w:p>
    <w:p w14:paraId="6E6F0822" w14:textId="77777777" w:rsidR="00F453C9" w:rsidRDefault="00F453C9" w:rsidP="00F453C9">
      <w:r>
        <w:rPr>
          <w:color w:val="1D1D1D"/>
          <w:sz w:val="20"/>
          <w:szCs w:val="20"/>
          <w:highlight w:val="white"/>
        </w:rPr>
        <w:t>1. The hypothesis that symbolic and non-symbolic processing may be captured at different frequency ranges is well justified. However, I´m not sure I understand why the authors study gamma only in the frontocentral electrodes, and beta in the parietal ones. Could you please explain the rationale behind this choice?</w:t>
      </w:r>
      <w:r>
        <w:rPr>
          <w:sz w:val="20"/>
          <w:szCs w:val="20"/>
        </w:rPr>
        <w:t xml:space="preserve"> </w:t>
      </w:r>
    </w:p>
  </w:comment>
  <w:comment w:id="85" w:author="Venera Gashaj" w:date="2023-05-04T13:19:00Z" w:initials="VG">
    <w:p w14:paraId="121B6372" w14:textId="77777777" w:rsidR="00F453C9" w:rsidRDefault="00F453C9" w:rsidP="00F453C9">
      <w:r>
        <w:rPr>
          <w:rStyle w:val="CommentReference"/>
        </w:rPr>
        <w:annotationRef/>
      </w:r>
      <w:r>
        <w:rPr>
          <w:sz w:val="20"/>
          <w:szCs w:val="20"/>
        </w:rPr>
        <w:t>Regarding our choice, we based our selection on previous research by Rubinsten et al. (2020) that identified specific electrodes associated with processing symbolic and non-symbolic information. Specifically, they suggested that gamma oscillations in the frontocentral electrodes are more likely to be associated with symbolic processing, while beta oscillations in parietal electrodes are more likely to be associated with non-symbolic processing.</w:t>
      </w:r>
      <w:r>
        <w:rPr>
          <w:sz w:val="20"/>
          <w:szCs w:val="20"/>
        </w:rPr>
        <w:cr/>
      </w:r>
      <w:r>
        <w:rPr>
          <w:sz w:val="20"/>
          <w:szCs w:val="20"/>
        </w:rPr>
        <w:cr/>
        <w:t>As you correctly noted, we did not originally include this information in our manuscript. However, based on your feedback, we have added this information to our hypotheses section to provide more context and justification for our selection. We hope that this addition helps to clarify our rationale and approach for studying gamma and beta oscillations in different electrodes.</w:t>
      </w:r>
    </w:p>
  </w:comment>
  <w:comment w:id="90" w:author="Venera Gashaj" w:date="2023-04-24T13:34:00Z" w:initials="VG">
    <w:p w14:paraId="4CF26000" w14:textId="323541F8" w:rsidR="00F453C9" w:rsidRDefault="00F453C9" w:rsidP="00F453C9">
      <w:r>
        <w:rPr>
          <w:rStyle w:val="CommentReference"/>
        </w:rPr>
        <w:annotationRef/>
      </w:r>
      <w:r>
        <w:rPr>
          <w:sz w:val="20"/>
          <w:szCs w:val="20"/>
        </w:rPr>
        <w:t>Reviewer 2</w:t>
      </w:r>
    </w:p>
    <w:p w14:paraId="0959B7AB" w14:textId="77777777" w:rsidR="00F453C9" w:rsidRDefault="00F453C9" w:rsidP="00F453C9">
      <w:r>
        <w:rPr>
          <w:sz w:val="20"/>
          <w:szCs w:val="20"/>
        </w:rPr>
        <w:t>Comment 2:</w:t>
      </w:r>
    </w:p>
    <w:p w14:paraId="7B44869F" w14:textId="77777777" w:rsidR="00F453C9" w:rsidRDefault="00F453C9" w:rsidP="00F453C9">
      <w:r>
        <w:rPr>
          <w:color w:val="1D1D1D"/>
          <w:sz w:val="20"/>
          <w:szCs w:val="20"/>
          <w:highlight w:val="white"/>
        </w:rPr>
        <w:t>2. In the Methods section, the authors report that "students were recruited […] after data cleaning and preprocessing, and removing noisy EEG signals, the final sample consisted of 28 participants […] This sample size is justified in previous work". I understand from this sentence that some participants had to be discarded from the analyses. I think the authors should be more transparent in this point. They should report in the paper the number of participants that were recruited, how many performed the task, what type of data cleaning was done, and what criterion they used to discard part of the sample.</w:t>
      </w:r>
      <w:r>
        <w:rPr>
          <w:sz w:val="20"/>
          <w:szCs w:val="20"/>
        </w:rPr>
        <w:t xml:space="preserve"> </w:t>
      </w:r>
    </w:p>
  </w:comment>
  <w:comment w:id="91" w:author="Venera Gashaj" w:date="2023-05-02T19:04:00Z" w:initials="VG">
    <w:p w14:paraId="0FEBD784" w14:textId="77777777" w:rsidR="00F453C9" w:rsidRDefault="00F453C9" w:rsidP="00F453C9">
      <w:r>
        <w:rPr>
          <w:rStyle w:val="CommentReference"/>
        </w:rPr>
        <w:annotationRef/>
      </w:r>
      <w:r>
        <w:rPr>
          <w:sz w:val="20"/>
          <w:szCs w:val="20"/>
        </w:rPr>
        <w:t>We appreciate the reviewer's feedback on this matter. To clarify, during the data preprocessing stage, we applied specific filtering and artifact rejection procedures to ensure that only data relevant to our hypotheses were included in the analyses. As a result, we only excluded participants who had missing data in the relevant EEG channels, allowing us to have a larger sample size.</w:t>
      </w:r>
    </w:p>
    <w:p w14:paraId="65B7A809" w14:textId="77777777" w:rsidR="00F453C9" w:rsidRDefault="00F453C9" w:rsidP="00F453C9"/>
    <w:p w14:paraId="51B64D3E" w14:textId="77777777" w:rsidR="00F453C9" w:rsidRDefault="00F453C9" w:rsidP="00F453C9">
      <w:r>
        <w:rPr>
          <w:sz w:val="20"/>
          <w:szCs w:val="20"/>
        </w:rPr>
        <w:t>Regarding the transparency of the exclusion criteria, we apologize for any confusion. We have updated the Method section to provide more details on the number of participants recruited, how many performed the task, and the reasons for exclusion. Specifically, we now state that we initially recruited 46 participants, but 4 participants were excluded due to eeg-signal loss or technical issues during the experiment.  We hope this clarification will be helpful to the reader.</w:t>
      </w:r>
    </w:p>
    <w:p w14:paraId="08A62C17" w14:textId="77777777" w:rsidR="00F453C9" w:rsidRDefault="00F453C9" w:rsidP="00F453C9"/>
  </w:comment>
  <w:comment w:id="92" w:author="Venera Gashaj" w:date="2023-04-24T13:50:00Z" w:initials="VG">
    <w:p w14:paraId="56C0CA8B" w14:textId="6C00BB65" w:rsidR="00F453C9" w:rsidRDefault="00F453C9" w:rsidP="00F453C9">
      <w:r>
        <w:rPr>
          <w:rStyle w:val="CommentReference"/>
        </w:rPr>
        <w:annotationRef/>
      </w:r>
      <w:r>
        <w:rPr>
          <w:sz w:val="20"/>
          <w:szCs w:val="20"/>
        </w:rPr>
        <w:t>Reviewer 2</w:t>
      </w:r>
    </w:p>
    <w:p w14:paraId="3D2716C8" w14:textId="77777777" w:rsidR="00F453C9" w:rsidRDefault="00F453C9" w:rsidP="00F453C9">
      <w:r>
        <w:rPr>
          <w:sz w:val="20"/>
          <w:szCs w:val="20"/>
        </w:rPr>
        <w:t xml:space="preserve">Minor </w:t>
      </w:r>
      <w:r>
        <w:rPr>
          <w:color w:val="1D1D1D"/>
          <w:sz w:val="20"/>
          <w:szCs w:val="20"/>
          <w:highlight w:val="white"/>
        </w:rPr>
        <w:t>a) "At a research university in Switzerland". I would specify where exactly.</w:t>
      </w:r>
    </w:p>
    <w:p w14:paraId="1FA1B9CB" w14:textId="77777777" w:rsidR="00F453C9" w:rsidRDefault="00F453C9" w:rsidP="00F453C9"/>
    <w:p w14:paraId="404953EC" w14:textId="77777777" w:rsidR="00F453C9" w:rsidRDefault="00F453C9" w:rsidP="00F453C9"/>
  </w:comment>
  <w:comment w:id="93" w:author="Venera Gashaj" w:date="2023-04-30T19:51:00Z" w:initials="VG">
    <w:p w14:paraId="1A296AEB" w14:textId="77777777" w:rsidR="00F453C9" w:rsidRDefault="00F453C9" w:rsidP="00F453C9">
      <w:r>
        <w:rPr>
          <w:rStyle w:val="CommentReference"/>
        </w:rPr>
        <w:annotationRef/>
      </w:r>
      <w:r>
        <w:rPr>
          <w:sz w:val="20"/>
          <w:szCs w:val="20"/>
        </w:rPr>
        <w:t>Thank you for this comment, we added the name of the University.</w:t>
      </w:r>
    </w:p>
  </w:comment>
  <w:comment w:id="99" w:author="Venera Gashaj" w:date="2023-04-24T13:52:00Z" w:initials="VG">
    <w:p w14:paraId="14BF1B56" w14:textId="77777777" w:rsidR="00F453C9" w:rsidRDefault="00F453C9" w:rsidP="00276FC2">
      <w:r>
        <w:rPr>
          <w:rStyle w:val="CommentReference"/>
        </w:rPr>
        <w:annotationRef/>
      </w:r>
      <w:r>
        <w:rPr>
          <w:color w:val="1D1D1D"/>
          <w:sz w:val="20"/>
          <w:szCs w:val="20"/>
          <w:highlight w:val="white"/>
        </w:rPr>
        <w:t>Reviewer 2</w:t>
      </w:r>
    </w:p>
    <w:p w14:paraId="028865F2" w14:textId="77777777" w:rsidR="00F453C9" w:rsidRDefault="00F453C9" w:rsidP="00276FC2">
      <w:r>
        <w:rPr>
          <w:color w:val="1D1D1D"/>
          <w:sz w:val="20"/>
          <w:szCs w:val="20"/>
          <w:highlight w:val="white"/>
        </w:rPr>
        <w:t>Minor c) In Neurophysiological data, the authors keep changing between tenses (has been applied, we generated…). Please be consistent in the use of the past.</w:t>
      </w:r>
    </w:p>
    <w:p w14:paraId="45BBB521" w14:textId="77777777" w:rsidR="00F453C9" w:rsidRDefault="00F453C9" w:rsidP="00276FC2"/>
  </w:comment>
  <w:comment w:id="101" w:author="Venera Gashaj" w:date="2023-04-30T23:03:00Z" w:initials="VG">
    <w:p w14:paraId="4D208004" w14:textId="77777777" w:rsidR="00F453C9" w:rsidRDefault="00F453C9" w:rsidP="00276FC2">
      <w:r>
        <w:rPr>
          <w:rStyle w:val="CommentReference"/>
        </w:rPr>
        <w:annotationRef/>
      </w:r>
      <w:r>
        <w:rPr>
          <w:sz w:val="20"/>
          <w:szCs w:val="20"/>
        </w:rPr>
        <w:t>Thank you for bringing this to our attention. We apologize for the inconsistency in tenses in the section. We revised the section using the past tense consistenty.</w:t>
      </w:r>
    </w:p>
  </w:comment>
  <w:comment w:id="102" w:author="Venera Gashaj" w:date="2023-04-24T13:42:00Z" w:initials="VG">
    <w:p w14:paraId="72DBFFCD" w14:textId="77777777" w:rsidR="00F453C9" w:rsidRDefault="00F453C9" w:rsidP="00276FC2">
      <w:r>
        <w:rPr>
          <w:rStyle w:val="CommentReference"/>
        </w:rPr>
        <w:annotationRef/>
      </w:r>
      <w:r>
        <w:rPr>
          <w:color w:val="1D1D1D"/>
          <w:sz w:val="20"/>
          <w:szCs w:val="20"/>
          <w:highlight w:val="white"/>
        </w:rPr>
        <w:t>Reviewer 2</w:t>
      </w:r>
    </w:p>
    <w:p w14:paraId="7CF16051" w14:textId="77777777" w:rsidR="00F453C9" w:rsidRDefault="00F453C9" w:rsidP="00276FC2">
      <w:r>
        <w:rPr>
          <w:color w:val="1D1D1D"/>
          <w:sz w:val="20"/>
          <w:szCs w:val="20"/>
          <w:highlight w:val="white"/>
        </w:rPr>
        <w:t>Comment 7. What does "missing data analysis" mean? What is "suspiciously noisy data"? Please explain the criterion that you use. Also, the authors refer to the percentage of missing data. Does this refer to the % of missing data in the whole experiment or in the demonstration block? What does "For missing data (.&lt;10) at the item-level" mean? What is .10? What is an item in this context?</w:t>
      </w:r>
      <w:r>
        <w:rPr>
          <w:sz w:val="20"/>
          <w:szCs w:val="20"/>
        </w:rPr>
        <w:t xml:space="preserve"> </w:t>
      </w:r>
    </w:p>
  </w:comment>
  <w:comment w:id="103" w:author="Venera Gashaj" w:date="2023-05-01T18:25:00Z" w:initials="VG">
    <w:p w14:paraId="53090593" w14:textId="77777777" w:rsidR="00F453C9" w:rsidRDefault="00F453C9" w:rsidP="00276FC2">
      <w:r>
        <w:rPr>
          <w:rStyle w:val="CommentReference"/>
        </w:rPr>
        <w:annotationRef/>
      </w:r>
      <w:r>
        <w:rPr>
          <w:sz w:val="20"/>
          <w:szCs w:val="20"/>
        </w:rPr>
        <w:t>Thank you for this comment. We have now rewritten that part of the manuscript to clarify how missing data was handled. It now says:</w:t>
      </w:r>
    </w:p>
    <w:p w14:paraId="1C27C5E0" w14:textId="77777777" w:rsidR="00F453C9" w:rsidRDefault="00F453C9" w:rsidP="00276FC2">
      <w:r>
        <w:rPr>
          <w:sz w:val="20"/>
          <w:szCs w:val="20"/>
        </w:rPr>
        <w:t>To address missing data in our analysis, we employed the following procedures: one participant's data was excluded due to being coded in an unclear manner and unable to be attributed to a specific experimental condition. Additionally, two participants were missing the majority of the data for one format of the demonstrations, resulting in their exclusion from the analysis. Two more participants were missing data for one non-symbolic demonstration, but since the amount of missing data was below 20%, we opted to impute their missing data with the mean value for that condition, following the methodology suggested by Mazza, Enders, and Ruehlman (2015).</w:t>
      </w:r>
    </w:p>
  </w:comment>
  <w:comment w:id="115" w:author="Venera Gashaj" w:date="2023-04-30T23:19:00Z" w:initials="VG">
    <w:p w14:paraId="7CA2E99E" w14:textId="77777777" w:rsidR="00F453C9" w:rsidRDefault="00F453C9" w:rsidP="00F453C9">
      <w:r>
        <w:rPr>
          <w:rStyle w:val="CommentReference"/>
        </w:rPr>
        <w:annotationRef/>
      </w:r>
      <w:r>
        <w:rPr>
          <w:sz w:val="20"/>
          <w:szCs w:val="20"/>
        </w:rPr>
        <w:t>updated</w:t>
      </w:r>
    </w:p>
  </w:comment>
  <w:comment w:id="134" w:author="Venera Gashaj" w:date="2023-04-24T13:25:00Z" w:initials="VG">
    <w:p w14:paraId="10A7FB54" w14:textId="604D7002" w:rsidR="00F453C9" w:rsidRDefault="00F453C9" w:rsidP="00F453C9">
      <w:r>
        <w:rPr>
          <w:rStyle w:val="CommentReference"/>
        </w:rPr>
        <w:annotationRef/>
      </w:r>
      <w:r>
        <w:rPr>
          <w:sz w:val="20"/>
          <w:szCs w:val="20"/>
        </w:rPr>
        <w:t>Reviewer 1</w:t>
      </w:r>
    </w:p>
    <w:p w14:paraId="17617C4A" w14:textId="77777777" w:rsidR="00F453C9" w:rsidRDefault="00F453C9" w:rsidP="00F453C9">
      <w:r>
        <w:rPr>
          <w:sz w:val="20"/>
          <w:szCs w:val="20"/>
        </w:rPr>
        <w:t>Minor Comment:</w:t>
      </w:r>
    </w:p>
    <w:p w14:paraId="11E9F442" w14:textId="77777777" w:rsidR="00F453C9" w:rsidRDefault="00F453C9" w:rsidP="00F453C9">
      <w:r>
        <w:rPr>
          <w:color w:val="1D1D1D"/>
          <w:sz w:val="20"/>
          <w:szCs w:val="20"/>
          <w:highlight w:val="white"/>
        </w:rPr>
        <w:t>-Material: Could you rephrase your description of the pretest page 7, line 22, to make it more explicit that symbolic and nonsymbolic demonstrations were matched as much as possible for length, complexity, … (if I understood correctly)</w:t>
      </w:r>
    </w:p>
    <w:p w14:paraId="414A0D3A" w14:textId="77777777" w:rsidR="00F453C9" w:rsidRDefault="00F453C9" w:rsidP="00F453C9">
      <w:r>
        <w:rPr>
          <w:color w:val="1D1D1D"/>
          <w:sz w:val="20"/>
          <w:szCs w:val="20"/>
          <w:highlight w:val="white"/>
        </w:rPr>
        <w:t>-Material: Could the authors provide the full list of math demonstrations as supplementary information?</w:t>
      </w:r>
      <w:r>
        <w:rPr>
          <w:sz w:val="20"/>
          <w:szCs w:val="20"/>
        </w:rPr>
        <w:t xml:space="preserve"> </w:t>
      </w:r>
    </w:p>
  </w:comment>
  <w:comment w:id="135" w:author="Venera Gashaj" w:date="2023-04-30T22:27:00Z" w:initials="VG">
    <w:p w14:paraId="15D868E1" w14:textId="77777777" w:rsidR="00F453C9" w:rsidRDefault="00F453C9" w:rsidP="00F453C9">
      <w:r>
        <w:rPr>
          <w:rStyle w:val="CommentReference"/>
        </w:rPr>
        <w:annotationRef/>
      </w:r>
      <w:r>
        <w:rPr>
          <w:sz w:val="20"/>
          <w:szCs w:val="20"/>
        </w:rPr>
        <w:t>Thank you for your insightful suggestion. We  rephrased the section. It now says: “</w:t>
      </w:r>
      <w:r>
        <w:rPr>
          <w:color w:val="0D1019"/>
          <w:sz w:val="20"/>
          <w:szCs w:val="20"/>
        </w:rPr>
        <w:t xml:space="preserve">To ensure comparability between the symbolic and non-symbolic demonstrations, the researchers searched for mathematical demonstrations that matched as closely as possible regarding length, complexity, and familiarity. Following an online pilot study with mathematics experts and novices, eight demonstrations were identified as acceptable for use in the study. </w:t>
      </w:r>
      <w:r>
        <w:rPr>
          <w:sz w:val="20"/>
          <w:szCs w:val="20"/>
        </w:rPr>
        <w:t>“</w:t>
      </w:r>
      <w:r>
        <w:rPr>
          <w:sz w:val="20"/>
          <w:szCs w:val="20"/>
        </w:rPr>
        <w:cr/>
        <w:t>We also included the demonstrations in the supplementary materials. Moreover, we will also publish the demonstrations in an open repository to facilitate their use and adaptation for future research.</w:t>
      </w:r>
    </w:p>
  </w:comment>
  <w:comment w:id="148" w:author="Venera Gashaj" w:date="2023-04-24T13:51:00Z" w:initials="VG">
    <w:p w14:paraId="0C9569A6" w14:textId="65F5B58C" w:rsidR="00F453C9" w:rsidRDefault="00F453C9" w:rsidP="00F453C9">
      <w:r>
        <w:rPr>
          <w:rStyle w:val="CommentReference"/>
        </w:rPr>
        <w:annotationRef/>
      </w:r>
      <w:r>
        <w:rPr>
          <w:color w:val="1D1D1D"/>
          <w:sz w:val="20"/>
          <w:szCs w:val="20"/>
          <w:highlight w:val="white"/>
        </w:rPr>
        <w:t>Reviewer 2</w:t>
      </w:r>
    </w:p>
    <w:p w14:paraId="5B02B362" w14:textId="77777777" w:rsidR="00F453C9" w:rsidRDefault="00F453C9" w:rsidP="00F453C9">
      <w:r>
        <w:rPr>
          <w:color w:val="1D1D1D"/>
          <w:sz w:val="20"/>
          <w:szCs w:val="20"/>
          <w:highlight w:val="white"/>
        </w:rPr>
        <w:t>Minor b) From Figure 1 I can imagine the type of demonstrations that were used, but I think it would very useful to include the 8 demonstrations in the manuscript for the sake of the replicability. They could be included in the supplementary material or even published in an open repository for other researchers to use.</w:t>
      </w:r>
    </w:p>
    <w:p w14:paraId="11A8ABA5" w14:textId="77777777" w:rsidR="00F453C9" w:rsidRDefault="00F453C9" w:rsidP="00F453C9"/>
    <w:p w14:paraId="3F900DED" w14:textId="77777777" w:rsidR="00F453C9" w:rsidRDefault="00F453C9" w:rsidP="00F453C9"/>
  </w:comment>
  <w:comment w:id="149" w:author="Venera Gashaj" w:date="2023-04-30T20:06:00Z" w:initials="VG">
    <w:p w14:paraId="650709DA" w14:textId="77777777" w:rsidR="00F453C9" w:rsidRDefault="00F453C9" w:rsidP="00F453C9">
      <w:r>
        <w:rPr>
          <w:rStyle w:val="CommentReference"/>
        </w:rPr>
        <w:annotationRef/>
      </w:r>
      <w:r>
        <w:rPr>
          <w:sz w:val="20"/>
          <w:szCs w:val="20"/>
        </w:rPr>
        <w:t xml:space="preserve">Thank you for your insightful suggestion. We included the demonstrations in the supplementary materials. Moreover, we will also publish the demonstrations in an open repository to facilitate their use and adaptation for future research. </w:t>
      </w:r>
    </w:p>
    <w:p w14:paraId="4708F93F" w14:textId="77777777" w:rsidR="00F453C9" w:rsidRDefault="00F453C9" w:rsidP="00F453C9"/>
  </w:comment>
  <w:comment w:id="158" w:author="Venera Gashaj" w:date="2023-04-24T13:35:00Z" w:initials="VG">
    <w:p w14:paraId="0C59C1B6" w14:textId="78E21D08" w:rsidR="00F453C9" w:rsidRDefault="00F453C9" w:rsidP="00F453C9">
      <w:r>
        <w:rPr>
          <w:rStyle w:val="CommentReference"/>
        </w:rPr>
        <w:annotationRef/>
      </w:r>
      <w:r>
        <w:rPr>
          <w:sz w:val="20"/>
          <w:szCs w:val="20"/>
        </w:rPr>
        <w:t>Reviewer 2</w:t>
      </w:r>
    </w:p>
    <w:p w14:paraId="1D7350EA" w14:textId="77777777" w:rsidR="00F453C9" w:rsidRDefault="00F453C9" w:rsidP="00F453C9">
      <w:r>
        <w:rPr>
          <w:sz w:val="20"/>
          <w:szCs w:val="20"/>
        </w:rPr>
        <w:t xml:space="preserve">Comment </w:t>
      </w:r>
      <w:r>
        <w:rPr>
          <w:color w:val="1D1D1D"/>
          <w:sz w:val="20"/>
          <w:szCs w:val="20"/>
          <w:highlight w:val="white"/>
        </w:rPr>
        <w:t>3. In the methods it is said that participants "watched eight demonstrations", but then it says that "half of the participants started with four non-symbolic demonstrations, then their symbolic counterparts". From this last sentence it seems that they watched only 4 demonstrations. Could you please explain in more detail the structure of the task? In this regard I think Figure 1 is also confusing. What are the vertical lines within the first "Symbolic" block?</w:t>
      </w:r>
      <w:r>
        <w:rPr>
          <w:sz w:val="20"/>
          <w:szCs w:val="20"/>
        </w:rPr>
        <w:t xml:space="preserve"> </w:t>
      </w:r>
    </w:p>
  </w:comment>
  <w:comment w:id="159" w:author="Venera Gashaj" w:date="2023-05-02T17:58:00Z" w:initials="VG">
    <w:p w14:paraId="5347867A" w14:textId="77777777" w:rsidR="00F453C9" w:rsidRDefault="00F453C9" w:rsidP="00F453C9">
      <w:r>
        <w:rPr>
          <w:rStyle w:val="CommentReference"/>
        </w:rPr>
        <w:annotationRef/>
      </w:r>
      <w:r>
        <w:rPr>
          <w:sz w:val="20"/>
          <w:szCs w:val="20"/>
        </w:rPr>
        <w:t>Thank you for bringing this to our attention. To clarify, each of the four blocks consisted of four demonstrations, with two blocks featuring symbolic demonstrations and two featuring non-symbolic demonstrations.</w:t>
      </w:r>
      <w:r>
        <w:rPr>
          <w:sz w:val="20"/>
          <w:szCs w:val="20"/>
        </w:rPr>
        <w:cr/>
      </w:r>
      <w:r>
        <w:rPr>
          <w:sz w:val="20"/>
          <w:szCs w:val="20"/>
        </w:rPr>
        <w:cr/>
        <w:t>Regarding the statement in the methods that participants "watched eight demonstrations," this was a mistake and we apologize for any confusion it may have caused. The correct information is that half of the participants started with four non-symbolic demonstrations, followed by their symbolic counterparts, while the other half started with four symbolic demonstrations, followed by their non-symbolic counterparts. In total, each participant watched sixteen demonstrations, eight symbolic and eight non-symbolic.</w:t>
      </w:r>
      <w:r>
        <w:rPr>
          <w:sz w:val="20"/>
          <w:szCs w:val="20"/>
        </w:rPr>
        <w:cr/>
      </w:r>
      <w:r>
        <w:rPr>
          <w:sz w:val="20"/>
          <w:szCs w:val="20"/>
        </w:rPr>
        <w:cr/>
        <w:t>We understand that Figure 1 may be confusing. The vertical lines within the first "Symbolic" block indicated the four different symbolic demonstrations that were shown to participants. We have now changed the figure, we deleted the four vertical lines.</w:t>
      </w:r>
    </w:p>
  </w:comment>
  <w:comment w:id="174" w:author="Venera Gashaj" w:date="2023-04-24T13:38:00Z" w:initials="VG">
    <w:p w14:paraId="01EB6D09" w14:textId="36740711" w:rsidR="00F453C9" w:rsidRDefault="00F453C9" w:rsidP="007F16AC">
      <w:r>
        <w:rPr>
          <w:rStyle w:val="CommentReference"/>
        </w:rPr>
        <w:annotationRef/>
      </w:r>
      <w:r>
        <w:rPr>
          <w:color w:val="1D1D1D"/>
          <w:sz w:val="20"/>
          <w:szCs w:val="20"/>
          <w:highlight w:val="white"/>
        </w:rPr>
        <w:t>Reviewer 2</w:t>
      </w:r>
    </w:p>
    <w:p w14:paraId="3FC2A572" w14:textId="77777777" w:rsidR="00F453C9" w:rsidRDefault="00F453C9" w:rsidP="007F16AC">
      <w:r>
        <w:rPr>
          <w:color w:val="1D1D1D"/>
          <w:sz w:val="20"/>
          <w:szCs w:val="20"/>
          <w:highlight w:val="white"/>
        </w:rPr>
        <w:t>Comment 4. Regarding the structure of the task: when exactly are they asked to explain the demonstrations in their words? Right after each demonstration and before the rating? Is this information reported or used in the study? </w:t>
      </w:r>
      <w:r>
        <w:rPr>
          <w:sz w:val="20"/>
          <w:szCs w:val="20"/>
        </w:rPr>
        <w:t xml:space="preserve"> </w:t>
      </w:r>
    </w:p>
  </w:comment>
  <w:comment w:id="175" w:author="Venera Gashaj" w:date="2023-04-30T20:11:00Z" w:initials="VG">
    <w:p w14:paraId="72FA7942" w14:textId="77777777" w:rsidR="00F453C9" w:rsidRDefault="00F453C9" w:rsidP="00F453C9">
      <w:r>
        <w:rPr>
          <w:rStyle w:val="CommentReference"/>
        </w:rPr>
        <w:annotationRef/>
      </w:r>
      <w:r>
        <w:rPr>
          <w:sz w:val="20"/>
          <w:szCs w:val="20"/>
        </w:rPr>
        <w:t>In this study, the participants were asked to watch all the demonstrations first, after every demonstration they rated the demonstration on time, familiarity, understanding and engagement. After the participants had viewed and rated all of the demonstrations, they were asked to explain each demonstration in their own words to an experimenter. However, the results of the explanation-part of the project were not reported or used in the current study. The primary focus of the study was on the neurophysiology, and the relationship between the ratings of the demonstrations and the neurophysiological characteristics of the tasks.</w:t>
      </w:r>
      <w:r>
        <w:rPr>
          <w:sz w:val="20"/>
          <w:szCs w:val="20"/>
        </w:rPr>
        <w:cr/>
        <w:t xml:space="preserve">We have now edited this part in the methods to clarify for the reader, it now says: </w:t>
      </w:r>
      <w:r>
        <w:rPr>
          <w:color w:val="0D1019"/>
          <w:sz w:val="20"/>
          <w:szCs w:val="20"/>
        </w:rPr>
        <w:t xml:space="preserve">Similar to a tutor-student situation, </w:t>
      </w:r>
      <w:r>
        <w:rPr>
          <w:sz w:val="20"/>
          <w:szCs w:val="20"/>
        </w:rPr>
        <w:t> </w:t>
      </w:r>
      <w:r>
        <w:rPr>
          <w:color w:val="0D1019"/>
          <w:sz w:val="20"/>
          <w:szCs w:val="20"/>
        </w:rPr>
        <w:t>the students were asked to explain the demonstrations in their own words to the tutor (experimenter) after they watched and rated all demonstrations. However, this part is out of the scope of the current study and, therefore, not reported here.</w:t>
      </w:r>
    </w:p>
    <w:p w14:paraId="2951E294" w14:textId="77777777" w:rsidR="00F453C9" w:rsidRDefault="00F453C9" w:rsidP="00F453C9"/>
  </w:comment>
  <w:comment w:id="188" w:author="Venera Gashaj" w:date="2023-04-24T13:40:00Z" w:initials="VG">
    <w:p w14:paraId="49B2BFFD" w14:textId="51E703B3" w:rsidR="00F453C9" w:rsidRDefault="00F453C9" w:rsidP="00F453C9">
      <w:r>
        <w:rPr>
          <w:rStyle w:val="CommentReference"/>
        </w:rPr>
        <w:annotationRef/>
      </w:r>
      <w:r>
        <w:rPr>
          <w:color w:val="1D1D1D"/>
          <w:sz w:val="20"/>
          <w:szCs w:val="20"/>
          <w:highlight w:val="white"/>
        </w:rPr>
        <w:t>Reviewer 2</w:t>
      </w:r>
    </w:p>
    <w:p w14:paraId="2396A625" w14:textId="77777777" w:rsidR="00F453C9" w:rsidRDefault="00F453C9" w:rsidP="00F453C9">
      <w:r>
        <w:rPr>
          <w:color w:val="1D1D1D"/>
          <w:sz w:val="20"/>
          <w:szCs w:val="20"/>
          <w:highlight w:val="white"/>
        </w:rPr>
        <w:t>Comment 5. In "the triggers, which marked the beginning of…" it is unclear to me whether there are 16 triggers in total (one for each demonstration and type) or 8 triggers (one for each demonstration).</w:t>
      </w:r>
      <w:r>
        <w:rPr>
          <w:sz w:val="20"/>
          <w:szCs w:val="20"/>
        </w:rPr>
        <w:t xml:space="preserve"> </w:t>
      </w:r>
    </w:p>
  </w:comment>
  <w:comment w:id="189" w:author="Venera Gashaj" w:date="2023-05-02T18:48:00Z" w:initials="VG">
    <w:p w14:paraId="13FBCB16" w14:textId="77777777" w:rsidR="00F453C9" w:rsidRDefault="00F453C9" w:rsidP="00F453C9">
      <w:r>
        <w:rPr>
          <w:rStyle w:val="CommentReference"/>
        </w:rPr>
        <w:annotationRef/>
      </w:r>
      <w:r>
        <w:rPr>
          <w:sz w:val="20"/>
          <w:szCs w:val="20"/>
        </w:rPr>
        <w:t>Thank you for your question. To clarify, there were a total of 16 triggers, with one trigger for each demonstration and format. Each trigger marked the beginning of a specific demonstration, whether it was a symbolic or non-symbolic task. I hope this clears up any confusion. WE now also added more information in the materials section:</w:t>
      </w:r>
      <w:r>
        <w:rPr>
          <w:sz w:val="20"/>
          <w:szCs w:val="20"/>
        </w:rPr>
        <w:cr/>
        <w:t>The experimental setup included triggers that marked the beginning of each demonstration and format. During the demonstration, additional triggers were utilized to indicate changes in subslides. All triggers were transmitted to the computer wirelessly using the Lab Streaming Layer (LSL).</w:t>
      </w:r>
      <w:r>
        <w:rPr>
          <w:sz w:val="20"/>
          <w:szCs w:val="20"/>
        </w:rPr>
        <w:cr/>
      </w:r>
    </w:p>
  </w:comment>
  <w:comment w:id="194" w:author="Venera Gashaj" w:date="2023-04-24T13:40:00Z" w:initials="VG">
    <w:p w14:paraId="722ABFDB" w14:textId="5FF0DC66" w:rsidR="00F453C9" w:rsidRDefault="00F453C9" w:rsidP="00F453C9">
      <w:r>
        <w:rPr>
          <w:rStyle w:val="CommentReference"/>
        </w:rPr>
        <w:annotationRef/>
      </w:r>
      <w:r>
        <w:rPr>
          <w:color w:val="1D1D1D"/>
          <w:sz w:val="20"/>
          <w:szCs w:val="20"/>
          <w:highlight w:val="white"/>
        </w:rPr>
        <w:t>Reviewer 2</w:t>
      </w:r>
    </w:p>
    <w:p w14:paraId="2FF20155" w14:textId="77777777" w:rsidR="00F453C9" w:rsidRDefault="00F453C9" w:rsidP="00F453C9">
      <w:r>
        <w:rPr>
          <w:color w:val="1D1D1D"/>
          <w:sz w:val="20"/>
          <w:szCs w:val="20"/>
          <w:highlight w:val="white"/>
        </w:rPr>
        <w:t>Comment 6. The power estimation procedure is unclear. "We estimated the amplitude power over the frequency ranges at the electrodes … to estimate the power values for beta and gamma waves". If I didn't miss it, I think the bands are not define. Could you please specify exactly what frequency ranges beta and gamma refer to? Also "epochs have been created according to the formats". Does this mean that power is estimated in the time window between the start and end of the demonstration? Is the rating period included in this time window or not? I think clarifying the task structure would help, see comment 2.</w:t>
      </w:r>
      <w:r>
        <w:rPr>
          <w:sz w:val="20"/>
          <w:szCs w:val="20"/>
        </w:rPr>
        <w:t xml:space="preserve"> </w:t>
      </w:r>
    </w:p>
  </w:comment>
  <w:comment w:id="195" w:author="Venera Gashaj" w:date="2023-04-30T22:40:00Z" w:initials="VG">
    <w:p w14:paraId="6BAE267E" w14:textId="77777777" w:rsidR="00F453C9" w:rsidRDefault="00F453C9" w:rsidP="00F453C9">
      <w:r>
        <w:rPr>
          <w:rStyle w:val="CommentReference"/>
        </w:rPr>
        <w:annotationRef/>
      </w:r>
      <w:r>
        <w:rPr>
          <w:sz w:val="20"/>
          <w:szCs w:val="20"/>
        </w:rPr>
        <w:t>Thank you for this comment. We agree that the phrasing of our sentences was confusing. We edited the recpective parts and it now says:</w:t>
      </w:r>
      <w:r>
        <w:rPr>
          <w:sz w:val="20"/>
          <w:szCs w:val="20"/>
        </w:rPr>
        <w:cr/>
        <w:t>“Epochs reflecting each demonstration (excluding the rating) and according to the formats (symbolic and non-symbolic) were created. The amplitude power over the frequency ranges at the electrodes, as mentioned above, was integrated to estimate the power values for beta (12-17 Hz) and gamma (30-40 Hz) waves.”</w:t>
      </w:r>
    </w:p>
  </w:comment>
  <w:comment w:id="198" w:author="Venera Gashaj" w:date="2023-04-24T13:28:00Z" w:initials="VG">
    <w:p w14:paraId="5C46EE9F" w14:textId="7B3FBDA7" w:rsidR="00F453C9" w:rsidRDefault="00F453C9" w:rsidP="00F453C9">
      <w:r>
        <w:rPr>
          <w:rStyle w:val="CommentReference"/>
        </w:rPr>
        <w:annotationRef/>
      </w:r>
      <w:r>
        <w:rPr>
          <w:sz w:val="20"/>
          <w:szCs w:val="20"/>
        </w:rPr>
        <w:t>Reviewer 1</w:t>
      </w:r>
    </w:p>
    <w:p w14:paraId="283D3A9B" w14:textId="77777777" w:rsidR="00F453C9" w:rsidRDefault="00F453C9" w:rsidP="00F453C9">
      <w:r>
        <w:rPr>
          <w:sz w:val="20"/>
          <w:szCs w:val="20"/>
        </w:rPr>
        <w:t>Minor comment:</w:t>
      </w:r>
    </w:p>
    <w:p w14:paraId="7C227468" w14:textId="77777777" w:rsidR="00F453C9" w:rsidRDefault="00F453C9" w:rsidP="00F453C9">
      <w:r>
        <w:rPr>
          <w:color w:val="1D1D1D"/>
          <w:sz w:val="20"/>
          <w:szCs w:val="20"/>
          <w:highlight w:val="white"/>
        </w:rPr>
        <w:t>-Discussion/analysis: Here, the temporal window of EEG analyses corresponded to the full demonstration. This is understandable, however I am curious about what happens during a shorter temporal window, such as the conclusion of the demonstration. I am not sure whether this can apply to the current tasks, but if the authors have the opportunity to define a more specific window, I would suggest running exploratory analyses.</w:t>
      </w:r>
      <w:r>
        <w:rPr>
          <w:sz w:val="20"/>
          <w:szCs w:val="20"/>
        </w:rPr>
        <w:t xml:space="preserve"> </w:t>
      </w:r>
    </w:p>
  </w:comment>
  <w:comment w:id="199" w:author="Venera Gashaj" w:date="2023-05-02T18:29:00Z" w:initials="VG">
    <w:p w14:paraId="1FDF19BD" w14:textId="77777777" w:rsidR="00F453C9" w:rsidRDefault="00F453C9" w:rsidP="00F453C9">
      <w:r>
        <w:rPr>
          <w:rStyle w:val="CommentReference"/>
        </w:rPr>
        <w:annotationRef/>
      </w:r>
      <w:r>
        <w:rPr>
          <w:sz w:val="20"/>
          <w:szCs w:val="20"/>
        </w:rPr>
        <w:t>Thank you for your insightful comment. We appreciate your suggestion to analyze a shorter temporal window.</w:t>
      </w:r>
    </w:p>
    <w:p w14:paraId="4CEB1BE2" w14:textId="77777777" w:rsidR="00F453C9" w:rsidRDefault="00F453C9" w:rsidP="00F453C9"/>
    <w:p w14:paraId="1F07DB9F" w14:textId="77777777" w:rsidR="00F453C9" w:rsidRDefault="00F453C9" w:rsidP="00F453C9">
      <w:r>
        <w:rPr>
          <w:sz w:val="20"/>
          <w:szCs w:val="20"/>
        </w:rPr>
        <w:t>In fact, reviewer two also suggested something similar, and we followed both of your suggestions by conducting an analysis with a narrower window, following Rubinsten et al (2020). We chose the time window at the beginning of each demonstration, namely the window between the first 100 and 200ms. This allowed us to investigate the brain signal associated with the initial processing of the stimuli, which is relevant for the current tasks.</w:t>
      </w:r>
    </w:p>
  </w:comment>
  <w:comment w:id="201" w:author="Venera Gashaj" w:date="2023-04-24T13:30:00Z" w:initials="VG">
    <w:p w14:paraId="51778C79" w14:textId="0A52D544" w:rsidR="00F453C9" w:rsidRDefault="00F453C9" w:rsidP="00F453C9">
      <w:r>
        <w:rPr>
          <w:rStyle w:val="CommentReference"/>
        </w:rPr>
        <w:annotationRef/>
      </w:r>
      <w:r>
        <w:rPr>
          <w:sz w:val="20"/>
          <w:szCs w:val="20"/>
        </w:rPr>
        <w:t>Reviewer 1</w:t>
      </w:r>
    </w:p>
    <w:p w14:paraId="7254CBE1" w14:textId="77777777" w:rsidR="00F453C9" w:rsidRDefault="00F453C9" w:rsidP="00F453C9">
      <w:r>
        <w:rPr>
          <w:sz w:val="20"/>
          <w:szCs w:val="20"/>
        </w:rPr>
        <w:t>Comment 3:</w:t>
      </w:r>
    </w:p>
    <w:p w14:paraId="64044F37" w14:textId="77777777" w:rsidR="00F453C9" w:rsidRDefault="00F453C9" w:rsidP="00F453C9">
      <w:r>
        <w:rPr>
          <w:color w:val="1D1D1D"/>
          <w:sz w:val="20"/>
          <w:szCs w:val="20"/>
          <w:highlight w:val="white"/>
        </w:rPr>
        <w:t>3. Analysis and discussion of individual differences. In its current form, the paper overlooks the question of individual differences. The authors collected the relevant data to better characterize their population in terms of weekly exposure to mathematical content, and their familiarity as well as relative ease of difficulty completing the two tasks. From this perspective, the large variability in behavioral measures between participants (at least for proficiency with math) may actually be a strength more than a limitation. While the authors present correlational analyses among these behavioral measures, it would benefit the article to investigate the effect of behavioral variables on the brain signal associated with each task. Maybe a difference in the neural processing of symbolic versus geometrical demonstrations would emerge in participants with a higher expertise in math? Or maybe in participants who reported more understanding in both tasks? These differences in behavioral measures may also not be associated with any differences at the brain level, but readers would probably like to know the answer. As a suggestion, for some of the behavioral measures, the author can compute a "difference score" between the two formats (illustrating more familiarity with one format over the other, and how much their understanding was easier in the symbolic versus symbolic task). They can then use the difference score as a covariate in the ANOVA corresponding to each power band/electrode sites. </w:t>
      </w:r>
      <w:r>
        <w:rPr>
          <w:sz w:val="20"/>
          <w:szCs w:val="20"/>
        </w:rPr>
        <w:t xml:space="preserve"> </w:t>
      </w:r>
    </w:p>
  </w:comment>
  <w:comment w:id="202" w:author="Venera Gashaj" w:date="2023-05-01T19:24:00Z" w:initials="VG">
    <w:p w14:paraId="2A2A6623" w14:textId="77777777" w:rsidR="00F453C9" w:rsidRDefault="00F453C9" w:rsidP="00F453C9">
      <w:r>
        <w:rPr>
          <w:rStyle w:val="CommentReference"/>
        </w:rPr>
        <w:annotationRef/>
      </w:r>
      <w:r>
        <w:rPr>
          <w:sz w:val="20"/>
          <w:szCs w:val="20"/>
        </w:rPr>
        <w:t>We agree that it would be informative to investigate the effect of behavioral variables on the brain signal associated with each task. We took your suggestion and computed a "difference score" between the two task formats as a covariate in our ANOVA analyses. These results can be found under the subtitle "Exploratory Analysis" in our paper. We found that the difference score was significantly related to some of the power band measures at certain electrode sites, which suggests that individual differences in familiarity and understanding of the tasks may indeed have an impact on the neural processing of the tasks.</w:t>
      </w:r>
    </w:p>
    <w:p w14:paraId="379D134C" w14:textId="77777777" w:rsidR="00F453C9" w:rsidRDefault="00F453C9" w:rsidP="00F453C9"/>
    <w:p w14:paraId="2616ADC4" w14:textId="77777777" w:rsidR="00F453C9" w:rsidRDefault="00F453C9" w:rsidP="00F453C9">
      <w:r>
        <w:rPr>
          <w:sz w:val="20"/>
          <w:szCs w:val="20"/>
        </w:rPr>
        <w:t>We are grateful for your suggestion, as it led to valuable insights into the relationships between behavioral and neural measures in our study. We hope that these results will contribute to a better understanding of the mechanisms underlying mathematical cognition.</w:t>
      </w:r>
    </w:p>
  </w:comment>
  <w:comment w:id="209" w:author="Venera Gashaj" w:date="2023-04-24T13:26:00Z" w:initials="VG">
    <w:p w14:paraId="75A463A4" w14:textId="5AF05A77" w:rsidR="00F453C9" w:rsidRDefault="00F453C9" w:rsidP="00447D68">
      <w:r>
        <w:rPr>
          <w:rStyle w:val="CommentReference"/>
        </w:rPr>
        <w:annotationRef/>
      </w:r>
      <w:r>
        <w:rPr>
          <w:sz w:val="20"/>
          <w:szCs w:val="20"/>
        </w:rPr>
        <w:t>Reviewer 1</w:t>
      </w:r>
    </w:p>
    <w:p w14:paraId="3E8F8982" w14:textId="77777777" w:rsidR="00F453C9" w:rsidRDefault="00F453C9" w:rsidP="00447D68">
      <w:r>
        <w:rPr>
          <w:sz w:val="20"/>
          <w:szCs w:val="20"/>
        </w:rPr>
        <w:t>Minor comment:</w:t>
      </w:r>
    </w:p>
    <w:p w14:paraId="239B0EAE" w14:textId="77777777" w:rsidR="00F453C9" w:rsidRDefault="00F453C9" w:rsidP="00447D68">
      <w:r>
        <w:rPr>
          <w:color w:val="1D1D1D"/>
          <w:sz w:val="20"/>
          <w:szCs w:val="20"/>
          <w:highlight w:val="white"/>
        </w:rPr>
        <w:t>-Analysis: A minor change in the structure would bring a little more clarity. Could you put the "statistical analysis" section of behavioral data (page 11, lines 45 to 52) immediately after the "preprocessing - behavioral data" section on page 10, line 41? This way, the behavioral and neurophysiological processing are clearly compartmentalized.</w:t>
      </w:r>
    </w:p>
    <w:p w14:paraId="0E8EE382" w14:textId="77777777" w:rsidR="00F453C9" w:rsidRDefault="00F453C9" w:rsidP="00447D68">
      <w:r>
        <w:rPr>
          <w:color w:val="1D1D1D"/>
          <w:sz w:val="20"/>
          <w:szCs w:val="20"/>
          <w:highlight w:val="white"/>
        </w:rPr>
        <w:t>-Analysis: To describe the statistical analyses of EEG data, the authors write "Furthermore, we investigated the differences in beta and gamma waves by conducting two repeated measures ANOVAs with Bonferroni adjusted pairwise comparisons."</w:t>
      </w:r>
    </w:p>
    <w:p w14:paraId="1ABAB1D8" w14:textId="77777777" w:rsidR="00F453C9" w:rsidRDefault="00F453C9" w:rsidP="00447D68">
      <w:r>
        <w:rPr>
          <w:color w:val="1D1D1D"/>
          <w:sz w:val="20"/>
          <w:szCs w:val="20"/>
          <w:highlight w:val="white"/>
        </w:rPr>
        <w:t>Could you write more detail here about the ANOVA you conducted for the brain data? For example, mention explicitly that a first ANOVA assessed gamma power on Fronto-central electrodes with electrode site and task format as within-subject factors; likewise for the second ANOVA on the parietal electrodes.</w:t>
      </w:r>
      <w:r>
        <w:rPr>
          <w:sz w:val="20"/>
          <w:szCs w:val="20"/>
        </w:rPr>
        <w:t xml:space="preserve"> </w:t>
      </w:r>
    </w:p>
  </w:comment>
  <w:comment w:id="210" w:author="Venera Gashaj" w:date="2023-04-30T22:51:00Z" w:initials="VG">
    <w:p w14:paraId="25748581" w14:textId="77777777" w:rsidR="00F453C9" w:rsidRDefault="00F453C9" w:rsidP="00F453C9">
      <w:r>
        <w:rPr>
          <w:rStyle w:val="CommentReference"/>
        </w:rPr>
        <w:annotationRef/>
      </w:r>
      <w:r>
        <w:rPr>
          <w:sz w:val="20"/>
          <w:szCs w:val="20"/>
        </w:rPr>
        <w:t>We agree that this restructuring improves readability and understanding. We have restructured the respective parts.</w:t>
      </w:r>
    </w:p>
    <w:p w14:paraId="025616C7" w14:textId="77777777" w:rsidR="00F453C9" w:rsidRDefault="00F453C9" w:rsidP="00F453C9">
      <w:r>
        <w:rPr>
          <w:sz w:val="20"/>
          <w:szCs w:val="20"/>
        </w:rPr>
        <w:t>Furthermore, we have specified the factors of the ANOVAS. Please see analysis section for the changes.</w:t>
      </w:r>
    </w:p>
  </w:comment>
  <w:comment w:id="216" w:author="Venera Gashaj" w:date="2023-04-24T13:26:00Z" w:initials="VG">
    <w:p w14:paraId="5ECBB6B2" w14:textId="65FB410D" w:rsidR="00F453C9" w:rsidRDefault="00F453C9" w:rsidP="00F453C9">
      <w:r>
        <w:rPr>
          <w:rStyle w:val="CommentReference"/>
        </w:rPr>
        <w:annotationRef/>
      </w:r>
      <w:r>
        <w:rPr>
          <w:sz w:val="20"/>
          <w:szCs w:val="20"/>
        </w:rPr>
        <w:t>Reviewer 1</w:t>
      </w:r>
    </w:p>
    <w:p w14:paraId="482CADCB" w14:textId="77777777" w:rsidR="00F453C9" w:rsidRDefault="00F453C9" w:rsidP="00F453C9">
      <w:r>
        <w:rPr>
          <w:sz w:val="20"/>
          <w:szCs w:val="20"/>
        </w:rPr>
        <w:t>Minor comment:</w:t>
      </w:r>
    </w:p>
    <w:p w14:paraId="75142A7F" w14:textId="77777777" w:rsidR="00F453C9" w:rsidRDefault="00F453C9" w:rsidP="00F453C9">
      <w:r>
        <w:rPr>
          <w:color w:val="1D1D1D"/>
          <w:sz w:val="20"/>
          <w:szCs w:val="20"/>
          <w:highlight w:val="white"/>
        </w:rPr>
        <w:t>-Analysis: A minor change in the structure would bring a little more clarity. Could you put the "statistical analysis" section of behavioral data (page 11, lines 45 to 52) immediately after the "preprocessing - behavioral data" section on page 10, line 41? This way, the behavioral and neurophysiological processing are clearly compartmentalized.</w:t>
      </w:r>
    </w:p>
    <w:p w14:paraId="21AF3D9A" w14:textId="77777777" w:rsidR="00F453C9" w:rsidRDefault="00F453C9" w:rsidP="00F453C9">
      <w:r>
        <w:rPr>
          <w:color w:val="1D1D1D"/>
          <w:sz w:val="20"/>
          <w:szCs w:val="20"/>
          <w:highlight w:val="white"/>
        </w:rPr>
        <w:t>-Analysis: To describe the statistical analyses of EEG data, the authors write "Furthermore, we investigated the differences in beta and gamma waves by conducting two repeated measures ANOVAs with Bonferroni adjusted pairwise comparisons."</w:t>
      </w:r>
    </w:p>
    <w:p w14:paraId="122D3FDA" w14:textId="77777777" w:rsidR="00F453C9" w:rsidRDefault="00F453C9" w:rsidP="00F453C9">
      <w:r>
        <w:rPr>
          <w:color w:val="1D1D1D"/>
          <w:sz w:val="20"/>
          <w:szCs w:val="20"/>
          <w:highlight w:val="white"/>
        </w:rPr>
        <w:t>Could you write more detail here about the ANOVA you conducted for the brain data? For example, mention explicitly that a first ANOVA assessed gamma power on Fronto-central electrodes with electrode site and task format as within-subject factors; likewise for the second ANOVA on the parietal electrodes.</w:t>
      </w:r>
      <w:r>
        <w:rPr>
          <w:sz w:val="20"/>
          <w:szCs w:val="20"/>
        </w:rPr>
        <w:t xml:space="preserve"> </w:t>
      </w:r>
    </w:p>
  </w:comment>
  <w:comment w:id="217" w:author="Venera Gashaj" w:date="2023-04-24T18:06:00Z" w:initials="VG">
    <w:p w14:paraId="69E5AD21" w14:textId="77777777" w:rsidR="00F453C9" w:rsidRDefault="00F453C9" w:rsidP="00F453C9">
      <w:r>
        <w:rPr>
          <w:rStyle w:val="CommentReference"/>
        </w:rPr>
        <w:annotationRef/>
      </w:r>
      <w:r>
        <w:rPr>
          <w:sz w:val="20"/>
          <w:szCs w:val="20"/>
        </w:rPr>
        <w:t>Done.</w:t>
      </w:r>
    </w:p>
    <w:p w14:paraId="2E5BE902" w14:textId="77777777" w:rsidR="00F453C9" w:rsidRDefault="00F453C9" w:rsidP="00F453C9">
      <w:r>
        <w:rPr>
          <w:sz w:val="20"/>
          <w:szCs w:val="20"/>
        </w:rPr>
        <w:t>The statstical analysis of the behavioral data was shifted to the subheading “behavioral data”, whereas the statistical analysis of neurophysiological data was extended to include more information about the ANOVAs and also included under the subheading “neurophysiological data”.</w:t>
      </w:r>
    </w:p>
  </w:comment>
  <w:comment w:id="223" w:author="Venera Gashaj" w:date="2023-04-24T13:27:00Z" w:initials="VG">
    <w:p w14:paraId="048484C7" w14:textId="62D53102" w:rsidR="00F453C9" w:rsidRDefault="00F453C9" w:rsidP="00F453C9">
      <w:r>
        <w:rPr>
          <w:rStyle w:val="CommentReference"/>
        </w:rPr>
        <w:annotationRef/>
      </w:r>
      <w:r>
        <w:rPr>
          <w:sz w:val="20"/>
          <w:szCs w:val="20"/>
        </w:rPr>
        <w:t>Reviewer 1</w:t>
      </w:r>
    </w:p>
    <w:p w14:paraId="6AE68B4D" w14:textId="77777777" w:rsidR="00F453C9" w:rsidRDefault="00F453C9" w:rsidP="00F453C9">
      <w:r>
        <w:rPr>
          <w:sz w:val="20"/>
          <w:szCs w:val="20"/>
        </w:rPr>
        <w:t>Minor comment:</w:t>
      </w:r>
    </w:p>
    <w:p w14:paraId="297AEDFA" w14:textId="77777777" w:rsidR="00F453C9" w:rsidRDefault="00F453C9" w:rsidP="00F453C9">
      <w:r>
        <w:rPr>
          <w:color w:val="1D1D1D"/>
          <w:sz w:val="20"/>
          <w:szCs w:val="20"/>
          <w:highlight w:val="white"/>
        </w:rPr>
        <w:t>-Results: Could the authors provide a figure for the behavioral results? </w:t>
      </w:r>
    </w:p>
    <w:p w14:paraId="726E0AC4" w14:textId="77777777" w:rsidR="00F453C9" w:rsidRDefault="00F453C9" w:rsidP="00F453C9">
      <w:r>
        <w:rPr>
          <w:color w:val="1D1D1D"/>
          <w:sz w:val="20"/>
          <w:szCs w:val="20"/>
          <w:highlight w:val="white"/>
        </w:rPr>
        <w:t>-Results: Was there any effect of task order? </w:t>
      </w:r>
      <w:r>
        <w:rPr>
          <w:sz w:val="20"/>
          <w:szCs w:val="20"/>
        </w:rPr>
        <w:t xml:space="preserve"> </w:t>
      </w:r>
    </w:p>
  </w:comment>
  <w:comment w:id="224" w:author="Venera Gashaj" w:date="2023-04-30T23:07:00Z" w:initials="VG">
    <w:p w14:paraId="43AD026C" w14:textId="77777777" w:rsidR="00F453C9" w:rsidRDefault="00F453C9" w:rsidP="00F453C9">
      <w:r>
        <w:rPr>
          <w:rStyle w:val="CommentReference"/>
        </w:rPr>
        <w:annotationRef/>
      </w:r>
      <w:r>
        <w:rPr>
          <w:sz w:val="20"/>
          <w:szCs w:val="20"/>
        </w:rPr>
        <w:t xml:space="preserve">Thank you for this comment. Regarding the behavioral results, we have included a figure in the revised manuscript. As for the task order, we randomized the order of the demonstrations to control for any potential order effects. This information is now included in the revised manuscript. </w:t>
      </w:r>
    </w:p>
    <w:p w14:paraId="5BF55A3B" w14:textId="77777777" w:rsidR="00F453C9" w:rsidRDefault="00F453C9" w:rsidP="00F453C9">
      <w:r>
        <w:rPr>
          <w:sz w:val="20"/>
          <w:szCs w:val="20"/>
        </w:rPr>
        <w:t>Furthermore, we specified in the methods section “</w:t>
      </w:r>
      <w:r>
        <w:rPr>
          <w:color w:val="0D1019"/>
          <w:sz w:val="20"/>
          <w:szCs w:val="20"/>
        </w:rPr>
        <w:t>. In order to control for order effects, half of the participants started with four symbolic demonstrations, then their non-symbolic counterparts; the other half started with four non-symbolic demonstrations, then their symbolic counterparts. The order between the blocks of symbolic or non-symbolic demonstrations was kept constant.</w:t>
      </w:r>
      <w:r>
        <w:rPr>
          <w:sz w:val="20"/>
          <w:szCs w:val="20"/>
        </w:rPr>
        <w:t xml:space="preserve"> “</w:t>
      </w:r>
    </w:p>
  </w:comment>
  <w:comment w:id="229" w:author="Venera Gashaj" w:date="2023-04-24T13:42:00Z" w:initials="VG">
    <w:p w14:paraId="7FF7818C" w14:textId="77777777" w:rsidR="00F453C9" w:rsidRDefault="00F453C9" w:rsidP="00110CE1">
      <w:r>
        <w:rPr>
          <w:rStyle w:val="CommentReference"/>
        </w:rPr>
        <w:annotationRef/>
      </w:r>
      <w:r>
        <w:rPr>
          <w:color w:val="1D1D1D"/>
          <w:sz w:val="20"/>
          <w:szCs w:val="20"/>
          <w:highlight w:val="white"/>
        </w:rPr>
        <w:t>Reviewer 2</w:t>
      </w:r>
    </w:p>
    <w:p w14:paraId="5531D344" w14:textId="77777777" w:rsidR="00F453C9" w:rsidRDefault="00F453C9" w:rsidP="00110CE1">
      <w:r>
        <w:rPr>
          <w:color w:val="1D1D1D"/>
          <w:sz w:val="20"/>
          <w:szCs w:val="20"/>
          <w:highlight w:val="white"/>
        </w:rPr>
        <w:t>Comment 8. Table 2. Are p-values corrected for multiple comparisons?</w:t>
      </w:r>
      <w:r>
        <w:rPr>
          <w:sz w:val="20"/>
          <w:szCs w:val="20"/>
        </w:rPr>
        <w:t xml:space="preserve"> </w:t>
      </w:r>
    </w:p>
  </w:comment>
  <w:comment w:id="230" w:author="Venera Gashaj" w:date="2023-04-24T18:42:00Z" w:initials="VG">
    <w:p w14:paraId="7382B7D5" w14:textId="77777777" w:rsidR="00F453C9" w:rsidRDefault="00F453C9" w:rsidP="00110CE1">
      <w:r>
        <w:rPr>
          <w:rStyle w:val="CommentReference"/>
        </w:rPr>
        <w:annotationRef/>
      </w:r>
      <w:r>
        <w:rPr>
          <w:sz w:val="20"/>
          <w:szCs w:val="20"/>
        </w:rPr>
        <w:t>All p-values are corrected for multiple comparison – we mention this right before figure 4 is introduced. However, the correlation analysis was not corrected, since there is no comparison made.</w:t>
      </w:r>
    </w:p>
  </w:comment>
  <w:comment w:id="431" w:author="Venera Gashaj" w:date="2023-04-24T13:49:00Z" w:initials="VG">
    <w:p w14:paraId="165795C0" w14:textId="7EFE32CA" w:rsidR="00F453C9" w:rsidRDefault="00F453C9" w:rsidP="00F453C9">
      <w:r>
        <w:rPr>
          <w:rStyle w:val="CommentReference"/>
        </w:rPr>
        <w:annotationRef/>
      </w:r>
      <w:r>
        <w:rPr>
          <w:color w:val="1D1D1D"/>
          <w:sz w:val="20"/>
          <w:szCs w:val="20"/>
          <w:highlight w:val="white"/>
        </w:rPr>
        <w:t>Reviewer 2</w:t>
      </w:r>
    </w:p>
    <w:p w14:paraId="39189CED" w14:textId="77777777" w:rsidR="00F453C9" w:rsidRDefault="00F453C9" w:rsidP="00F453C9">
      <w:r>
        <w:rPr>
          <w:color w:val="1D1D1D"/>
          <w:sz w:val="20"/>
          <w:szCs w:val="20"/>
          <w:highlight w:val="white"/>
        </w:rPr>
        <w:t>Commenz 14. In the discussion the authors claim that "both S and NS demonstration provoked strong beta oscillations". No baseline correction is described anywhere in the Methods sections. Therefore, the authors cannot claim that demonstrations "provoked" anything. The beta power might be the same during the demonstrations than before. These might be simply background oscillations unrelated to the task, which threatens the author's interpretations. The analysis should be repeated with baseline-corrected power.</w:t>
      </w:r>
    </w:p>
    <w:p w14:paraId="0048F017" w14:textId="77777777" w:rsidR="00F453C9" w:rsidRDefault="00F453C9" w:rsidP="00F453C9"/>
    <w:p w14:paraId="6A120D84" w14:textId="77777777" w:rsidR="00F453C9" w:rsidRDefault="00F453C9" w:rsidP="00F453C9"/>
  </w:comment>
  <w:comment w:id="432" w:author="Venera Gashaj" w:date="2023-04-24T18:12:00Z" w:initials="VG">
    <w:p w14:paraId="64C75D8B" w14:textId="77777777" w:rsidR="00F453C9" w:rsidRDefault="00F453C9" w:rsidP="00F453C9">
      <w:r>
        <w:rPr>
          <w:rStyle w:val="CommentReference"/>
        </w:rPr>
        <w:annotationRef/>
      </w:r>
      <w:r>
        <w:rPr>
          <w:sz w:val="20"/>
          <w:szCs w:val="20"/>
        </w:rPr>
        <w:t>We thank Reviewer 2 for pointing out this very important detail. We have indeed corrected the EEG data with a baseline, we have now included the statement in the preprocessing section.</w:t>
      </w:r>
    </w:p>
  </w:comment>
  <w:comment w:id="437" w:author="Venera Gashaj" w:date="2023-04-24T13:47:00Z" w:initials="VG">
    <w:p w14:paraId="69E9E84F" w14:textId="2ACBB909" w:rsidR="00F453C9" w:rsidRDefault="00F453C9" w:rsidP="00F453C9">
      <w:r>
        <w:rPr>
          <w:rStyle w:val="CommentReference"/>
        </w:rPr>
        <w:annotationRef/>
      </w:r>
      <w:r>
        <w:rPr>
          <w:color w:val="1D1D1D"/>
          <w:sz w:val="20"/>
          <w:szCs w:val="20"/>
          <w:highlight w:val="white"/>
        </w:rPr>
        <w:t>Reviewer 2</w:t>
      </w:r>
    </w:p>
    <w:p w14:paraId="4D821409" w14:textId="77777777" w:rsidR="00F453C9" w:rsidRDefault="00F453C9" w:rsidP="00F453C9">
      <w:r>
        <w:rPr>
          <w:color w:val="1D1D1D"/>
          <w:sz w:val="20"/>
          <w:szCs w:val="20"/>
          <w:highlight w:val="white"/>
        </w:rPr>
        <w:t>Comment 12. Fig. 3 and 4, y axis, units missing. In Fig. 3, the error bars are not fully seen.</w:t>
      </w:r>
    </w:p>
    <w:p w14:paraId="12478858" w14:textId="77777777" w:rsidR="00F453C9" w:rsidRDefault="00F453C9" w:rsidP="00F453C9"/>
    <w:p w14:paraId="5B3F4ACE" w14:textId="77777777" w:rsidR="00F453C9" w:rsidRDefault="00F453C9" w:rsidP="00F453C9"/>
  </w:comment>
  <w:comment w:id="438" w:author="Venera Gashaj" w:date="2023-04-24T18:42:00Z" w:initials="VG">
    <w:p w14:paraId="55FFEFDE" w14:textId="77777777" w:rsidR="00F453C9" w:rsidRDefault="00F453C9" w:rsidP="00F453C9">
      <w:r>
        <w:rPr>
          <w:rStyle w:val="CommentReference"/>
        </w:rPr>
        <w:annotationRef/>
      </w:r>
      <w:r>
        <w:rPr>
          <w:sz w:val="20"/>
          <w:szCs w:val="20"/>
        </w:rPr>
        <w:t>Thank you for pointing this out. We have made new figures since we re-ran the analyses.</w:t>
      </w:r>
    </w:p>
  </w:comment>
  <w:comment w:id="507" w:author="Venera Gashaj" w:date="2023-04-24T13:46:00Z" w:initials="VG">
    <w:p w14:paraId="20526662" w14:textId="21020BF4" w:rsidR="00F453C9" w:rsidRDefault="00F453C9" w:rsidP="00F453C9">
      <w:r>
        <w:rPr>
          <w:rStyle w:val="CommentReference"/>
        </w:rPr>
        <w:annotationRef/>
      </w:r>
      <w:r>
        <w:rPr>
          <w:sz w:val="20"/>
          <w:szCs w:val="20"/>
        </w:rPr>
        <w:t>Reviewer 2</w:t>
      </w:r>
    </w:p>
    <w:p w14:paraId="4CFEE858" w14:textId="77777777" w:rsidR="00F453C9" w:rsidRDefault="00F453C9" w:rsidP="00F453C9">
      <w:r>
        <w:rPr>
          <w:sz w:val="20"/>
          <w:szCs w:val="20"/>
        </w:rPr>
        <w:t xml:space="preserve">Comment </w:t>
      </w:r>
      <w:r>
        <w:rPr>
          <w:color w:val="1D1D1D"/>
          <w:sz w:val="20"/>
          <w:szCs w:val="20"/>
          <w:highlight w:val="white"/>
        </w:rPr>
        <w:t>11. P. 17, l. 33, "POz showed lower beta power…". In Fig. 4, POz has the largest beta power.</w:t>
      </w:r>
    </w:p>
  </w:comment>
  <w:comment w:id="508" w:author="Venera Gashaj" w:date="2023-04-24T18:41:00Z" w:initials="VG">
    <w:p w14:paraId="400ECC0D" w14:textId="77777777" w:rsidR="00F453C9" w:rsidRDefault="00F453C9" w:rsidP="00F453C9">
      <w:r>
        <w:rPr>
          <w:rStyle w:val="CommentReference"/>
        </w:rPr>
        <w:annotationRef/>
      </w:r>
      <w:r>
        <w:rPr>
          <w:sz w:val="20"/>
          <w:szCs w:val="20"/>
        </w:rPr>
        <w:t>We thank Reviewer 2 for pointing out that our formulation is confusing to the reader. We have edited the statement, it now says: “…higher beta power compared...”</w:t>
      </w:r>
    </w:p>
  </w:comment>
  <w:comment w:id="539" w:author="Venera Gashaj" w:date="2023-04-24T13:46:00Z" w:initials="VG">
    <w:p w14:paraId="10D016AA" w14:textId="77777777" w:rsidR="00F453C9" w:rsidRDefault="00F453C9" w:rsidP="00D42FE7">
      <w:r>
        <w:rPr>
          <w:rStyle w:val="CommentReference"/>
        </w:rPr>
        <w:annotationRef/>
      </w:r>
      <w:r>
        <w:rPr>
          <w:sz w:val="20"/>
          <w:szCs w:val="20"/>
        </w:rPr>
        <w:t>Reviewer 2</w:t>
      </w:r>
    </w:p>
    <w:p w14:paraId="1A0243AA" w14:textId="77777777" w:rsidR="00F453C9" w:rsidRDefault="00F453C9" w:rsidP="00D42FE7">
      <w:r>
        <w:rPr>
          <w:sz w:val="20"/>
          <w:szCs w:val="20"/>
        </w:rPr>
        <w:t xml:space="preserve">Comment </w:t>
      </w:r>
      <w:r>
        <w:rPr>
          <w:color w:val="1D1D1D"/>
          <w:sz w:val="20"/>
          <w:szCs w:val="20"/>
          <w:highlight w:val="white"/>
        </w:rPr>
        <w:t>11. P. 17, l. 33, "POz showed lower beta power…". In Fig. 4, POz has the largest beta power.</w:t>
      </w:r>
    </w:p>
  </w:comment>
  <w:comment w:id="540" w:author="Venera Gashaj" w:date="2023-04-24T18:41:00Z" w:initials="VG">
    <w:p w14:paraId="63EA844E" w14:textId="77777777" w:rsidR="00F453C9" w:rsidRDefault="00F453C9" w:rsidP="00D42FE7">
      <w:r>
        <w:rPr>
          <w:rStyle w:val="CommentReference"/>
        </w:rPr>
        <w:annotationRef/>
      </w:r>
      <w:r>
        <w:rPr>
          <w:sz w:val="20"/>
          <w:szCs w:val="20"/>
        </w:rPr>
        <w:t>We thank Reviewer 2 for pointing out that our formulation is confusing to the reader. We have edited the statement, it now says: “…higher beta power compared...”</w:t>
      </w:r>
    </w:p>
  </w:comment>
  <w:comment w:id="543" w:author="Venera Gashaj" w:date="2023-04-24T13:29:00Z" w:initials="VG">
    <w:p w14:paraId="7C51D77B" w14:textId="7921A4C5" w:rsidR="00F453C9" w:rsidRDefault="00F453C9" w:rsidP="00F453C9">
      <w:r>
        <w:rPr>
          <w:rStyle w:val="CommentReference"/>
        </w:rPr>
        <w:annotationRef/>
      </w:r>
      <w:r>
        <w:rPr>
          <w:sz w:val="20"/>
          <w:szCs w:val="20"/>
        </w:rPr>
        <w:t>Reviewer 1</w:t>
      </w:r>
    </w:p>
    <w:p w14:paraId="6AC48636" w14:textId="77777777" w:rsidR="00F453C9" w:rsidRDefault="00F453C9" w:rsidP="00F453C9">
      <w:r>
        <w:rPr>
          <w:sz w:val="20"/>
          <w:szCs w:val="20"/>
        </w:rPr>
        <w:t>Minor comment:</w:t>
      </w:r>
    </w:p>
    <w:p w14:paraId="23693EDB" w14:textId="77777777" w:rsidR="00F453C9" w:rsidRDefault="00F453C9" w:rsidP="00F453C9">
      <w:r>
        <w:rPr>
          <w:color w:val="1D1D1D"/>
          <w:sz w:val="20"/>
          <w:szCs w:val="20"/>
          <w:highlight w:val="white"/>
        </w:rPr>
        <w:t>-Discussion: the authors write "it was unclear whether the dissociation in oscillatory dynamics extends to more natural stimuli, such as mathematical proofs." Are mathematical proofs really more natural? It seems to me that they require a very formal training. I would suggest changing the term to something like "more complex stimuli" or "rich stimuli".</w:t>
      </w:r>
    </w:p>
  </w:comment>
  <w:comment w:id="544" w:author="Venera Gashaj" w:date="2023-04-24T13:48:00Z" w:initials="VG">
    <w:p w14:paraId="12B01351" w14:textId="4B8B21C8" w:rsidR="00F453C9" w:rsidRDefault="00F453C9" w:rsidP="00F453C9">
      <w:r>
        <w:rPr>
          <w:rStyle w:val="CommentReference"/>
        </w:rPr>
        <w:annotationRef/>
      </w:r>
      <w:r>
        <w:rPr>
          <w:color w:val="1D1D1D"/>
          <w:sz w:val="20"/>
          <w:szCs w:val="20"/>
          <w:highlight w:val="white"/>
        </w:rPr>
        <w:t>Reviewer 2</w:t>
      </w:r>
    </w:p>
    <w:p w14:paraId="07E1BAC2" w14:textId="77777777" w:rsidR="00F453C9" w:rsidRDefault="00F453C9" w:rsidP="00F453C9">
      <w:r>
        <w:rPr>
          <w:color w:val="1D1D1D"/>
          <w:sz w:val="20"/>
          <w:szCs w:val="20"/>
          <w:highlight w:val="white"/>
        </w:rPr>
        <w:t>Coment  13. Discussion: "we found that non-symbolic demonstration were not…". The formulation is confusing: from results I get that "understanding was lower for NS version than S".</w:t>
      </w:r>
    </w:p>
    <w:p w14:paraId="79C65E05" w14:textId="77777777" w:rsidR="00F453C9" w:rsidRDefault="00F453C9" w:rsidP="00F453C9"/>
    <w:p w14:paraId="57EAB8D7" w14:textId="77777777" w:rsidR="00F453C9" w:rsidRDefault="00F453C9" w:rsidP="00F453C9"/>
  </w:comment>
  <w:comment w:id="545" w:author="Venera Gashaj" w:date="2023-04-24T18:36:00Z" w:initials="VG">
    <w:p w14:paraId="44890266" w14:textId="77777777" w:rsidR="00F453C9" w:rsidRDefault="00F453C9" w:rsidP="00F453C9">
      <w:r>
        <w:rPr>
          <w:rStyle w:val="CommentReference"/>
        </w:rPr>
        <w:annotationRef/>
      </w:r>
      <w:r>
        <w:rPr>
          <w:sz w:val="20"/>
          <w:szCs w:val="20"/>
        </w:rPr>
        <w:t>We thank Reviewer 2 for pointing out that our formulation is confusing to the reader. We have edited the statement, it now says: “…we found that the non-symbolic demonstrations were harder to understand than symbolic demonstrations.”</w:t>
      </w:r>
    </w:p>
  </w:comment>
  <w:comment w:id="565" w:author="Venera Gashaj" w:date="2023-04-24T13:49:00Z" w:initials="VG">
    <w:p w14:paraId="1E7F56B3" w14:textId="4254F600" w:rsidR="00F453C9" w:rsidRDefault="00F453C9" w:rsidP="00F453C9">
      <w:r>
        <w:rPr>
          <w:rStyle w:val="CommentReference"/>
        </w:rPr>
        <w:annotationRef/>
      </w:r>
      <w:r>
        <w:rPr>
          <w:color w:val="1D1D1D"/>
          <w:sz w:val="20"/>
          <w:szCs w:val="20"/>
          <w:highlight w:val="white"/>
        </w:rPr>
        <w:t>Reviewer 2</w:t>
      </w:r>
    </w:p>
    <w:p w14:paraId="162DCA5A" w14:textId="77777777" w:rsidR="00F453C9" w:rsidRDefault="00F453C9" w:rsidP="00F453C9">
      <w:r>
        <w:rPr>
          <w:color w:val="1D1D1D"/>
          <w:sz w:val="20"/>
          <w:szCs w:val="20"/>
          <w:highlight w:val="white"/>
        </w:rPr>
        <w:t>Comment 15. "It may be that differences… can only be found in specific time windows after stimulus onset". It might be that this effect is observed during the initial engagement with the task. Would it then be possible to repeat the analysis using the same time window (only the first 180ms) as used by Rubinsten and check for this?</w:t>
      </w:r>
    </w:p>
    <w:p w14:paraId="75B89072" w14:textId="77777777" w:rsidR="00F453C9" w:rsidRDefault="00F453C9" w:rsidP="00F453C9"/>
    <w:p w14:paraId="0A9EA72A" w14:textId="77777777" w:rsidR="00F453C9" w:rsidRDefault="00F453C9" w:rsidP="00F453C9"/>
  </w:comment>
  <w:comment w:id="566" w:author="Venera Gashaj" w:date="2023-05-02T18:32:00Z" w:initials="VG">
    <w:p w14:paraId="0AA87574" w14:textId="77777777" w:rsidR="00F453C9" w:rsidRDefault="00F453C9" w:rsidP="00F453C9">
      <w:r>
        <w:rPr>
          <w:rStyle w:val="CommentReference"/>
        </w:rPr>
        <w:annotationRef/>
      </w:r>
      <w:r>
        <w:rPr>
          <w:sz w:val="20"/>
          <w:szCs w:val="20"/>
        </w:rPr>
        <w:t>Thank you for your insightful comments and suggestions regarding the temporal window of our EEG analysis. We agree with your suggestion that differences in brain activity may only be observed during specific time windows after stimulus onset, as suggested by Rubinsten et al. (2020).</w:t>
      </w:r>
    </w:p>
    <w:p w14:paraId="7BAEA347" w14:textId="77777777" w:rsidR="00F453C9" w:rsidRDefault="00F453C9" w:rsidP="00F453C9"/>
    <w:p w14:paraId="2B0A6449" w14:textId="77777777" w:rsidR="00F453C9" w:rsidRDefault="00F453C9" w:rsidP="00F453C9">
      <w:r>
        <w:rPr>
          <w:sz w:val="20"/>
          <w:szCs w:val="20"/>
        </w:rPr>
        <w:t>In response to your suggestion, we conducted additional exploratory analyses using a narrower time window, specifically the first 100-200ms after stimulus onset, which is consistent with the method used by Rubinsten et al. (2020).</w:t>
      </w:r>
    </w:p>
  </w:comment>
  <w:comment w:id="585" w:author="Venera Gashaj" w:date="2023-04-24T13:44:00Z" w:initials="VG">
    <w:p w14:paraId="3697C121" w14:textId="19795C87" w:rsidR="00F453C9" w:rsidRDefault="00F453C9" w:rsidP="00F453C9">
      <w:r>
        <w:rPr>
          <w:rStyle w:val="CommentReference"/>
        </w:rPr>
        <w:annotationRef/>
      </w:r>
      <w:r>
        <w:rPr>
          <w:color w:val="1D1D1D"/>
          <w:sz w:val="20"/>
          <w:szCs w:val="20"/>
          <w:highlight w:val="white"/>
        </w:rPr>
        <w:t>Reviewer 2</w:t>
      </w:r>
    </w:p>
    <w:p w14:paraId="35149EFC" w14:textId="77777777" w:rsidR="00F453C9" w:rsidRDefault="00F453C9" w:rsidP="00F453C9">
      <w:r>
        <w:rPr>
          <w:color w:val="1D1D1D"/>
          <w:sz w:val="20"/>
          <w:szCs w:val="20"/>
          <w:highlight w:val="white"/>
        </w:rPr>
        <w:t>Comment 9. P.16, l.25: "FC4 showed lower gamma power…" in what condition?</w:t>
      </w:r>
      <w:r>
        <w:rPr>
          <w:sz w:val="20"/>
          <w:szCs w:val="20"/>
        </w:rPr>
        <w:t xml:space="preserve"> </w:t>
      </w:r>
    </w:p>
  </w:comment>
  <w:comment w:id="586" w:author="Venera Gashaj" w:date="2023-05-01T18:41:00Z" w:initials="VG">
    <w:p w14:paraId="2ED475CC" w14:textId="77777777" w:rsidR="00F453C9" w:rsidRDefault="00F453C9" w:rsidP="00F453C9">
      <w:r>
        <w:rPr>
          <w:rStyle w:val="CommentReference"/>
        </w:rPr>
        <w:annotationRef/>
      </w:r>
      <w:r>
        <w:rPr>
          <w:sz w:val="20"/>
          <w:szCs w:val="20"/>
        </w:rPr>
        <w:t>We mention in the manuscript that “</w:t>
      </w:r>
      <w:r>
        <w:rPr>
          <w:color w:val="131313"/>
          <w:sz w:val="20"/>
          <w:szCs w:val="20"/>
        </w:rPr>
        <w:t>…the rightmost frontal electrode (FC4) showed lower gamma power for symbolic than non-symbolic demonstrations…”</w:t>
      </w:r>
    </w:p>
  </w:comment>
  <w:comment w:id="594" w:author="Venera Gashaj" w:date="2023-04-24T13:46:00Z" w:initials="VG">
    <w:p w14:paraId="5B58961C" w14:textId="4DEC1F62" w:rsidR="00F453C9" w:rsidRDefault="00F453C9" w:rsidP="00F453C9">
      <w:r>
        <w:rPr>
          <w:rStyle w:val="CommentReference"/>
        </w:rPr>
        <w:annotationRef/>
      </w:r>
      <w:r>
        <w:rPr>
          <w:sz w:val="20"/>
          <w:szCs w:val="20"/>
        </w:rPr>
        <w:t>Reviewer 2</w:t>
      </w:r>
    </w:p>
    <w:p w14:paraId="1A5FDBB0" w14:textId="77777777" w:rsidR="00F453C9" w:rsidRDefault="00F453C9" w:rsidP="00F453C9">
      <w:r>
        <w:rPr>
          <w:color w:val="1D1D1D"/>
          <w:sz w:val="20"/>
          <w:szCs w:val="20"/>
          <w:highlight w:val="white"/>
        </w:rPr>
        <w:t>Comment 10. How do the authors interpret that the difference in gamma power is lateralized in the right hemisphere and maximized at FC4?</w:t>
      </w:r>
      <w:r>
        <w:rPr>
          <w:sz w:val="20"/>
          <w:szCs w:val="20"/>
        </w:rPr>
        <w:t xml:space="preserve"> </w:t>
      </w:r>
    </w:p>
  </w:comment>
  <w:comment w:id="598" w:author="Venera Gashaj" w:date="2023-04-24T13:50:00Z" w:initials="VG">
    <w:p w14:paraId="355159DE" w14:textId="77777777" w:rsidR="00F453C9" w:rsidRDefault="00F453C9" w:rsidP="00F453C9">
      <w:r>
        <w:rPr>
          <w:rStyle w:val="CommentReference"/>
        </w:rPr>
        <w:annotationRef/>
      </w:r>
      <w:r>
        <w:rPr>
          <w:sz w:val="20"/>
          <w:szCs w:val="20"/>
        </w:rPr>
        <w:t>Reviewer 2</w:t>
      </w:r>
    </w:p>
    <w:p w14:paraId="6C97E517" w14:textId="77777777" w:rsidR="00F453C9" w:rsidRDefault="00F453C9" w:rsidP="00F453C9">
      <w:r>
        <w:rPr>
          <w:sz w:val="20"/>
          <w:szCs w:val="20"/>
        </w:rPr>
        <w:t xml:space="preserve">Comment </w:t>
      </w:r>
      <w:r>
        <w:rPr>
          <w:color w:val="1D1D1D"/>
          <w:sz w:val="20"/>
          <w:szCs w:val="20"/>
          <w:highlight w:val="white"/>
        </w:rPr>
        <w:t>16. The authors discuss why they think they could not replicate the effects found in previous studies. In part, they say this might be due to the more ecological setup they proposed. I also think the experimental setup might have too many confounding variables. The authors could discuss, based on their experience, possible alternatives in the experimental setup to overcome this limitation. For instance, one could think of a control condition, where subject watch symbols or geometric figures, that have a similar visual complexity as those appearing on the S and NS demonstrations, but that have no mathematical sense.</w:t>
      </w:r>
    </w:p>
  </w:comment>
  <w:comment w:id="599" w:author="Venera Gashaj" w:date="2023-05-02T18:37:00Z" w:initials="VG">
    <w:p w14:paraId="77BC032A" w14:textId="77777777" w:rsidR="00F453C9" w:rsidRDefault="00F453C9" w:rsidP="00F453C9">
      <w:r>
        <w:rPr>
          <w:rStyle w:val="CommentReference"/>
        </w:rPr>
        <w:annotationRef/>
      </w:r>
      <w:r>
        <w:rPr>
          <w:sz w:val="20"/>
          <w:szCs w:val="20"/>
        </w:rPr>
        <w:t>Thank you for your thoughtful comments on our study. We agree that there may be some limitations in our experimental setup that could have affected our results. As you suggest, a possible solution to address these limitations could be to include a control condition or a baseline condition where subjects watch symbols or geometric figures with similar visual complexity as those in the S and NS demonstrations, but without mathematical meaning. This condition or baseline could then be subtracted from the activity during the demonstrations, this could help to control for potential confounding variables and provide a better comparison to existing studys’ experimental conditions. We have added this now in the last part of the limitations section.</w:t>
      </w:r>
    </w:p>
  </w:comment>
  <w:comment w:id="627" w:author="Venera Gashaj" w:date="2023-04-24T13:30:00Z" w:initials="VG">
    <w:p w14:paraId="32C38103" w14:textId="1B25203A" w:rsidR="00F453C9" w:rsidRDefault="00F453C9" w:rsidP="00F453C9">
      <w:r>
        <w:rPr>
          <w:rStyle w:val="CommentReference"/>
        </w:rPr>
        <w:annotationRef/>
      </w:r>
      <w:r>
        <w:rPr>
          <w:color w:val="1D1D1D"/>
          <w:sz w:val="20"/>
          <w:szCs w:val="20"/>
          <w:highlight w:val="white"/>
        </w:rPr>
        <w:t>Reviewer 1</w:t>
      </w:r>
    </w:p>
    <w:p w14:paraId="11391135" w14:textId="77777777" w:rsidR="00F453C9" w:rsidRDefault="00F453C9" w:rsidP="00F453C9">
      <w:r>
        <w:rPr>
          <w:color w:val="1D1D1D"/>
          <w:sz w:val="20"/>
          <w:szCs w:val="20"/>
          <w:highlight w:val="white"/>
        </w:rPr>
        <w:t xml:space="preserve">Comment 4. </w:t>
      </w:r>
    </w:p>
    <w:p w14:paraId="1ADD4080" w14:textId="77777777" w:rsidR="00F453C9" w:rsidRDefault="00F453C9" w:rsidP="00F453C9">
      <w:r>
        <w:rPr>
          <w:color w:val="1D1D1D"/>
          <w:sz w:val="20"/>
          <w:szCs w:val="20"/>
          <w:highlight w:val="white"/>
        </w:rPr>
        <w:t>Conclusion: The conclusion is quite long. I would suggest moving some of the content of the first paragraph in the introduction and focusing on the results and future directions.</w:t>
      </w:r>
      <w:r>
        <w:rPr>
          <w:sz w:val="20"/>
          <w:szCs w:val="20"/>
        </w:rPr>
        <w:t xml:space="preserve"> </w:t>
      </w:r>
    </w:p>
  </w:comment>
  <w:comment w:id="639" w:author="Dragan Trninic" w:date="2023-05-02T14:29:00Z" w:initials="DT">
    <w:p w14:paraId="49EF4426" w14:textId="77777777" w:rsidR="009965FF" w:rsidRPr="00585CB2" w:rsidRDefault="009965FF" w:rsidP="009965FF">
      <w:pPr>
        <w:rPr>
          <w:lang w:val="en-US"/>
        </w:rPr>
      </w:pPr>
      <w:r w:rsidRPr="00585CB2">
        <w:rPr>
          <w:rStyle w:val="CommentReference"/>
          <w:lang w:val="en-US"/>
        </w:rPr>
        <w:annotationRef/>
      </w:r>
      <w:r w:rsidRPr="00585CB2">
        <w:rPr>
          <w:color w:val="1D1D1D"/>
          <w:sz w:val="20"/>
          <w:szCs w:val="20"/>
          <w:highlight w:val="white"/>
          <w:lang w:val="en-US"/>
        </w:rPr>
        <w:t>Reviewer 1</w:t>
      </w:r>
    </w:p>
    <w:p w14:paraId="7B16317B" w14:textId="77777777" w:rsidR="009965FF" w:rsidRPr="00585CB2" w:rsidRDefault="009965FF" w:rsidP="009965FF">
      <w:pPr>
        <w:rPr>
          <w:lang w:val="en-US"/>
        </w:rPr>
      </w:pPr>
      <w:r w:rsidRPr="00585CB2">
        <w:rPr>
          <w:color w:val="1D1D1D"/>
          <w:sz w:val="20"/>
          <w:szCs w:val="20"/>
          <w:highlight w:val="white"/>
          <w:lang w:val="en-US"/>
        </w:rPr>
        <w:t>Comment 2.2:</w:t>
      </w:r>
    </w:p>
    <w:p w14:paraId="1D75270F" w14:textId="77777777" w:rsidR="009965FF" w:rsidRPr="00585CB2" w:rsidRDefault="009965FF" w:rsidP="009965FF">
      <w:pPr>
        <w:rPr>
          <w:lang w:val="en-US"/>
        </w:rPr>
      </w:pPr>
      <w:r w:rsidRPr="00585CB2">
        <w:rPr>
          <w:color w:val="1D1D1D"/>
          <w:sz w:val="20"/>
          <w:szCs w:val="20"/>
          <w:highlight w:val="white"/>
          <w:lang w:val="en-US"/>
        </w:rPr>
        <w:t>Finally, at the end of the introduction, the authors refer to Tall (1998), but it is unclear how this general quote relates to what has been introduced about symbolic and nonsymbolic number skills. It is indeed a good idea to mention literature more directly connected to educational practices (which is not always the case in the neuroscience studies of mathematical cognition). But if the authors decide to do so, I would suggest adding more specific claims and better connecting those with neuroscience findings.</w:t>
      </w:r>
    </w:p>
    <w:p w14:paraId="3268292A" w14:textId="77777777" w:rsidR="009965FF" w:rsidRPr="00585CB2" w:rsidRDefault="009965FF" w:rsidP="009965FF">
      <w:pPr>
        <w:pStyle w:val="CommentText"/>
        <w:rPr>
          <w:lang w:val="en-US"/>
        </w:rPr>
      </w:pPr>
      <w:r>
        <w:rPr>
          <w:lang w:val="en-US"/>
        </w:rPr>
        <w:br/>
        <w:t>Response: Our reasoning for the inclusion of this quote is that, ultimately, we are driven by questions of learning and by extension education. Tall speaks to a general understanding among mathematicians that mathematics reasoning seems to include of both symbolic and non-symbolic</w:t>
      </w:r>
      <w:r w:rsidRPr="00D71972">
        <w:rPr>
          <w:lang w:val="en-US"/>
        </w:rPr>
        <w:t xml:space="preserve"> </w:t>
      </w:r>
      <w:r>
        <w:rPr>
          <w:lang w:val="en-US"/>
        </w:rPr>
        <w:t>elements, and we thought this may be relevant to include as another source of motivation for the study. That said, we understand the concern about including too many references not clearly connected to the study and are grateful to the reviewer for bringing this to our attention. We deleted the quote and now only briefly mention this point in the final section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91ABE6" w15:done="1"/>
  <w15:commentEx w15:paraId="637CA8E1" w15:paraIdParent="7591ABE6" w15:done="1"/>
  <w15:commentEx w15:paraId="5BFC5793" w15:done="1"/>
  <w15:commentEx w15:paraId="628BCE50" w15:paraIdParent="5BFC5793" w15:done="1"/>
  <w15:commentEx w15:paraId="4539CDC8" w15:done="0"/>
  <w15:commentEx w15:paraId="062E2960" w15:done="1"/>
  <w15:commentEx w15:paraId="1FF22DDE" w15:paraIdParent="062E2960" w15:done="1"/>
  <w15:commentEx w15:paraId="6E6F0822" w15:done="1"/>
  <w15:commentEx w15:paraId="121B6372" w15:paraIdParent="6E6F0822" w15:done="1"/>
  <w15:commentEx w15:paraId="7B44869F" w15:done="1"/>
  <w15:commentEx w15:paraId="08A62C17" w15:paraIdParent="7B44869F" w15:done="1"/>
  <w15:commentEx w15:paraId="404953EC" w15:done="1"/>
  <w15:commentEx w15:paraId="1A296AEB" w15:paraIdParent="404953EC" w15:done="1"/>
  <w15:commentEx w15:paraId="45BBB521" w15:done="1"/>
  <w15:commentEx w15:paraId="4D208004" w15:paraIdParent="45BBB521" w15:done="1"/>
  <w15:commentEx w15:paraId="7CF16051" w15:done="1"/>
  <w15:commentEx w15:paraId="1C27C5E0" w15:paraIdParent="7CF16051" w15:done="1"/>
  <w15:commentEx w15:paraId="7CA2E99E" w15:done="1"/>
  <w15:commentEx w15:paraId="414A0D3A" w15:done="1"/>
  <w15:commentEx w15:paraId="15D868E1" w15:paraIdParent="414A0D3A" w15:done="1"/>
  <w15:commentEx w15:paraId="3F900DED" w15:done="1"/>
  <w15:commentEx w15:paraId="4708F93F" w15:paraIdParent="3F900DED" w15:done="1"/>
  <w15:commentEx w15:paraId="1D7350EA" w15:done="1"/>
  <w15:commentEx w15:paraId="5347867A" w15:paraIdParent="1D7350EA" w15:done="1"/>
  <w15:commentEx w15:paraId="3FC2A572" w15:done="1"/>
  <w15:commentEx w15:paraId="2951E294" w15:paraIdParent="3FC2A572" w15:done="1"/>
  <w15:commentEx w15:paraId="2396A625" w15:done="1"/>
  <w15:commentEx w15:paraId="13FBCB16" w15:paraIdParent="2396A625" w15:done="1"/>
  <w15:commentEx w15:paraId="2FF20155" w15:done="1"/>
  <w15:commentEx w15:paraId="6BAE267E" w15:paraIdParent="2FF20155" w15:done="1"/>
  <w15:commentEx w15:paraId="7C227468" w15:done="1"/>
  <w15:commentEx w15:paraId="1F07DB9F" w15:paraIdParent="7C227468" w15:done="1"/>
  <w15:commentEx w15:paraId="64044F37" w15:done="1"/>
  <w15:commentEx w15:paraId="2616ADC4" w15:paraIdParent="64044F37" w15:done="1"/>
  <w15:commentEx w15:paraId="1ABAB1D8" w15:done="1"/>
  <w15:commentEx w15:paraId="025616C7" w15:paraIdParent="1ABAB1D8" w15:done="1"/>
  <w15:commentEx w15:paraId="122D3FDA" w15:done="1"/>
  <w15:commentEx w15:paraId="2E5BE902" w15:paraIdParent="122D3FDA" w15:done="1"/>
  <w15:commentEx w15:paraId="726E0AC4" w15:done="1"/>
  <w15:commentEx w15:paraId="5BF55A3B" w15:paraIdParent="726E0AC4" w15:done="1"/>
  <w15:commentEx w15:paraId="5531D344" w15:done="1"/>
  <w15:commentEx w15:paraId="7382B7D5" w15:paraIdParent="5531D344" w15:done="1"/>
  <w15:commentEx w15:paraId="6A120D84" w15:done="1"/>
  <w15:commentEx w15:paraId="64C75D8B" w15:paraIdParent="6A120D84" w15:done="1"/>
  <w15:commentEx w15:paraId="5B3F4ACE" w15:done="1"/>
  <w15:commentEx w15:paraId="55FFEFDE" w15:paraIdParent="5B3F4ACE" w15:done="1"/>
  <w15:commentEx w15:paraId="4CFEE858" w15:done="1"/>
  <w15:commentEx w15:paraId="400ECC0D" w15:paraIdParent="4CFEE858" w15:done="1"/>
  <w15:commentEx w15:paraId="1A0243AA" w15:done="1"/>
  <w15:commentEx w15:paraId="63EA844E" w15:paraIdParent="1A0243AA" w15:done="1"/>
  <w15:commentEx w15:paraId="23693EDB" w15:done="0"/>
  <w15:commentEx w15:paraId="57EAB8D7" w15:done="1"/>
  <w15:commentEx w15:paraId="44890266" w15:paraIdParent="57EAB8D7" w15:done="1"/>
  <w15:commentEx w15:paraId="0A9EA72A" w15:done="1"/>
  <w15:commentEx w15:paraId="2B0A6449" w15:paraIdParent="0A9EA72A" w15:done="1"/>
  <w15:commentEx w15:paraId="35149EFC" w15:done="1"/>
  <w15:commentEx w15:paraId="2ED475CC" w15:paraIdParent="35149EFC" w15:done="1"/>
  <w15:commentEx w15:paraId="1A5FDBB0" w15:done="0"/>
  <w15:commentEx w15:paraId="6C97E517" w15:done="1"/>
  <w15:commentEx w15:paraId="77BC032A" w15:paraIdParent="6C97E517" w15:done="1"/>
  <w15:commentEx w15:paraId="1ADD4080" w15:done="0"/>
  <w15:commentEx w15:paraId="3268292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00B4" w16cex:dateUtc="2023-04-24T11:20:00Z"/>
  <w16cex:commentExtensible w16cex:durableId="27FA91A2" w16cex:dateUtc="2023-05-01T17:29:00Z"/>
  <w16cex:commentExtensible w16cex:durableId="27F10393" w16cex:dateUtc="2023-04-24T11:33:00Z"/>
  <w16cex:commentExtensible w16cex:durableId="27FA91E9" w16cex:dateUtc="2023-05-01T17:30:00Z"/>
  <w16cex:commentExtensible w16cex:durableId="27FE469F" w16cex:dateUtc="2023-05-04T12:58:00Z"/>
  <w16cex:commentExtensible w16cex:durableId="27F10167" w16cex:dateUtc="2023-04-24T11:23:00Z"/>
  <w16cex:commentExtensible w16cex:durableId="27FE4292" w16cex:dateUtc="2023-05-04T12:41:00Z"/>
  <w16cex:commentExtensible w16cex:durableId="27F103D8" w16cex:dateUtc="2023-04-24T11:34:00Z"/>
  <w16cex:commentExtensible w16cex:durableId="27FE2F64" w16cex:dateUtc="2023-05-04T11:19:00Z"/>
  <w16cex:commentExtensible w16cex:durableId="27F103F1" w16cex:dateUtc="2023-04-24T11:34:00Z"/>
  <w16cex:commentExtensible w16cex:durableId="27FBDD45" w16cex:dateUtc="2023-05-02T17:04:00Z"/>
  <w16cex:commentExtensible w16cex:durableId="27F107C2" w16cex:dateUtc="2023-04-24T11:50:00Z"/>
  <w16cex:commentExtensible w16cex:durableId="27F94537" w16cex:dateUtc="2023-04-30T17:51:00Z"/>
  <w16cex:commentExtensible w16cex:durableId="27FBDAF7" w16cex:dateUtc="2023-04-24T11:52:00Z"/>
  <w16cex:commentExtensible w16cex:durableId="27FBDAF6" w16cex:dateUtc="2023-04-30T21:03:00Z"/>
  <w16cex:commentExtensible w16cex:durableId="27FBDAF5" w16cex:dateUtc="2023-04-24T11:42:00Z"/>
  <w16cex:commentExtensible w16cex:durableId="27FBDAF4" w16cex:dateUtc="2023-05-01T16:25:00Z"/>
  <w16cex:commentExtensible w16cex:durableId="27F97613" w16cex:dateUtc="2023-04-30T21:19:00Z"/>
  <w16cex:commentExtensible w16cex:durableId="27F101E6" w16cex:dateUtc="2023-04-24T11:25:00Z"/>
  <w16cex:commentExtensible w16cex:durableId="27F969C6" w16cex:dateUtc="2023-04-30T20:27:00Z"/>
  <w16cex:commentExtensible w16cex:durableId="27F107EB" w16cex:dateUtc="2023-04-24T11:51:00Z"/>
  <w16cex:commentExtensible w16cex:durableId="27F948AE" w16cex:dateUtc="2023-04-30T18:06:00Z"/>
  <w16cex:commentExtensible w16cex:durableId="27F10422" w16cex:dateUtc="2023-04-24T11:35:00Z"/>
  <w16cex:commentExtensible w16cex:durableId="27FBCDD7" w16cex:dateUtc="2023-05-02T15:58:00Z"/>
  <w16cex:commentExtensible w16cex:durableId="27F104D1" w16cex:dateUtc="2023-04-24T11:38:00Z"/>
  <w16cex:commentExtensible w16cex:durableId="27F949E2" w16cex:dateUtc="2023-04-30T18:11:00Z"/>
  <w16cex:commentExtensible w16cex:durableId="27F10538" w16cex:dateUtc="2023-04-24T11:40:00Z"/>
  <w16cex:commentExtensible w16cex:durableId="27FBD97B" w16cex:dateUtc="2023-05-02T16:48:00Z"/>
  <w16cex:commentExtensible w16cex:durableId="27F1055C" w16cex:dateUtc="2023-04-24T11:40:00Z"/>
  <w16cex:commentExtensible w16cex:durableId="27F96CC8" w16cex:dateUtc="2023-04-30T20:40:00Z"/>
  <w16cex:commentExtensible w16cex:durableId="27F10288" w16cex:dateUtc="2023-04-24T11:28:00Z"/>
  <w16cex:commentExtensible w16cex:durableId="27FBD510" w16cex:dateUtc="2023-05-02T16:29:00Z"/>
  <w16cex:commentExtensible w16cex:durableId="27F10308" w16cex:dateUtc="2023-04-24T11:30:00Z"/>
  <w16cex:commentExtensible w16cex:durableId="27FA905E" w16cex:dateUtc="2023-05-01T17:24:00Z"/>
  <w16cex:commentExtensible w16cex:durableId="27F1429A" w16cex:dateUtc="2023-04-24T11:26:00Z"/>
  <w16cex:commentExtensible w16cex:durableId="27F96F7B" w16cex:dateUtc="2023-04-30T20:51:00Z"/>
  <w16cex:commentExtensible w16cex:durableId="27F1020B" w16cex:dateUtc="2023-04-24T11:26:00Z"/>
  <w16cex:commentExtensible w16cex:durableId="27F143AF" w16cex:dateUtc="2023-04-24T16:06:00Z"/>
  <w16cex:commentExtensible w16cex:durableId="27F1024C" w16cex:dateUtc="2023-04-24T11:27:00Z"/>
  <w16cex:commentExtensible w16cex:durableId="27F9731D" w16cex:dateUtc="2023-04-30T21:07:00Z"/>
  <w16cex:commentExtensible w16cex:durableId="27FBCC9C" w16cex:dateUtc="2023-04-24T11:42:00Z"/>
  <w16cex:commentExtensible w16cex:durableId="27FBCC9B" w16cex:dateUtc="2023-04-24T16:42:00Z"/>
  <w16cex:commentExtensible w16cex:durableId="27F10758" w16cex:dateUtc="2023-04-24T11:49:00Z"/>
  <w16cex:commentExtensible w16cex:durableId="27F14511" w16cex:dateUtc="2023-04-24T16:12:00Z"/>
  <w16cex:commentExtensible w16cex:durableId="27F106EB" w16cex:dateUtc="2023-04-24T11:47:00Z"/>
  <w16cex:commentExtensible w16cex:durableId="27F14BFA" w16cex:dateUtc="2023-04-24T16:42:00Z"/>
  <w16cex:commentExtensible w16cex:durableId="27F106D0" w16cex:dateUtc="2023-04-24T11:46:00Z"/>
  <w16cex:commentExtensible w16cex:durableId="27F14BCE" w16cex:dateUtc="2023-04-24T16:41:00Z"/>
  <w16cex:commentExtensible w16cex:durableId="27FD640C" w16cex:dateUtc="2023-04-24T11:46:00Z"/>
  <w16cex:commentExtensible w16cex:durableId="27FD640B" w16cex:dateUtc="2023-04-24T16:41:00Z"/>
  <w16cex:commentExtensible w16cex:durableId="27F102B5" w16cex:dateUtc="2023-04-24T11:29:00Z"/>
  <w16cex:commentExtensible w16cex:durableId="27F10730" w16cex:dateUtc="2023-04-24T11:48:00Z"/>
  <w16cex:commentExtensible w16cex:durableId="27F14AB5" w16cex:dateUtc="2023-04-24T16:36:00Z"/>
  <w16cex:commentExtensible w16cex:durableId="27F10780" w16cex:dateUtc="2023-04-24T11:49:00Z"/>
  <w16cex:commentExtensible w16cex:durableId="27FBD5B5" w16cex:dateUtc="2023-05-02T16:32:00Z"/>
  <w16cex:commentExtensible w16cex:durableId="27F10653" w16cex:dateUtc="2023-04-24T11:44:00Z"/>
  <w16cex:commentExtensible w16cex:durableId="27FA8653" w16cex:dateUtc="2023-05-01T16:41:00Z"/>
  <w16cex:commentExtensible w16cex:durableId="27F106A4" w16cex:dateUtc="2023-04-24T11:46:00Z"/>
  <w16cex:commentExtensible w16cex:durableId="27F107A5" w16cex:dateUtc="2023-04-24T11:50:00Z"/>
  <w16cex:commentExtensible w16cex:durableId="27FBD6ED" w16cex:dateUtc="2023-05-02T16:37:00Z"/>
  <w16cex:commentExtensible w16cex:durableId="27F102DD" w16cex:dateUtc="2023-04-24T11:30:00Z"/>
  <w16cex:commentExtensible w16cex:durableId="27FD4B86" w16cex:dateUtc="2023-05-02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91ABE6" w16cid:durableId="27F100B4"/>
  <w16cid:commentId w16cid:paraId="637CA8E1" w16cid:durableId="27FA91A2"/>
  <w16cid:commentId w16cid:paraId="5BFC5793" w16cid:durableId="27F10393"/>
  <w16cid:commentId w16cid:paraId="628BCE50" w16cid:durableId="27FA91E9"/>
  <w16cid:commentId w16cid:paraId="4539CDC8" w16cid:durableId="27FE469F"/>
  <w16cid:commentId w16cid:paraId="062E2960" w16cid:durableId="27F10167"/>
  <w16cid:commentId w16cid:paraId="1FF22DDE" w16cid:durableId="27FE4292"/>
  <w16cid:commentId w16cid:paraId="6E6F0822" w16cid:durableId="27F103D8"/>
  <w16cid:commentId w16cid:paraId="121B6372" w16cid:durableId="27FE2F64"/>
  <w16cid:commentId w16cid:paraId="7B44869F" w16cid:durableId="27F103F1"/>
  <w16cid:commentId w16cid:paraId="08A62C17" w16cid:durableId="27FBDD45"/>
  <w16cid:commentId w16cid:paraId="404953EC" w16cid:durableId="27F107C2"/>
  <w16cid:commentId w16cid:paraId="1A296AEB" w16cid:durableId="27F94537"/>
  <w16cid:commentId w16cid:paraId="45BBB521" w16cid:durableId="27FBDAF7"/>
  <w16cid:commentId w16cid:paraId="4D208004" w16cid:durableId="27FBDAF6"/>
  <w16cid:commentId w16cid:paraId="7CF16051" w16cid:durableId="27FBDAF5"/>
  <w16cid:commentId w16cid:paraId="1C27C5E0" w16cid:durableId="27FBDAF4"/>
  <w16cid:commentId w16cid:paraId="7CA2E99E" w16cid:durableId="27F97613"/>
  <w16cid:commentId w16cid:paraId="414A0D3A" w16cid:durableId="27F101E6"/>
  <w16cid:commentId w16cid:paraId="15D868E1" w16cid:durableId="27F969C6"/>
  <w16cid:commentId w16cid:paraId="3F900DED" w16cid:durableId="27F107EB"/>
  <w16cid:commentId w16cid:paraId="4708F93F" w16cid:durableId="27F948AE"/>
  <w16cid:commentId w16cid:paraId="1D7350EA" w16cid:durableId="27F10422"/>
  <w16cid:commentId w16cid:paraId="5347867A" w16cid:durableId="27FBCDD7"/>
  <w16cid:commentId w16cid:paraId="3FC2A572" w16cid:durableId="27F104D1"/>
  <w16cid:commentId w16cid:paraId="2951E294" w16cid:durableId="27F949E2"/>
  <w16cid:commentId w16cid:paraId="2396A625" w16cid:durableId="27F10538"/>
  <w16cid:commentId w16cid:paraId="13FBCB16" w16cid:durableId="27FBD97B"/>
  <w16cid:commentId w16cid:paraId="2FF20155" w16cid:durableId="27F1055C"/>
  <w16cid:commentId w16cid:paraId="6BAE267E" w16cid:durableId="27F96CC8"/>
  <w16cid:commentId w16cid:paraId="7C227468" w16cid:durableId="27F10288"/>
  <w16cid:commentId w16cid:paraId="1F07DB9F" w16cid:durableId="27FBD510"/>
  <w16cid:commentId w16cid:paraId="64044F37" w16cid:durableId="27F10308"/>
  <w16cid:commentId w16cid:paraId="2616ADC4" w16cid:durableId="27FA905E"/>
  <w16cid:commentId w16cid:paraId="1ABAB1D8" w16cid:durableId="27F1429A"/>
  <w16cid:commentId w16cid:paraId="025616C7" w16cid:durableId="27F96F7B"/>
  <w16cid:commentId w16cid:paraId="122D3FDA" w16cid:durableId="27F1020B"/>
  <w16cid:commentId w16cid:paraId="2E5BE902" w16cid:durableId="27F143AF"/>
  <w16cid:commentId w16cid:paraId="726E0AC4" w16cid:durableId="27F1024C"/>
  <w16cid:commentId w16cid:paraId="5BF55A3B" w16cid:durableId="27F9731D"/>
  <w16cid:commentId w16cid:paraId="5531D344" w16cid:durableId="27FBCC9C"/>
  <w16cid:commentId w16cid:paraId="7382B7D5" w16cid:durableId="27FBCC9B"/>
  <w16cid:commentId w16cid:paraId="6A120D84" w16cid:durableId="27F10758"/>
  <w16cid:commentId w16cid:paraId="64C75D8B" w16cid:durableId="27F14511"/>
  <w16cid:commentId w16cid:paraId="5B3F4ACE" w16cid:durableId="27F106EB"/>
  <w16cid:commentId w16cid:paraId="55FFEFDE" w16cid:durableId="27F14BFA"/>
  <w16cid:commentId w16cid:paraId="4CFEE858" w16cid:durableId="27F106D0"/>
  <w16cid:commentId w16cid:paraId="400ECC0D" w16cid:durableId="27F14BCE"/>
  <w16cid:commentId w16cid:paraId="1A0243AA" w16cid:durableId="27FD640C"/>
  <w16cid:commentId w16cid:paraId="63EA844E" w16cid:durableId="27FD640B"/>
  <w16cid:commentId w16cid:paraId="23693EDB" w16cid:durableId="27F102B5"/>
  <w16cid:commentId w16cid:paraId="57EAB8D7" w16cid:durableId="27F10730"/>
  <w16cid:commentId w16cid:paraId="44890266" w16cid:durableId="27F14AB5"/>
  <w16cid:commentId w16cid:paraId="0A9EA72A" w16cid:durableId="27F10780"/>
  <w16cid:commentId w16cid:paraId="2B0A6449" w16cid:durableId="27FBD5B5"/>
  <w16cid:commentId w16cid:paraId="35149EFC" w16cid:durableId="27F10653"/>
  <w16cid:commentId w16cid:paraId="2ED475CC" w16cid:durableId="27FA8653"/>
  <w16cid:commentId w16cid:paraId="1A5FDBB0" w16cid:durableId="27F106A4"/>
  <w16cid:commentId w16cid:paraId="6C97E517" w16cid:durableId="27F107A5"/>
  <w16cid:commentId w16cid:paraId="77BC032A" w16cid:durableId="27FBD6ED"/>
  <w16cid:commentId w16cid:paraId="1ADD4080" w16cid:durableId="27F102DD"/>
  <w16cid:commentId w16cid:paraId="3268292A" w16cid:durableId="27FD4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DA950" w14:textId="77777777" w:rsidR="006E1502" w:rsidRDefault="006E1502">
      <w:pPr>
        <w:spacing w:line="240" w:lineRule="auto"/>
      </w:pPr>
      <w:r>
        <w:separator/>
      </w:r>
    </w:p>
  </w:endnote>
  <w:endnote w:type="continuationSeparator" w:id="0">
    <w:p w14:paraId="37E05705" w14:textId="77777777" w:rsidR="006E1502" w:rsidRDefault="006E1502">
      <w:pPr>
        <w:spacing w:line="240" w:lineRule="auto"/>
      </w:pPr>
      <w:r>
        <w:continuationSeparator/>
      </w:r>
    </w:p>
  </w:endnote>
  <w:endnote w:type="continuationNotice" w:id="1">
    <w:p w14:paraId="5A34D955" w14:textId="77777777" w:rsidR="006E1502" w:rsidRDefault="006E15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7899" w14:textId="77777777" w:rsidR="00F26248" w:rsidRDefault="00F26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A28B" w14:textId="77777777" w:rsidR="006E1502" w:rsidRDefault="006E1502">
      <w:pPr>
        <w:spacing w:line="240" w:lineRule="auto"/>
      </w:pPr>
      <w:r>
        <w:separator/>
      </w:r>
    </w:p>
  </w:footnote>
  <w:footnote w:type="continuationSeparator" w:id="0">
    <w:p w14:paraId="2622CD15" w14:textId="77777777" w:rsidR="006E1502" w:rsidRDefault="006E1502">
      <w:pPr>
        <w:spacing w:line="240" w:lineRule="auto"/>
      </w:pPr>
      <w:r>
        <w:continuationSeparator/>
      </w:r>
    </w:p>
  </w:footnote>
  <w:footnote w:type="continuationNotice" w:id="1">
    <w:p w14:paraId="6218EBEF" w14:textId="77777777" w:rsidR="006E1502" w:rsidRDefault="006E15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18BC" w14:textId="4DE9B1EA" w:rsidR="00F453C9" w:rsidRPr="00685840" w:rsidRDefault="00F453C9" w:rsidP="00685840">
    <w:pPr>
      <w:ind w:right="-466"/>
      <w:rPr>
        <w:rFonts w:ascii="Times New Roman" w:eastAsia="Times New Roman" w:hAnsi="Times New Roman" w:cs="Times New Roman"/>
        <w:color w:val="131413"/>
        <w:sz w:val="24"/>
        <w:szCs w:val="24"/>
        <w:lang w:val="en-US"/>
      </w:rPr>
    </w:pPr>
    <w:r w:rsidRPr="00A20AEF">
      <w:rPr>
        <w:rFonts w:ascii="Times New Roman" w:eastAsia="Times New Roman" w:hAnsi="Times New Roman" w:cs="Times New Roman"/>
        <w:color w:val="131413"/>
        <w:sz w:val="24"/>
        <w:szCs w:val="24"/>
        <w:lang w:val="en-US"/>
      </w:rPr>
      <w:t xml:space="preserve">OSCILLATORY DYNAMICS IN SYMBOLIC AND NONSYMBOLIC </w:t>
    </w:r>
    <w:r>
      <w:rPr>
        <w:rFonts w:ascii="Times New Roman" w:eastAsia="Times New Roman" w:hAnsi="Times New Roman" w:cs="Times New Roman"/>
        <w:color w:val="131413"/>
        <w:sz w:val="24"/>
        <w:szCs w:val="24"/>
        <w:lang w:val="en-US"/>
      </w:rPr>
      <w:t xml:space="preserve">MATH </w:t>
    </w:r>
    <w:r w:rsidRPr="00A20AEF">
      <w:rPr>
        <w:rFonts w:ascii="Times New Roman" w:eastAsia="Times New Roman" w:hAnsi="Times New Roman" w:cs="Times New Roman"/>
        <w:color w:val="131413"/>
        <w:sz w:val="24"/>
        <w:szCs w:val="24"/>
        <w:lang w:val="en-US"/>
      </w:rPr>
      <w:tab/>
    </w:r>
    <w:r>
      <w:rPr>
        <w:rFonts w:ascii="Times New Roman" w:eastAsia="Times New Roman" w:hAnsi="Times New Roman" w:cs="Times New Roman"/>
        <w:color w:val="131413"/>
        <w:sz w:val="24"/>
        <w:szCs w:val="24"/>
        <w:lang w:val="en-US"/>
      </w:rPr>
      <w:tab/>
    </w:r>
    <w:r>
      <w:rPr>
        <w:rFonts w:ascii="Times New Roman" w:eastAsia="Times New Roman" w:hAnsi="Times New Roman" w:cs="Times New Roman"/>
        <w:color w:val="131413"/>
        <w:sz w:val="24"/>
        <w:szCs w:val="24"/>
      </w:rPr>
      <w:fldChar w:fldCharType="begin"/>
    </w:r>
    <w:r w:rsidRPr="00A20AEF">
      <w:rPr>
        <w:rFonts w:ascii="Times New Roman" w:eastAsia="Times New Roman" w:hAnsi="Times New Roman" w:cs="Times New Roman"/>
        <w:color w:val="131413"/>
        <w:sz w:val="24"/>
        <w:szCs w:val="24"/>
        <w:lang w:val="en-US"/>
      </w:rPr>
      <w:instrText>PAGE</w:instrText>
    </w:r>
    <w:r>
      <w:rPr>
        <w:rFonts w:ascii="Times New Roman" w:eastAsia="Times New Roman" w:hAnsi="Times New Roman" w:cs="Times New Roman"/>
        <w:color w:val="131413"/>
        <w:sz w:val="24"/>
        <w:szCs w:val="24"/>
      </w:rPr>
      <w:fldChar w:fldCharType="separate"/>
    </w:r>
    <w:r w:rsidRPr="00A20AEF">
      <w:rPr>
        <w:rFonts w:ascii="Times New Roman" w:eastAsia="Times New Roman" w:hAnsi="Times New Roman" w:cs="Times New Roman"/>
        <w:noProof/>
        <w:color w:val="131413"/>
        <w:sz w:val="24"/>
        <w:szCs w:val="24"/>
        <w:lang w:val="en-US"/>
      </w:rPr>
      <w:t>2</w:t>
    </w:r>
    <w:r>
      <w:rPr>
        <w:rFonts w:ascii="Times New Roman" w:eastAsia="Times New Roman" w:hAnsi="Times New Roman" w:cs="Times New Roman"/>
        <w:color w:val="131413"/>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42E2E" w14:textId="77777777" w:rsidR="00F453C9" w:rsidRDefault="00F453C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7771A"/>
    <w:multiLevelType w:val="multilevel"/>
    <w:tmpl w:val="BF9C3AAE"/>
    <w:lvl w:ilvl="0">
      <w:start w:val="1"/>
      <w:numFmt w:val="upperLetter"/>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F20E4B"/>
    <w:multiLevelType w:val="multilevel"/>
    <w:tmpl w:val="0B8A30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5755800">
    <w:abstractNumId w:val="0"/>
  </w:num>
  <w:num w:numId="2" w16cid:durableId="14738662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nera Gashaj">
    <w15:presenceInfo w15:providerId="AD" w15:userId="S::lnvg@lunet.lboro.ac.uk::803d3171-631f-4b49-9145-2819bafdf73c"/>
  </w15:person>
  <w15:person w15:author="Dragan Trninic">
    <w15:presenceInfo w15:providerId="Windows Live" w15:userId="58fe7bb4b266ea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68E"/>
    <w:rsid w:val="00014E64"/>
    <w:rsid w:val="00021B3A"/>
    <w:rsid w:val="00032729"/>
    <w:rsid w:val="000377F8"/>
    <w:rsid w:val="00056993"/>
    <w:rsid w:val="0005753B"/>
    <w:rsid w:val="00066724"/>
    <w:rsid w:val="00066B92"/>
    <w:rsid w:val="00083511"/>
    <w:rsid w:val="0008599D"/>
    <w:rsid w:val="000B01C6"/>
    <w:rsid w:val="000B05F2"/>
    <w:rsid w:val="000B5294"/>
    <w:rsid w:val="000C6DAD"/>
    <w:rsid w:val="000C7A0F"/>
    <w:rsid w:val="000E4E11"/>
    <w:rsid w:val="000E6E5F"/>
    <w:rsid w:val="000F7EE9"/>
    <w:rsid w:val="001022DE"/>
    <w:rsid w:val="001037AD"/>
    <w:rsid w:val="00110CE1"/>
    <w:rsid w:val="0012078A"/>
    <w:rsid w:val="00126C36"/>
    <w:rsid w:val="0014184B"/>
    <w:rsid w:val="00173AAE"/>
    <w:rsid w:val="0017794F"/>
    <w:rsid w:val="001B59B0"/>
    <w:rsid w:val="001F3D12"/>
    <w:rsid w:val="00202E98"/>
    <w:rsid w:val="0020698A"/>
    <w:rsid w:val="002104AA"/>
    <w:rsid w:val="002249A1"/>
    <w:rsid w:val="00227B44"/>
    <w:rsid w:val="0023368E"/>
    <w:rsid w:val="00240E9B"/>
    <w:rsid w:val="00250AB9"/>
    <w:rsid w:val="00251E90"/>
    <w:rsid w:val="00253E66"/>
    <w:rsid w:val="002602E1"/>
    <w:rsid w:val="0026439B"/>
    <w:rsid w:val="002759C8"/>
    <w:rsid w:val="00276FC2"/>
    <w:rsid w:val="00282C73"/>
    <w:rsid w:val="002B4B60"/>
    <w:rsid w:val="002D1ECD"/>
    <w:rsid w:val="002F1AF8"/>
    <w:rsid w:val="00303BAC"/>
    <w:rsid w:val="00304D1B"/>
    <w:rsid w:val="003172F2"/>
    <w:rsid w:val="0034584F"/>
    <w:rsid w:val="003476EC"/>
    <w:rsid w:val="00347C6A"/>
    <w:rsid w:val="00380718"/>
    <w:rsid w:val="00382C65"/>
    <w:rsid w:val="0038457B"/>
    <w:rsid w:val="003950A6"/>
    <w:rsid w:val="0039776E"/>
    <w:rsid w:val="003A1A83"/>
    <w:rsid w:val="003A57D1"/>
    <w:rsid w:val="003A729A"/>
    <w:rsid w:val="003B5B1A"/>
    <w:rsid w:val="003B6EC9"/>
    <w:rsid w:val="003D762B"/>
    <w:rsid w:val="003E0834"/>
    <w:rsid w:val="00406AEC"/>
    <w:rsid w:val="00435B6B"/>
    <w:rsid w:val="00437550"/>
    <w:rsid w:val="00440642"/>
    <w:rsid w:val="00447D68"/>
    <w:rsid w:val="00453F59"/>
    <w:rsid w:val="00455EAC"/>
    <w:rsid w:val="004701D5"/>
    <w:rsid w:val="00471248"/>
    <w:rsid w:val="00471EED"/>
    <w:rsid w:val="0048368D"/>
    <w:rsid w:val="00493AD6"/>
    <w:rsid w:val="004A58B4"/>
    <w:rsid w:val="004C7A8B"/>
    <w:rsid w:val="004D79F0"/>
    <w:rsid w:val="004F6A81"/>
    <w:rsid w:val="00500469"/>
    <w:rsid w:val="005234D8"/>
    <w:rsid w:val="00526D3F"/>
    <w:rsid w:val="00531E56"/>
    <w:rsid w:val="00546140"/>
    <w:rsid w:val="00547015"/>
    <w:rsid w:val="0054783C"/>
    <w:rsid w:val="00571430"/>
    <w:rsid w:val="005A3650"/>
    <w:rsid w:val="005A6029"/>
    <w:rsid w:val="005B0E5A"/>
    <w:rsid w:val="005B5D1D"/>
    <w:rsid w:val="005B73B8"/>
    <w:rsid w:val="005C1273"/>
    <w:rsid w:val="005C713A"/>
    <w:rsid w:val="005D575D"/>
    <w:rsid w:val="005E45A6"/>
    <w:rsid w:val="00616FC6"/>
    <w:rsid w:val="00637B58"/>
    <w:rsid w:val="00641A50"/>
    <w:rsid w:val="00670849"/>
    <w:rsid w:val="006831B8"/>
    <w:rsid w:val="00685840"/>
    <w:rsid w:val="006C036D"/>
    <w:rsid w:val="006C3BA9"/>
    <w:rsid w:val="006C3BE7"/>
    <w:rsid w:val="006C72F9"/>
    <w:rsid w:val="006D01C0"/>
    <w:rsid w:val="006D3DA7"/>
    <w:rsid w:val="006D5C70"/>
    <w:rsid w:val="006E1502"/>
    <w:rsid w:val="006E3B7B"/>
    <w:rsid w:val="006F5F07"/>
    <w:rsid w:val="0070137C"/>
    <w:rsid w:val="00710F68"/>
    <w:rsid w:val="00712282"/>
    <w:rsid w:val="00715A70"/>
    <w:rsid w:val="007176C8"/>
    <w:rsid w:val="007201B2"/>
    <w:rsid w:val="00735CD4"/>
    <w:rsid w:val="00743674"/>
    <w:rsid w:val="007439E0"/>
    <w:rsid w:val="007512E2"/>
    <w:rsid w:val="007570D4"/>
    <w:rsid w:val="0079577E"/>
    <w:rsid w:val="007B3EA8"/>
    <w:rsid w:val="007B503B"/>
    <w:rsid w:val="007B61DB"/>
    <w:rsid w:val="007D2487"/>
    <w:rsid w:val="007F16AC"/>
    <w:rsid w:val="007F1F7B"/>
    <w:rsid w:val="007F2581"/>
    <w:rsid w:val="007F3ADC"/>
    <w:rsid w:val="007F621E"/>
    <w:rsid w:val="00803CC6"/>
    <w:rsid w:val="00806A65"/>
    <w:rsid w:val="0080702B"/>
    <w:rsid w:val="00827105"/>
    <w:rsid w:val="00837BEF"/>
    <w:rsid w:val="008463F8"/>
    <w:rsid w:val="00846A2C"/>
    <w:rsid w:val="008705D1"/>
    <w:rsid w:val="00876EA9"/>
    <w:rsid w:val="00880C7A"/>
    <w:rsid w:val="00880E78"/>
    <w:rsid w:val="00881782"/>
    <w:rsid w:val="00893CA1"/>
    <w:rsid w:val="008950ED"/>
    <w:rsid w:val="008A78D9"/>
    <w:rsid w:val="008C2F9E"/>
    <w:rsid w:val="008D4D45"/>
    <w:rsid w:val="008D619C"/>
    <w:rsid w:val="00903C7A"/>
    <w:rsid w:val="0091082E"/>
    <w:rsid w:val="00910A39"/>
    <w:rsid w:val="00912E53"/>
    <w:rsid w:val="00916B9F"/>
    <w:rsid w:val="0092667B"/>
    <w:rsid w:val="00927374"/>
    <w:rsid w:val="009315F7"/>
    <w:rsid w:val="00935962"/>
    <w:rsid w:val="00943B8F"/>
    <w:rsid w:val="00965993"/>
    <w:rsid w:val="009755E3"/>
    <w:rsid w:val="009762FC"/>
    <w:rsid w:val="0097671A"/>
    <w:rsid w:val="0097761C"/>
    <w:rsid w:val="0099251C"/>
    <w:rsid w:val="009965FF"/>
    <w:rsid w:val="009A1EFD"/>
    <w:rsid w:val="009A66AF"/>
    <w:rsid w:val="009B150D"/>
    <w:rsid w:val="009B1F24"/>
    <w:rsid w:val="009B7F98"/>
    <w:rsid w:val="009D41BE"/>
    <w:rsid w:val="00A033ED"/>
    <w:rsid w:val="00A1616D"/>
    <w:rsid w:val="00A20AEF"/>
    <w:rsid w:val="00A22D94"/>
    <w:rsid w:val="00A42318"/>
    <w:rsid w:val="00A4568F"/>
    <w:rsid w:val="00A50282"/>
    <w:rsid w:val="00A653B3"/>
    <w:rsid w:val="00A7259A"/>
    <w:rsid w:val="00A804FF"/>
    <w:rsid w:val="00A81251"/>
    <w:rsid w:val="00A83012"/>
    <w:rsid w:val="00A92066"/>
    <w:rsid w:val="00AB7083"/>
    <w:rsid w:val="00AC59A8"/>
    <w:rsid w:val="00AD28A7"/>
    <w:rsid w:val="00AD4C14"/>
    <w:rsid w:val="00AD6EAC"/>
    <w:rsid w:val="00AD7523"/>
    <w:rsid w:val="00AE0ED3"/>
    <w:rsid w:val="00AF15FF"/>
    <w:rsid w:val="00AF38D5"/>
    <w:rsid w:val="00B05D05"/>
    <w:rsid w:val="00B16252"/>
    <w:rsid w:val="00B2023E"/>
    <w:rsid w:val="00B3526C"/>
    <w:rsid w:val="00B454D7"/>
    <w:rsid w:val="00B474E4"/>
    <w:rsid w:val="00B502B6"/>
    <w:rsid w:val="00B622FA"/>
    <w:rsid w:val="00B63D1E"/>
    <w:rsid w:val="00B657F6"/>
    <w:rsid w:val="00B65AF1"/>
    <w:rsid w:val="00B67127"/>
    <w:rsid w:val="00B733F6"/>
    <w:rsid w:val="00BA3812"/>
    <w:rsid w:val="00BA60B7"/>
    <w:rsid w:val="00BA6499"/>
    <w:rsid w:val="00BB6B2B"/>
    <w:rsid w:val="00BB7F98"/>
    <w:rsid w:val="00BC387D"/>
    <w:rsid w:val="00BE20DB"/>
    <w:rsid w:val="00BF13F7"/>
    <w:rsid w:val="00C27D86"/>
    <w:rsid w:val="00C4359F"/>
    <w:rsid w:val="00C45B19"/>
    <w:rsid w:val="00C503F6"/>
    <w:rsid w:val="00C50953"/>
    <w:rsid w:val="00C54675"/>
    <w:rsid w:val="00C626DC"/>
    <w:rsid w:val="00C65071"/>
    <w:rsid w:val="00C65878"/>
    <w:rsid w:val="00C6697E"/>
    <w:rsid w:val="00C724C0"/>
    <w:rsid w:val="00C97354"/>
    <w:rsid w:val="00C97F6F"/>
    <w:rsid w:val="00CA42AF"/>
    <w:rsid w:val="00CA4AFE"/>
    <w:rsid w:val="00CA51B3"/>
    <w:rsid w:val="00CB1C56"/>
    <w:rsid w:val="00CC08FE"/>
    <w:rsid w:val="00CC5151"/>
    <w:rsid w:val="00CD580D"/>
    <w:rsid w:val="00D03FCB"/>
    <w:rsid w:val="00D04F5E"/>
    <w:rsid w:val="00D1094C"/>
    <w:rsid w:val="00D2577D"/>
    <w:rsid w:val="00D42FE7"/>
    <w:rsid w:val="00D74932"/>
    <w:rsid w:val="00D92D63"/>
    <w:rsid w:val="00DA3298"/>
    <w:rsid w:val="00DC0C31"/>
    <w:rsid w:val="00DC0EE9"/>
    <w:rsid w:val="00DD1980"/>
    <w:rsid w:val="00DD4F4C"/>
    <w:rsid w:val="00DE4599"/>
    <w:rsid w:val="00DF5251"/>
    <w:rsid w:val="00E03A9B"/>
    <w:rsid w:val="00E056B1"/>
    <w:rsid w:val="00E41BCB"/>
    <w:rsid w:val="00E51E76"/>
    <w:rsid w:val="00E67704"/>
    <w:rsid w:val="00E70682"/>
    <w:rsid w:val="00EA5B67"/>
    <w:rsid w:val="00EB109B"/>
    <w:rsid w:val="00EB21CC"/>
    <w:rsid w:val="00EC451D"/>
    <w:rsid w:val="00EC7858"/>
    <w:rsid w:val="00EE45FA"/>
    <w:rsid w:val="00EE741F"/>
    <w:rsid w:val="00F04D44"/>
    <w:rsid w:val="00F20403"/>
    <w:rsid w:val="00F26248"/>
    <w:rsid w:val="00F3591D"/>
    <w:rsid w:val="00F4157F"/>
    <w:rsid w:val="00F435E3"/>
    <w:rsid w:val="00F453C9"/>
    <w:rsid w:val="00F5118C"/>
    <w:rsid w:val="00F60DB8"/>
    <w:rsid w:val="00F77D97"/>
    <w:rsid w:val="00F86872"/>
    <w:rsid w:val="00F95917"/>
    <w:rsid w:val="00FC174F"/>
    <w:rsid w:val="00FC53D5"/>
    <w:rsid w:val="00FE66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496E"/>
  <w15:docId w15:val="{F1499338-1FB6-6344-8D9D-D4EBEA4F9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5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1"/>
    <w:rPr>
      <w:sz w:val="20"/>
      <w:szCs w:val="20"/>
    </w:rPr>
    <w:tblPr>
      <w:tblStyleRowBandSize w:val="1"/>
      <w:tblStyleColBandSize w:val="1"/>
      <w:tblCellMar>
        <w:top w:w="85" w:type="dxa"/>
        <w:left w:w="115" w:type="dxa"/>
        <w:right w:w="115"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20AEF"/>
    <w:rPr>
      <w:color w:val="0000FF" w:themeColor="hyperlink"/>
      <w:u w:val="single"/>
    </w:rPr>
  </w:style>
  <w:style w:type="character" w:styleId="UnresolvedMention">
    <w:name w:val="Unresolved Mention"/>
    <w:basedOn w:val="DefaultParagraphFont"/>
    <w:uiPriority w:val="99"/>
    <w:semiHidden/>
    <w:unhideWhenUsed/>
    <w:rsid w:val="00A20AEF"/>
    <w:rPr>
      <w:color w:val="605E5C"/>
      <w:shd w:val="clear" w:color="auto" w:fill="E1DFDD"/>
    </w:rPr>
  </w:style>
  <w:style w:type="character" w:styleId="FollowedHyperlink">
    <w:name w:val="FollowedHyperlink"/>
    <w:basedOn w:val="DefaultParagraphFont"/>
    <w:uiPriority w:val="99"/>
    <w:semiHidden/>
    <w:unhideWhenUsed/>
    <w:rsid w:val="00A20AEF"/>
    <w:rPr>
      <w:color w:val="800080" w:themeColor="followedHyperlink"/>
      <w:u w:val="single"/>
    </w:rPr>
  </w:style>
  <w:style w:type="paragraph" w:styleId="BalloonText">
    <w:name w:val="Balloon Text"/>
    <w:basedOn w:val="Normal"/>
    <w:link w:val="BalloonTextChar"/>
    <w:uiPriority w:val="99"/>
    <w:semiHidden/>
    <w:unhideWhenUsed/>
    <w:rsid w:val="000B529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529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03FCB"/>
    <w:rPr>
      <w:b/>
      <w:bCs/>
    </w:rPr>
  </w:style>
  <w:style w:type="character" w:customStyle="1" w:styleId="CommentSubjectChar">
    <w:name w:val="Comment Subject Char"/>
    <w:basedOn w:val="CommentTextChar"/>
    <w:link w:val="CommentSubject"/>
    <w:uiPriority w:val="99"/>
    <w:semiHidden/>
    <w:rsid w:val="00D03FCB"/>
    <w:rPr>
      <w:b/>
      <w:bCs/>
      <w:sz w:val="20"/>
      <w:szCs w:val="20"/>
    </w:rPr>
  </w:style>
  <w:style w:type="paragraph" w:styleId="Revision">
    <w:name w:val="Revision"/>
    <w:hidden/>
    <w:uiPriority w:val="99"/>
    <w:semiHidden/>
    <w:rsid w:val="001F3D12"/>
    <w:pPr>
      <w:spacing w:line="240" w:lineRule="auto"/>
    </w:pPr>
  </w:style>
  <w:style w:type="paragraph" w:styleId="NormalWeb">
    <w:name w:val="Normal (Web)"/>
    <w:basedOn w:val="Normal"/>
    <w:uiPriority w:val="99"/>
    <w:unhideWhenUsed/>
    <w:rsid w:val="00B3526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685840"/>
    <w:pPr>
      <w:tabs>
        <w:tab w:val="center" w:pos="4536"/>
        <w:tab w:val="right" w:pos="9072"/>
      </w:tabs>
      <w:spacing w:line="240" w:lineRule="auto"/>
    </w:pPr>
  </w:style>
  <w:style w:type="character" w:customStyle="1" w:styleId="HeaderChar">
    <w:name w:val="Header Char"/>
    <w:basedOn w:val="DefaultParagraphFont"/>
    <w:link w:val="Header"/>
    <w:uiPriority w:val="99"/>
    <w:rsid w:val="00685840"/>
  </w:style>
  <w:style w:type="paragraph" w:styleId="Footer">
    <w:name w:val="footer"/>
    <w:basedOn w:val="Normal"/>
    <w:link w:val="FooterChar"/>
    <w:uiPriority w:val="99"/>
    <w:unhideWhenUsed/>
    <w:rsid w:val="00685840"/>
    <w:pPr>
      <w:tabs>
        <w:tab w:val="center" w:pos="4536"/>
        <w:tab w:val="right" w:pos="9072"/>
      </w:tabs>
      <w:spacing w:line="240" w:lineRule="auto"/>
    </w:pPr>
  </w:style>
  <w:style w:type="character" w:customStyle="1" w:styleId="FooterChar">
    <w:name w:val="Footer Char"/>
    <w:basedOn w:val="DefaultParagraphFont"/>
    <w:link w:val="Footer"/>
    <w:uiPriority w:val="99"/>
    <w:rsid w:val="00685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698">
      <w:bodyDiv w:val="1"/>
      <w:marLeft w:val="0"/>
      <w:marRight w:val="0"/>
      <w:marTop w:val="0"/>
      <w:marBottom w:val="0"/>
      <w:divBdr>
        <w:top w:val="none" w:sz="0" w:space="0" w:color="auto"/>
        <w:left w:val="none" w:sz="0" w:space="0" w:color="auto"/>
        <w:bottom w:val="none" w:sz="0" w:space="0" w:color="auto"/>
        <w:right w:val="none" w:sz="0" w:space="0" w:color="auto"/>
      </w:divBdr>
    </w:div>
    <w:div w:id="277377281">
      <w:bodyDiv w:val="1"/>
      <w:marLeft w:val="0"/>
      <w:marRight w:val="0"/>
      <w:marTop w:val="0"/>
      <w:marBottom w:val="0"/>
      <w:divBdr>
        <w:top w:val="none" w:sz="0" w:space="0" w:color="auto"/>
        <w:left w:val="none" w:sz="0" w:space="0" w:color="auto"/>
        <w:bottom w:val="none" w:sz="0" w:space="0" w:color="auto"/>
        <w:right w:val="none" w:sz="0" w:space="0" w:color="auto"/>
      </w:divBdr>
      <w:divsChild>
        <w:div w:id="1463621861">
          <w:marLeft w:val="0"/>
          <w:marRight w:val="0"/>
          <w:marTop w:val="0"/>
          <w:marBottom w:val="0"/>
          <w:divBdr>
            <w:top w:val="none" w:sz="0" w:space="0" w:color="auto"/>
            <w:left w:val="none" w:sz="0" w:space="0" w:color="auto"/>
            <w:bottom w:val="none" w:sz="0" w:space="0" w:color="auto"/>
            <w:right w:val="none" w:sz="0" w:space="0" w:color="auto"/>
          </w:divBdr>
          <w:divsChild>
            <w:div w:id="2033678954">
              <w:marLeft w:val="0"/>
              <w:marRight w:val="0"/>
              <w:marTop w:val="0"/>
              <w:marBottom w:val="0"/>
              <w:divBdr>
                <w:top w:val="none" w:sz="0" w:space="0" w:color="auto"/>
                <w:left w:val="none" w:sz="0" w:space="0" w:color="auto"/>
                <w:bottom w:val="none" w:sz="0" w:space="0" w:color="auto"/>
                <w:right w:val="none" w:sz="0" w:space="0" w:color="auto"/>
              </w:divBdr>
              <w:divsChild>
                <w:div w:id="10318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5750">
      <w:bodyDiv w:val="1"/>
      <w:marLeft w:val="0"/>
      <w:marRight w:val="0"/>
      <w:marTop w:val="0"/>
      <w:marBottom w:val="0"/>
      <w:divBdr>
        <w:top w:val="none" w:sz="0" w:space="0" w:color="auto"/>
        <w:left w:val="none" w:sz="0" w:space="0" w:color="auto"/>
        <w:bottom w:val="none" w:sz="0" w:space="0" w:color="auto"/>
        <w:right w:val="none" w:sz="0" w:space="0" w:color="auto"/>
      </w:divBdr>
    </w:div>
    <w:div w:id="338892409">
      <w:bodyDiv w:val="1"/>
      <w:marLeft w:val="0"/>
      <w:marRight w:val="0"/>
      <w:marTop w:val="0"/>
      <w:marBottom w:val="0"/>
      <w:divBdr>
        <w:top w:val="none" w:sz="0" w:space="0" w:color="auto"/>
        <w:left w:val="none" w:sz="0" w:space="0" w:color="auto"/>
        <w:bottom w:val="none" w:sz="0" w:space="0" w:color="auto"/>
        <w:right w:val="none" w:sz="0" w:space="0" w:color="auto"/>
      </w:divBdr>
    </w:div>
    <w:div w:id="448550657">
      <w:bodyDiv w:val="1"/>
      <w:marLeft w:val="0"/>
      <w:marRight w:val="0"/>
      <w:marTop w:val="0"/>
      <w:marBottom w:val="0"/>
      <w:divBdr>
        <w:top w:val="none" w:sz="0" w:space="0" w:color="auto"/>
        <w:left w:val="none" w:sz="0" w:space="0" w:color="auto"/>
        <w:bottom w:val="none" w:sz="0" w:space="0" w:color="auto"/>
        <w:right w:val="none" w:sz="0" w:space="0" w:color="auto"/>
      </w:divBdr>
      <w:divsChild>
        <w:div w:id="2134979742">
          <w:marLeft w:val="0"/>
          <w:marRight w:val="0"/>
          <w:marTop w:val="0"/>
          <w:marBottom w:val="0"/>
          <w:divBdr>
            <w:top w:val="none" w:sz="0" w:space="0" w:color="auto"/>
            <w:left w:val="none" w:sz="0" w:space="0" w:color="auto"/>
            <w:bottom w:val="none" w:sz="0" w:space="0" w:color="auto"/>
            <w:right w:val="none" w:sz="0" w:space="0" w:color="auto"/>
          </w:divBdr>
          <w:divsChild>
            <w:div w:id="1455711102">
              <w:marLeft w:val="0"/>
              <w:marRight w:val="0"/>
              <w:marTop w:val="0"/>
              <w:marBottom w:val="0"/>
              <w:divBdr>
                <w:top w:val="none" w:sz="0" w:space="0" w:color="auto"/>
                <w:left w:val="none" w:sz="0" w:space="0" w:color="auto"/>
                <w:bottom w:val="none" w:sz="0" w:space="0" w:color="auto"/>
                <w:right w:val="none" w:sz="0" w:space="0" w:color="auto"/>
              </w:divBdr>
              <w:divsChild>
                <w:div w:id="14760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3735">
      <w:bodyDiv w:val="1"/>
      <w:marLeft w:val="0"/>
      <w:marRight w:val="0"/>
      <w:marTop w:val="0"/>
      <w:marBottom w:val="0"/>
      <w:divBdr>
        <w:top w:val="none" w:sz="0" w:space="0" w:color="auto"/>
        <w:left w:val="none" w:sz="0" w:space="0" w:color="auto"/>
        <w:bottom w:val="none" w:sz="0" w:space="0" w:color="auto"/>
        <w:right w:val="none" w:sz="0" w:space="0" w:color="auto"/>
      </w:divBdr>
    </w:div>
    <w:div w:id="515460975">
      <w:bodyDiv w:val="1"/>
      <w:marLeft w:val="0"/>
      <w:marRight w:val="0"/>
      <w:marTop w:val="0"/>
      <w:marBottom w:val="0"/>
      <w:divBdr>
        <w:top w:val="none" w:sz="0" w:space="0" w:color="auto"/>
        <w:left w:val="none" w:sz="0" w:space="0" w:color="auto"/>
        <w:bottom w:val="none" w:sz="0" w:space="0" w:color="auto"/>
        <w:right w:val="none" w:sz="0" w:space="0" w:color="auto"/>
      </w:divBdr>
      <w:divsChild>
        <w:div w:id="1950971646">
          <w:marLeft w:val="0"/>
          <w:marRight w:val="0"/>
          <w:marTop w:val="0"/>
          <w:marBottom w:val="0"/>
          <w:divBdr>
            <w:top w:val="none" w:sz="0" w:space="0" w:color="auto"/>
            <w:left w:val="none" w:sz="0" w:space="0" w:color="auto"/>
            <w:bottom w:val="none" w:sz="0" w:space="0" w:color="auto"/>
            <w:right w:val="none" w:sz="0" w:space="0" w:color="auto"/>
          </w:divBdr>
        </w:div>
      </w:divsChild>
    </w:div>
    <w:div w:id="685134036">
      <w:bodyDiv w:val="1"/>
      <w:marLeft w:val="0"/>
      <w:marRight w:val="0"/>
      <w:marTop w:val="0"/>
      <w:marBottom w:val="0"/>
      <w:divBdr>
        <w:top w:val="none" w:sz="0" w:space="0" w:color="auto"/>
        <w:left w:val="none" w:sz="0" w:space="0" w:color="auto"/>
        <w:bottom w:val="none" w:sz="0" w:space="0" w:color="auto"/>
        <w:right w:val="none" w:sz="0" w:space="0" w:color="auto"/>
      </w:divBdr>
      <w:divsChild>
        <w:div w:id="277640698">
          <w:marLeft w:val="0"/>
          <w:marRight w:val="0"/>
          <w:marTop w:val="0"/>
          <w:marBottom w:val="0"/>
          <w:divBdr>
            <w:top w:val="none" w:sz="0" w:space="0" w:color="auto"/>
            <w:left w:val="none" w:sz="0" w:space="0" w:color="auto"/>
            <w:bottom w:val="none" w:sz="0" w:space="0" w:color="auto"/>
            <w:right w:val="none" w:sz="0" w:space="0" w:color="auto"/>
          </w:divBdr>
          <w:divsChild>
            <w:div w:id="1282802542">
              <w:marLeft w:val="0"/>
              <w:marRight w:val="0"/>
              <w:marTop w:val="0"/>
              <w:marBottom w:val="0"/>
              <w:divBdr>
                <w:top w:val="none" w:sz="0" w:space="0" w:color="auto"/>
                <w:left w:val="none" w:sz="0" w:space="0" w:color="auto"/>
                <w:bottom w:val="none" w:sz="0" w:space="0" w:color="auto"/>
                <w:right w:val="none" w:sz="0" w:space="0" w:color="auto"/>
              </w:divBdr>
              <w:divsChild>
                <w:div w:id="6339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51595">
      <w:bodyDiv w:val="1"/>
      <w:marLeft w:val="0"/>
      <w:marRight w:val="0"/>
      <w:marTop w:val="0"/>
      <w:marBottom w:val="0"/>
      <w:divBdr>
        <w:top w:val="none" w:sz="0" w:space="0" w:color="auto"/>
        <w:left w:val="none" w:sz="0" w:space="0" w:color="auto"/>
        <w:bottom w:val="none" w:sz="0" w:space="0" w:color="auto"/>
        <w:right w:val="none" w:sz="0" w:space="0" w:color="auto"/>
      </w:divBdr>
      <w:divsChild>
        <w:div w:id="1262452649">
          <w:marLeft w:val="0"/>
          <w:marRight w:val="0"/>
          <w:marTop w:val="0"/>
          <w:marBottom w:val="0"/>
          <w:divBdr>
            <w:top w:val="none" w:sz="0" w:space="0" w:color="auto"/>
            <w:left w:val="none" w:sz="0" w:space="0" w:color="auto"/>
            <w:bottom w:val="none" w:sz="0" w:space="0" w:color="auto"/>
            <w:right w:val="none" w:sz="0" w:space="0" w:color="auto"/>
          </w:divBdr>
          <w:divsChild>
            <w:div w:id="271666620">
              <w:marLeft w:val="0"/>
              <w:marRight w:val="0"/>
              <w:marTop w:val="0"/>
              <w:marBottom w:val="0"/>
              <w:divBdr>
                <w:top w:val="none" w:sz="0" w:space="0" w:color="auto"/>
                <w:left w:val="none" w:sz="0" w:space="0" w:color="auto"/>
                <w:bottom w:val="none" w:sz="0" w:space="0" w:color="auto"/>
                <w:right w:val="none" w:sz="0" w:space="0" w:color="auto"/>
              </w:divBdr>
              <w:divsChild>
                <w:div w:id="13302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8451">
      <w:bodyDiv w:val="1"/>
      <w:marLeft w:val="0"/>
      <w:marRight w:val="0"/>
      <w:marTop w:val="0"/>
      <w:marBottom w:val="0"/>
      <w:divBdr>
        <w:top w:val="none" w:sz="0" w:space="0" w:color="auto"/>
        <w:left w:val="none" w:sz="0" w:space="0" w:color="auto"/>
        <w:bottom w:val="none" w:sz="0" w:space="0" w:color="auto"/>
        <w:right w:val="none" w:sz="0" w:space="0" w:color="auto"/>
      </w:divBdr>
    </w:div>
    <w:div w:id="933826680">
      <w:bodyDiv w:val="1"/>
      <w:marLeft w:val="0"/>
      <w:marRight w:val="0"/>
      <w:marTop w:val="0"/>
      <w:marBottom w:val="0"/>
      <w:divBdr>
        <w:top w:val="none" w:sz="0" w:space="0" w:color="auto"/>
        <w:left w:val="none" w:sz="0" w:space="0" w:color="auto"/>
        <w:bottom w:val="none" w:sz="0" w:space="0" w:color="auto"/>
        <w:right w:val="none" w:sz="0" w:space="0" w:color="auto"/>
      </w:divBdr>
    </w:div>
    <w:div w:id="993872282">
      <w:bodyDiv w:val="1"/>
      <w:marLeft w:val="0"/>
      <w:marRight w:val="0"/>
      <w:marTop w:val="0"/>
      <w:marBottom w:val="0"/>
      <w:divBdr>
        <w:top w:val="none" w:sz="0" w:space="0" w:color="auto"/>
        <w:left w:val="none" w:sz="0" w:space="0" w:color="auto"/>
        <w:bottom w:val="none" w:sz="0" w:space="0" w:color="auto"/>
        <w:right w:val="none" w:sz="0" w:space="0" w:color="auto"/>
      </w:divBdr>
      <w:divsChild>
        <w:div w:id="2006740931">
          <w:marLeft w:val="0"/>
          <w:marRight w:val="0"/>
          <w:marTop w:val="0"/>
          <w:marBottom w:val="0"/>
          <w:divBdr>
            <w:top w:val="none" w:sz="0" w:space="0" w:color="auto"/>
            <w:left w:val="none" w:sz="0" w:space="0" w:color="auto"/>
            <w:bottom w:val="none" w:sz="0" w:space="0" w:color="auto"/>
            <w:right w:val="none" w:sz="0" w:space="0" w:color="auto"/>
          </w:divBdr>
          <w:divsChild>
            <w:div w:id="1317951604">
              <w:marLeft w:val="0"/>
              <w:marRight w:val="0"/>
              <w:marTop w:val="0"/>
              <w:marBottom w:val="0"/>
              <w:divBdr>
                <w:top w:val="none" w:sz="0" w:space="0" w:color="auto"/>
                <w:left w:val="none" w:sz="0" w:space="0" w:color="auto"/>
                <w:bottom w:val="none" w:sz="0" w:space="0" w:color="auto"/>
                <w:right w:val="none" w:sz="0" w:space="0" w:color="auto"/>
              </w:divBdr>
              <w:divsChild>
                <w:div w:id="4704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816">
      <w:bodyDiv w:val="1"/>
      <w:marLeft w:val="0"/>
      <w:marRight w:val="0"/>
      <w:marTop w:val="0"/>
      <w:marBottom w:val="0"/>
      <w:divBdr>
        <w:top w:val="none" w:sz="0" w:space="0" w:color="auto"/>
        <w:left w:val="none" w:sz="0" w:space="0" w:color="auto"/>
        <w:bottom w:val="none" w:sz="0" w:space="0" w:color="auto"/>
        <w:right w:val="none" w:sz="0" w:space="0" w:color="auto"/>
      </w:divBdr>
    </w:div>
    <w:div w:id="1213074498">
      <w:bodyDiv w:val="1"/>
      <w:marLeft w:val="0"/>
      <w:marRight w:val="0"/>
      <w:marTop w:val="0"/>
      <w:marBottom w:val="0"/>
      <w:divBdr>
        <w:top w:val="none" w:sz="0" w:space="0" w:color="auto"/>
        <w:left w:val="none" w:sz="0" w:space="0" w:color="auto"/>
        <w:bottom w:val="none" w:sz="0" w:space="0" w:color="auto"/>
        <w:right w:val="none" w:sz="0" w:space="0" w:color="auto"/>
      </w:divBdr>
    </w:div>
    <w:div w:id="1376196116">
      <w:bodyDiv w:val="1"/>
      <w:marLeft w:val="0"/>
      <w:marRight w:val="0"/>
      <w:marTop w:val="0"/>
      <w:marBottom w:val="0"/>
      <w:divBdr>
        <w:top w:val="none" w:sz="0" w:space="0" w:color="auto"/>
        <w:left w:val="none" w:sz="0" w:space="0" w:color="auto"/>
        <w:bottom w:val="none" w:sz="0" w:space="0" w:color="auto"/>
        <w:right w:val="none" w:sz="0" w:space="0" w:color="auto"/>
      </w:divBdr>
    </w:div>
    <w:div w:id="1382947483">
      <w:bodyDiv w:val="1"/>
      <w:marLeft w:val="0"/>
      <w:marRight w:val="0"/>
      <w:marTop w:val="0"/>
      <w:marBottom w:val="0"/>
      <w:divBdr>
        <w:top w:val="none" w:sz="0" w:space="0" w:color="auto"/>
        <w:left w:val="none" w:sz="0" w:space="0" w:color="auto"/>
        <w:bottom w:val="none" w:sz="0" w:space="0" w:color="auto"/>
        <w:right w:val="none" w:sz="0" w:space="0" w:color="auto"/>
      </w:divBdr>
      <w:divsChild>
        <w:div w:id="1934045076">
          <w:marLeft w:val="0"/>
          <w:marRight w:val="0"/>
          <w:marTop w:val="0"/>
          <w:marBottom w:val="0"/>
          <w:divBdr>
            <w:top w:val="none" w:sz="0" w:space="0" w:color="auto"/>
            <w:left w:val="none" w:sz="0" w:space="0" w:color="auto"/>
            <w:bottom w:val="none" w:sz="0" w:space="0" w:color="auto"/>
            <w:right w:val="none" w:sz="0" w:space="0" w:color="auto"/>
          </w:divBdr>
        </w:div>
      </w:divsChild>
    </w:div>
    <w:div w:id="1418862061">
      <w:bodyDiv w:val="1"/>
      <w:marLeft w:val="0"/>
      <w:marRight w:val="0"/>
      <w:marTop w:val="0"/>
      <w:marBottom w:val="0"/>
      <w:divBdr>
        <w:top w:val="none" w:sz="0" w:space="0" w:color="auto"/>
        <w:left w:val="none" w:sz="0" w:space="0" w:color="auto"/>
        <w:bottom w:val="none" w:sz="0" w:space="0" w:color="auto"/>
        <w:right w:val="none" w:sz="0" w:space="0" w:color="auto"/>
      </w:divBdr>
    </w:div>
    <w:div w:id="1589540065">
      <w:bodyDiv w:val="1"/>
      <w:marLeft w:val="0"/>
      <w:marRight w:val="0"/>
      <w:marTop w:val="0"/>
      <w:marBottom w:val="0"/>
      <w:divBdr>
        <w:top w:val="none" w:sz="0" w:space="0" w:color="auto"/>
        <w:left w:val="none" w:sz="0" w:space="0" w:color="auto"/>
        <w:bottom w:val="none" w:sz="0" w:space="0" w:color="auto"/>
        <w:right w:val="none" w:sz="0" w:space="0" w:color="auto"/>
      </w:divBdr>
      <w:divsChild>
        <w:div w:id="1168014250">
          <w:marLeft w:val="0"/>
          <w:marRight w:val="0"/>
          <w:marTop w:val="0"/>
          <w:marBottom w:val="0"/>
          <w:divBdr>
            <w:top w:val="none" w:sz="0" w:space="0" w:color="auto"/>
            <w:left w:val="none" w:sz="0" w:space="0" w:color="auto"/>
            <w:bottom w:val="none" w:sz="0" w:space="0" w:color="auto"/>
            <w:right w:val="none" w:sz="0" w:space="0" w:color="auto"/>
          </w:divBdr>
          <w:divsChild>
            <w:div w:id="1536313641">
              <w:marLeft w:val="0"/>
              <w:marRight w:val="0"/>
              <w:marTop w:val="0"/>
              <w:marBottom w:val="0"/>
              <w:divBdr>
                <w:top w:val="none" w:sz="0" w:space="0" w:color="auto"/>
                <w:left w:val="none" w:sz="0" w:space="0" w:color="auto"/>
                <w:bottom w:val="none" w:sz="0" w:space="0" w:color="auto"/>
                <w:right w:val="none" w:sz="0" w:space="0" w:color="auto"/>
              </w:divBdr>
              <w:divsChild>
                <w:div w:id="11712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96489">
      <w:bodyDiv w:val="1"/>
      <w:marLeft w:val="0"/>
      <w:marRight w:val="0"/>
      <w:marTop w:val="0"/>
      <w:marBottom w:val="0"/>
      <w:divBdr>
        <w:top w:val="none" w:sz="0" w:space="0" w:color="auto"/>
        <w:left w:val="none" w:sz="0" w:space="0" w:color="auto"/>
        <w:bottom w:val="none" w:sz="0" w:space="0" w:color="auto"/>
        <w:right w:val="none" w:sz="0" w:space="0" w:color="auto"/>
      </w:divBdr>
    </w:div>
    <w:div w:id="1841237470">
      <w:bodyDiv w:val="1"/>
      <w:marLeft w:val="0"/>
      <w:marRight w:val="0"/>
      <w:marTop w:val="0"/>
      <w:marBottom w:val="0"/>
      <w:divBdr>
        <w:top w:val="none" w:sz="0" w:space="0" w:color="auto"/>
        <w:left w:val="none" w:sz="0" w:space="0" w:color="auto"/>
        <w:bottom w:val="none" w:sz="0" w:space="0" w:color="auto"/>
        <w:right w:val="none" w:sz="0" w:space="0" w:color="auto"/>
      </w:divBdr>
      <w:divsChild>
        <w:div w:id="1932859123">
          <w:marLeft w:val="0"/>
          <w:marRight w:val="0"/>
          <w:marTop w:val="0"/>
          <w:marBottom w:val="0"/>
          <w:divBdr>
            <w:top w:val="none" w:sz="0" w:space="0" w:color="auto"/>
            <w:left w:val="none" w:sz="0" w:space="0" w:color="auto"/>
            <w:bottom w:val="none" w:sz="0" w:space="0" w:color="auto"/>
            <w:right w:val="none" w:sz="0" w:space="0" w:color="auto"/>
          </w:divBdr>
          <w:divsChild>
            <w:div w:id="436760019">
              <w:marLeft w:val="0"/>
              <w:marRight w:val="0"/>
              <w:marTop w:val="0"/>
              <w:marBottom w:val="0"/>
              <w:divBdr>
                <w:top w:val="none" w:sz="0" w:space="0" w:color="auto"/>
                <w:left w:val="none" w:sz="0" w:space="0" w:color="auto"/>
                <w:bottom w:val="none" w:sz="0" w:space="0" w:color="auto"/>
                <w:right w:val="none" w:sz="0" w:space="0" w:color="auto"/>
              </w:divBdr>
              <w:divsChild>
                <w:div w:id="5803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50396">
      <w:bodyDiv w:val="1"/>
      <w:marLeft w:val="0"/>
      <w:marRight w:val="0"/>
      <w:marTop w:val="0"/>
      <w:marBottom w:val="0"/>
      <w:divBdr>
        <w:top w:val="none" w:sz="0" w:space="0" w:color="auto"/>
        <w:left w:val="none" w:sz="0" w:space="0" w:color="auto"/>
        <w:bottom w:val="none" w:sz="0" w:space="0" w:color="auto"/>
        <w:right w:val="none" w:sz="0" w:space="0" w:color="auto"/>
      </w:divBdr>
    </w:div>
    <w:div w:id="1984504505">
      <w:bodyDiv w:val="1"/>
      <w:marLeft w:val="0"/>
      <w:marRight w:val="0"/>
      <w:marTop w:val="0"/>
      <w:marBottom w:val="0"/>
      <w:divBdr>
        <w:top w:val="none" w:sz="0" w:space="0" w:color="auto"/>
        <w:left w:val="none" w:sz="0" w:space="0" w:color="auto"/>
        <w:bottom w:val="none" w:sz="0" w:space="0" w:color="auto"/>
        <w:right w:val="none" w:sz="0" w:space="0" w:color="auto"/>
      </w:divBdr>
      <w:divsChild>
        <w:div w:id="1068188463">
          <w:marLeft w:val="0"/>
          <w:marRight w:val="0"/>
          <w:marTop w:val="0"/>
          <w:marBottom w:val="0"/>
          <w:divBdr>
            <w:top w:val="none" w:sz="0" w:space="0" w:color="auto"/>
            <w:left w:val="none" w:sz="0" w:space="0" w:color="auto"/>
            <w:bottom w:val="none" w:sz="0" w:space="0" w:color="auto"/>
            <w:right w:val="none" w:sz="0" w:space="0" w:color="auto"/>
          </w:divBdr>
        </w:div>
      </w:divsChild>
    </w:div>
    <w:div w:id="210653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desc.13123" TargetMode="External"/><Relationship Id="rId2" Type="http://schemas.openxmlformats.org/officeDocument/2006/relationships/hyperlink" Target="https://doi.org/10.1002/brb3.938" TargetMode="External"/><Relationship Id="rId1" Type="http://schemas.openxmlformats.org/officeDocument/2006/relationships/hyperlink" Target="https://doi.org/10.1016/j.cortex.2018.01.00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BC7C6-F853-7A4D-BD8E-118E104AD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27</Pages>
  <Words>9226</Words>
  <Characters>52593</Characters>
  <Application>Microsoft Office Word</Application>
  <DocSecurity>0</DocSecurity>
  <Lines>438</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 Trninic</dc:creator>
  <cp:keywords/>
  <dc:description/>
  <cp:lastModifiedBy>Venera Gashaj</cp:lastModifiedBy>
  <cp:revision>1</cp:revision>
  <cp:lastPrinted>2022-09-09T12:39:00Z</cp:lastPrinted>
  <dcterms:created xsi:type="dcterms:W3CDTF">2023-05-04T15:16:00Z</dcterms:created>
  <dcterms:modified xsi:type="dcterms:W3CDTF">2023-05-04T18:47:00Z</dcterms:modified>
</cp:coreProperties>
</file>